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1D3698" w:rsidRPr="00EF0170" w:rsidRDefault="001D3698"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1D3698" w:rsidRPr="00E57B23" w:rsidRDefault="001D369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1D3698" w:rsidRPr="00E57B23" w:rsidRDefault="001D3698"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1D3698" w:rsidRPr="00E57B23" w:rsidRDefault="001D369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1D3698" w:rsidRPr="00220F0A" w:rsidRDefault="001D3698"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1D3698" w:rsidRPr="00EF0170" w:rsidRDefault="001D3698"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1D3698" w:rsidRPr="00E57B23" w:rsidRDefault="001D369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1D3698" w:rsidRPr="00E57B23" w:rsidRDefault="001D3698"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1D3698" w:rsidRPr="00E57B23" w:rsidRDefault="001D3698"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1D3698" w:rsidRPr="00220F0A" w:rsidRDefault="001D3698"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1D3698" w:rsidRPr="00EF0170" w:rsidRDefault="001D3698"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0B29E7F6" w:rsidR="001D3698" w:rsidRPr="00EF0170" w:rsidRDefault="001D3698"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EHS</w:t>
                            </w:r>
                          </w:p>
                          <w:p w14:paraId="7A1BD7EB" w14:textId="77777777" w:rsidR="001D3698" w:rsidRPr="00EF0170" w:rsidRDefault="001D3698"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1D3698" w:rsidRPr="00EF0170" w:rsidRDefault="001D3698"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0B29E7F6" w:rsidR="001D3698" w:rsidRPr="00EF0170" w:rsidRDefault="001D3698"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EHS</w:t>
                      </w:r>
                    </w:p>
                    <w:p w14:paraId="7A1BD7EB" w14:textId="77777777" w:rsidR="001D3698" w:rsidRPr="00EF0170" w:rsidRDefault="001D3698"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4849D0EC"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r>
        <w:rPr>
          <w:rFonts w:ascii="Calibri Light" w:hAnsi="Calibri Light" w:cs="Calibri Light"/>
          <w:sz w:val="24"/>
          <w:szCs w:val="24"/>
        </w:rPr>
        <w:lastRenderedPageBreak/>
        <w:t xml:space="preserve">Ref: </w:t>
      </w:r>
      <w:r w:rsidRPr="00C677ED">
        <w:rPr>
          <w:rFonts w:ascii="Calibri Light" w:hAnsi="Calibri Light" w:cs="Calibri Light"/>
          <w:sz w:val="24"/>
          <w:szCs w:val="24"/>
          <w:highlight w:val="yellow"/>
        </w:rPr>
        <w:t>KU/2023/IAD-XXX</w:t>
      </w:r>
    </w:p>
    <w:p w14:paraId="52E0D835" w14:textId="12E8926B" w:rsidR="006D5ED4" w:rsidRDefault="00C677ED"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June</w:t>
      </w:r>
      <w:r w:rsidR="006D5ED4">
        <w:rPr>
          <w:rFonts w:ascii="Calibri Light" w:hAnsi="Calibri Light" w:cs="Calibri Light"/>
          <w:sz w:val="24"/>
          <w:szCs w:val="24"/>
        </w:rPr>
        <w:t xml:space="preserve"> 2023</w:t>
      </w:r>
    </w:p>
    <w:p w14:paraId="16D3475E"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727E2E02" w14:textId="77777777" w:rsidR="00574832" w:rsidRPr="00574832"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 xml:space="preserve">Dr. Ebrahim Al Hajri </w:t>
      </w:r>
    </w:p>
    <w:p w14:paraId="42659A05" w14:textId="555FBB47" w:rsidR="006D5ED4"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SVP Support Services</w:t>
      </w:r>
    </w:p>
    <w:p w14:paraId="4ED2867C" w14:textId="77777777" w:rsidR="006D5ED4" w:rsidRDefault="006D5E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 xml:space="preserve">Khalifa University of Science and Technology </w:t>
      </w:r>
    </w:p>
    <w:p w14:paraId="7D7E26A0" w14:textId="77777777" w:rsidR="006D5ED4" w:rsidRDefault="006D5ED4" w:rsidP="006D5ED4">
      <w:pPr>
        <w:framePr w:hSpace="181" w:wrap="around" w:vAnchor="page" w:hAnchor="text" w:y="1441"/>
        <w:rPr>
          <w:rFonts w:ascii="Calibri Light" w:hAnsi="Calibri Light" w:cs="Calibri Light"/>
          <w:sz w:val="24"/>
          <w:szCs w:val="24"/>
        </w:rPr>
      </w:pPr>
    </w:p>
    <w:p w14:paraId="6B9CB152" w14:textId="0C0775F6"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We have completed our review o</w:t>
      </w:r>
      <w:r w:rsidR="00567CA8">
        <w:rPr>
          <w:rFonts w:ascii="Calibri Light" w:hAnsi="Calibri Light" w:cs="Calibri Light"/>
          <w:sz w:val="24"/>
          <w:szCs w:val="24"/>
        </w:rPr>
        <w:t>f the EHS Department</w:t>
      </w:r>
      <w:r>
        <w:rPr>
          <w:rFonts w:ascii="Calibri Light" w:hAnsi="Calibri Light" w:cs="Calibri Light"/>
          <w:sz w:val="24"/>
          <w:szCs w:val="24"/>
        </w:rPr>
        <w:t xml:space="preserve">. The review was conducted during </w:t>
      </w:r>
      <w:r w:rsidR="00E165A3">
        <w:rPr>
          <w:rFonts w:ascii="Calibri Light" w:hAnsi="Calibri Light" w:cs="Calibri Light"/>
          <w:sz w:val="24"/>
          <w:szCs w:val="24"/>
        </w:rPr>
        <w:t>May</w:t>
      </w:r>
      <w:r>
        <w:rPr>
          <w:rFonts w:ascii="Calibri Light" w:hAnsi="Calibri Light" w:cs="Calibri Light"/>
          <w:sz w:val="24"/>
          <w:szCs w:val="24"/>
        </w:rPr>
        <w:t xml:space="preserve"> – </w:t>
      </w:r>
      <w:r w:rsidR="00E165A3">
        <w:rPr>
          <w:rFonts w:ascii="Calibri Light" w:hAnsi="Calibri Light" w:cs="Calibri Light"/>
          <w:sz w:val="24"/>
          <w:szCs w:val="24"/>
        </w:rPr>
        <w:t xml:space="preserve">June </w:t>
      </w:r>
      <w:r>
        <w:rPr>
          <w:rFonts w:ascii="Calibri Light" w:hAnsi="Calibri Light" w:cs="Calibri Light"/>
          <w:sz w:val="24"/>
          <w:szCs w:val="24"/>
        </w:rPr>
        <w:t xml:space="preserve">2023 covering the period from January 2022 to </w:t>
      </w:r>
      <w:r w:rsidR="00E165A3">
        <w:rPr>
          <w:rFonts w:ascii="Calibri Light" w:hAnsi="Calibri Light" w:cs="Calibri Light"/>
          <w:sz w:val="24"/>
          <w:szCs w:val="24"/>
        </w:rPr>
        <w:t>June</w:t>
      </w:r>
      <w:r>
        <w:rPr>
          <w:rFonts w:ascii="Calibri Light" w:hAnsi="Calibri Light" w:cs="Calibri Light"/>
          <w:sz w:val="24"/>
          <w:szCs w:val="24"/>
        </w:rPr>
        <w:t xml:space="preserve"> 202</w:t>
      </w:r>
      <w:r w:rsidR="00E165A3">
        <w:rPr>
          <w:rFonts w:ascii="Calibri Light" w:hAnsi="Calibri Light" w:cs="Calibri Light"/>
          <w:sz w:val="24"/>
          <w:szCs w:val="24"/>
        </w:rPr>
        <w:t>3</w:t>
      </w:r>
      <w:r>
        <w:rPr>
          <w:rFonts w:ascii="Calibri Light" w:hAnsi="Calibri Light" w:cs="Calibri Light"/>
          <w:sz w:val="24"/>
          <w:szCs w:val="24"/>
        </w:rPr>
        <w:t>.</w:t>
      </w:r>
    </w:p>
    <w:p w14:paraId="754B97E3"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00EDE77" w14:textId="0EA1D48C"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 xml:space="preserve">The objective of our audit was to review the adequacy and effectiveness of internal controls system and procedures; and to ensure compliance with operating policies and procedures, </w:t>
      </w:r>
      <w:r w:rsidR="00B32CC6">
        <w:rPr>
          <w:rFonts w:ascii="Calibri Light" w:hAnsi="Calibri Light" w:cs="Calibri Light"/>
          <w:sz w:val="24"/>
          <w:szCs w:val="24"/>
        </w:rPr>
        <w:t>laws,</w:t>
      </w:r>
      <w:r>
        <w:rPr>
          <w:rFonts w:ascii="Calibri Light" w:hAnsi="Calibri Light" w:cs="Calibri Light"/>
          <w:sz w:val="24"/>
          <w:szCs w:val="24"/>
        </w:rPr>
        <w:t xml:space="preserve"> regulations</w:t>
      </w:r>
      <w:r w:rsidR="00E0744F">
        <w:rPr>
          <w:rFonts w:ascii="Calibri Light" w:hAnsi="Calibri Light" w:cs="Calibri Light"/>
          <w:sz w:val="24"/>
          <w:szCs w:val="24"/>
        </w:rPr>
        <w:t>, and standards</w:t>
      </w:r>
      <w:r>
        <w:rPr>
          <w:rFonts w:ascii="Calibri Light" w:hAnsi="Calibri Light" w:cs="Calibri Light"/>
          <w:sz w:val="24"/>
          <w:szCs w:val="24"/>
        </w:rPr>
        <w:t>.</w:t>
      </w:r>
    </w:p>
    <w:p w14:paraId="057976F1"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1FD4AAD5" w14:textId="77777777" w:rsidR="006D5ED4" w:rsidRDefault="006D5ED4" w:rsidP="006D5ED4">
      <w:pPr>
        <w:framePr w:hSpace="181" w:wrap="around" w:vAnchor="page" w:hAnchor="text" w:y="1441"/>
        <w:overflowPunct w:val="0"/>
        <w:autoSpaceDE w:val="0"/>
        <w:autoSpaceDN w:val="0"/>
        <w:spacing w:before="60" w:after="60"/>
        <w:jc w:val="both"/>
        <w:rPr>
          <w:rFonts w:ascii="Calibri Light" w:hAnsi="Calibri Light" w:cs="Calibri Light"/>
          <w:sz w:val="24"/>
          <w:szCs w:val="24"/>
        </w:rPr>
      </w:pPr>
      <w:r>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CAA7875"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2DBFA7D"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I would like to draw your attention to the issues highlighted in the executive summary, where opportunities for improvement were highlighted.</w:t>
      </w:r>
    </w:p>
    <w:p w14:paraId="7C259361" w14:textId="77777777" w:rsidR="006D5ED4" w:rsidRDefault="006D5ED4" w:rsidP="006D5ED4">
      <w:pPr>
        <w:framePr w:hSpace="181" w:wrap="around" w:vAnchor="page" w:hAnchor="text" w:y="1441"/>
        <w:spacing w:before="60" w:after="60"/>
        <w:jc w:val="both"/>
        <w:rPr>
          <w:rFonts w:ascii="Calibri Light" w:hAnsi="Calibri Light" w:cs="Calibri Light"/>
          <w:sz w:val="2"/>
          <w:szCs w:val="2"/>
        </w:rPr>
      </w:pPr>
    </w:p>
    <w:p w14:paraId="4893E7C0"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6D2E7FCC"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Yours Sincerely,</w:t>
      </w:r>
    </w:p>
    <w:p w14:paraId="2BE9A727"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3DBE4854"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b/>
          <w:bCs/>
          <w:sz w:val="24"/>
          <w:szCs w:val="24"/>
        </w:rPr>
        <w:t>Abdulaziz Alkhoori</w:t>
      </w:r>
    </w:p>
    <w:p w14:paraId="47E98B18"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589E39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5EE24AC"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4C01D97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0165C0"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6A972A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DA167D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419426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544B9C87" w14:textId="77777777" w:rsidR="006D5ED4" w:rsidRDefault="006D5ED4" w:rsidP="00AE1D07">
      <w:pPr>
        <w:pStyle w:val="Contents"/>
        <w:ind w:left="142"/>
        <w:rPr>
          <w:rFonts w:ascii="Calibri Light" w:hAnsi="Calibri Light" w:cs="Calibri Light"/>
          <w:color w:val="0057B8"/>
          <w:u w:val="single"/>
        </w:rPr>
      </w:pPr>
    </w:p>
    <w:p w14:paraId="439ABC73" w14:textId="77777777" w:rsidR="006D5ED4" w:rsidRDefault="006D5ED4" w:rsidP="00AE1D07">
      <w:pPr>
        <w:pStyle w:val="Contents"/>
        <w:ind w:left="142"/>
        <w:rPr>
          <w:rFonts w:ascii="Calibri Light" w:hAnsi="Calibri Light" w:cs="Calibri Light"/>
          <w:color w:val="0057B8"/>
          <w:u w:val="single"/>
        </w:rPr>
      </w:pPr>
    </w:p>
    <w:p w14:paraId="7EB0DC24" w14:textId="77777777" w:rsidR="006D5ED4" w:rsidRDefault="006D5ED4" w:rsidP="00AE1D07">
      <w:pPr>
        <w:pStyle w:val="Contents"/>
        <w:ind w:left="142"/>
        <w:rPr>
          <w:rFonts w:ascii="Calibri Light" w:hAnsi="Calibri Light" w:cs="Calibri Light"/>
          <w:color w:val="0057B8"/>
          <w:u w:val="single"/>
        </w:rPr>
      </w:pPr>
    </w:p>
    <w:p w14:paraId="58EAE179" w14:textId="77777777" w:rsidR="006D5ED4" w:rsidRDefault="006D5ED4" w:rsidP="00AE1D07">
      <w:pPr>
        <w:pStyle w:val="Contents"/>
        <w:ind w:left="142"/>
        <w:rPr>
          <w:rFonts w:ascii="Calibri Light" w:hAnsi="Calibri Light" w:cs="Calibri Light"/>
          <w:color w:val="0057B8"/>
          <w:u w:val="single"/>
        </w:rPr>
      </w:pPr>
    </w:p>
    <w:p w14:paraId="298BF560" w14:textId="77777777" w:rsidR="006D5ED4" w:rsidRDefault="006D5ED4" w:rsidP="00AE1D07">
      <w:pPr>
        <w:pStyle w:val="Contents"/>
        <w:ind w:left="142"/>
        <w:rPr>
          <w:rFonts w:ascii="Calibri Light" w:hAnsi="Calibri Light" w:cs="Calibri Light"/>
          <w:color w:val="0057B8"/>
          <w:u w:val="single"/>
        </w:rPr>
      </w:pPr>
    </w:p>
    <w:p w14:paraId="377543CF" w14:textId="77777777" w:rsidR="006D5ED4" w:rsidRDefault="006D5ED4" w:rsidP="00AE1D07">
      <w:pPr>
        <w:pStyle w:val="Contents"/>
        <w:ind w:left="142"/>
        <w:rPr>
          <w:rFonts w:ascii="Calibri Light" w:hAnsi="Calibri Light" w:cs="Calibri Light"/>
          <w:color w:val="0057B8"/>
          <w:u w:val="single"/>
        </w:rPr>
      </w:pPr>
    </w:p>
    <w:p w14:paraId="53CBCF1C" w14:textId="28140DE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1A846CD1"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EF244D">
          <w:rPr>
            <w:webHidden/>
          </w:rPr>
          <w:t>3</w:t>
        </w:r>
        <w:r w:rsidR="009E74C6" w:rsidRPr="000641CE">
          <w:rPr>
            <w:webHidden/>
          </w:rPr>
          <w:fldChar w:fldCharType="end"/>
        </w:r>
      </w:hyperlink>
    </w:p>
    <w:p w14:paraId="389B427A" w14:textId="2B08F8E9"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EF244D">
          <w:rPr>
            <w:webHidden/>
          </w:rPr>
          <w:t>3</w:t>
        </w:r>
        <w:r w:rsidR="00B318FB">
          <w:rPr>
            <w:webHidden/>
          </w:rPr>
          <w:fldChar w:fldCharType="end"/>
        </w:r>
      </w:hyperlink>
    </w:p>
    <w:p w14:paraId="375204DC" w14:textId="1241C4CF"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60912AC9" w14:textId="0027FB9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C234A12" w14:textId="18EB80C9"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6AC15DA" w14:textId="1DB869F4"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EF244D">
          <w:rPr>
            <w:webHidden/>
          </w:rPr>
          <w:t>3</w:t>
        </w:r>
        <w:r w:rsidR="00B517CB">
          <w:rPr>
            <w:webHidden/>
          </w:rPr>
          <w:fldChar w:fldCharType="end"/>
        </w:r>
      </w:hyperlink>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1D3698"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1D3698"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1236D117" w:rsidR="00AE44E1" w:rsidRDefault="00BB5182" w:rsidP="00BB5182">
      <w:pPr>
        <w:widowControl w:val="0"/>
        <w:tabs>
          <w:tab w:val="left" w:pos="2245"/>
        </w:tabs>
        <w:autoSpaceDE w:val="0"/>
        <w:autoSpaceDN w:val="0"/>
        <w:adjustRightInd w:val="0"/>
        <w:rPr>
          <w:rFonts w:ascii="Calibri Light" w:hAnsi="Calibri Light" w:cs="Calibri Light"/>
          <w:sz w:val="24"/>
          <w:szCs w:val="24"/>
        </w:rPr>
        <w:pPrChange w:id="3" w:author="Anamika Menon" w:date="2023-06-19T11:46:00Z">
          <w:pPr>
            <w:widowControl w:val="0"/>
            <w:tabs>
              <w:tab w:val="left" w:pos="1020"/>
            </w:tabs>
            <w:autoSpaceDE w:val="0"/>
            <w:autoSpaceDN w:val="0"/>
            <w:adjustRightInd w:val="0"/>
          </w:pPr>
        </w:pPrChange>
      </w:pPr>
      <w:ins w:id="4" w:author="Anamika Menon" w:date="2023-06-19T11:46:00Z">
        <w:r>
          <w:rPr>
            <w:rFonts w:ascii="Calibri Light" w:hAnsi="Calibri Light" w:cs="Calibri Light"/>
            <w:sz w:val="24"/>
            <w:szCs w:val="24"/>
          </w:rPr>
          <w:tab/>
        </w:r>
      </w:ins>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bookmarkStart w:id="5" w:name="_Toc128482365"/>
      <w:r>
        <w:rPr>
          <w:rFonts w:ascii="Calibri Light" w:hAnsi="Calibri Light" w:cs="Calibri Light"/>
          <w:color w:val="0057B8"/>
          <w:u w:val="single"/>
        </w:rPr>
        <w:t>Executive Summary</w:t>
      </w:r>
      <w:bookmarkEnd w:id="5"/>
    </w:p>
    <w:p w14:paraId="51DC890B" w14:textId="77777777" w:rsidR="009E072C" w:rsidRPr="00FE10AA" w:rsidRDefault="009E072C" w:rsidP="00B5004C">
      <w:pPr>
        <w:pStyle w:val="Body-2forcontinuation"/>
        <w:numPr>
          <w:ilvl w:val="1"/>
          <w:numId w:val="5"/>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2D2F5A93"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4946DA">
        <w:rPr>
          <w:rFonts w:ascii="Calibri Light" w:hAnsi="Calibri Light" w:cs="Calibri Light"/>
          <w:sz w:val="20"/>
          <w:szCs w:val="20"/>
        </w:rPr>
        <w:t>EHS</w:t>
      </w:r>
      <w:r w:rsidRPr="00E9128F">
        <w:rPr>
          <w:rFonts w:ascii="Calibri Light" w:hAnsi="Calibri Light" w:cs="Calibri Light"/>
          <w:sz w:val="20"/>
          <w:szCs w:val="20"/>
        </w:rPr>
        <w:t xml:space="preserve">, in line with the Approved Internal Audit Plan and </w:t>
      </w:r>
      <w:r w:rsidR="00901ABA" w:rsidRPr="00901ABA">
        <w:rPr>
          <w:rFonts w:ascii="Calibri Light" w:hAnsi="Calibri Light" w:cs="Calibri Light"/>
          <w:sz w:val="20"/>
          <w:szCs w:val="20"/>
        </w:rPr>
        <w:t xml:space="preserve">Audit Engagement Memorandum </w:t>
      </w:r>
      <w:r w:rsidRPr="00E9128F">
        <w:rPr>
          <w:rFonts w:ascii="Calibri Light" w:hAnsi="Calibri Light" w:cs="Calibri Light"/>
          <w:sz w:val="20"/>
          <w:szCs w:val="20"/>
        </w:rPr>
        <w:t xml:space="preserve">Dated </w:t>
      </w:r>
      <w:r w:rsidR="00901ABA">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B5004C">
      <w:pPr>
        <w:pStyle w:val="Body-2forcontinuation"/>
        <w:numPr>
          <w:ilvl w:val="1"/>
          <w:numId w:val="5"/>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0CC8CD5" w:rsidR="00AE1D07" w:rsidRPr="00ED07D3" w:rsidRDefault="00AE1D07" w:rsidP="00ED07D3">
      <w:pPr>
        <w:pStyle w:val="Body-2forcontinuation"/>
        <w:spacing w:before="60"/>
        <w:ind w:left="284" w:right="283" w:firstLine="436"/>
        <w:jc w:val="both"/>
        <w:rPr>
          <w:rFonts w:ascii="Calibri Light" w:hAnsi="Calibri Light" w:cs="Calibri Light"/>
          <w:b/>
          <w:bCs/>
        </w:rPr>
      </w:pPr>
      <w:r w:rsidRPr="00ED07D3">
        <w:rPr>
          <w:rFonts w:ascii="Calibri Light" w:hAnsi="Calibri Light" w:cs="Calibri Light"/>
          <w:b/>
          <w:bCs/>
        </w:rPr>
        <w:t>Governance and Compliance</w:t>
      </w:r>
    </w:p>
    <w:p w14:paraId="5DE0BFFB"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formally approved goals and objectives for the function.</w:t>
      </w:r>
    </w:p>
    <w:p w14:paraId="1231EEB5"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Verify existence / adequacy of governance structure including organizational structure, policies and procedures, delegation of authority matrix, Job descriptions, KPIs, etc. </w:t>
      </w:r>
    </w:p>
    <w:p w14:paraId="209F462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adherence to relevant policies and procedures.</w:t>
      </w:r>
    </w:p>
    <w:p w14:paraId="1953536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Committee (s), charters and bylaws (If any).</w:t>
      </w:r>
    </w:p>
    <w:p w14:paraId="2CB3A5AF"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process of HSE accreditation and changes thereof.</w:t>
      </w:r>
    </w:p>
    <w:p w14:paraId="02E7E971"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the management of records filing, storage, protection, access and retention.</w:t>
      </w:r>
    </w:p>
    <w:p w14:paraId="15F356BD" w14:textId="75B8C6D7" w:rsid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Review the compliance with UAE health and safety regulations and </w:t>
      </w:r>
      <w:r w:rsidR="004022A3" w:rsidRPr="00CE518D">
        <w:rPr>
          <w:rFonts w:ascii="Calibri Light" w:hAnsi="Calibri Light" w:cs="Calibri Light"/>
          <w:bCs/>
          <w:iCs/>
          <w:sz w:val="20"/>
          <w:szCs w:val="20"/>
        </w:rPr>
        <w:t>liaison</w:t>
      </w:r>
      <w:r w:rsidRPr="00CE518D">
        <w:rPr>
          <w:rFonts w:ascii="Calibri Light" w:hAnsi="Calibri Light" w:cs="Calibri Light"/>
          <w:bCs/>
          <w:iCs/>
          <w:sz w:val="20"/>
          <w:szCs w:val="20"/>
        </w:rPr>
        <w:t xml:space="preserve"> with other Government entities for the administration of the EHSMS.</w:t>
      </w:r>
    </w:p>
    <w:p w14:paraId="65D6A9DE" w14:textId="6DBC82FA" w:rsidR="00CE518D" w:rsidRPr="00CE518D" w:rsidRDefault="00CE518D" w:rsidP="00CE518D">
      <w:pPr>
        <w:pStyle w:val="Body-2forcontinuation"/>
        <w:spacing w:before="60"/>
        <w:ind w:left="284" w:right="283" w:firstLine="436"/>
        <w:jc w:val="both"/>
        <w:rPr>
          <w:rFonts w:ascii="Calibri Light" w:hAnsi="Calibri Light" w:cs="Calibri Light"/>
          <w:b/>
          <w:bCs/>
        </w:rPr>
      </w:pPr>
      <w:r w:rsidRPr="00CE518D">
        <w:rPr>
          <w:rFonts w:ascii="Calibri Light" w:hAnsi="Calibri Light" w:cs="Calibri Light"/>
          <w:b/>
          <w:bCs/>
        </w:rPr>
        <w:t>EHS Operations</w:t>
      </w:r>
    </w:p>
    <w:p w14:paraId="2F8D04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sufficiency of manpower in place to run the day-to-day activities undertaken by the Function.</w:t>
      </w:r>
    </w:p>
    <w:p w14:paraId="4FE72F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Verify existence/ adequacy of emergency response plan and assessing preparedness of the University Staff to react in emergency cases. </w:t>
      </w:r>
    </w:p>
    <w:p w14:paraId="730AE8C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process of testing &amp; reviewing emergency response procedures and maintaining emergency response equipment (including fire drills and firefighting equipment). </w:t>
      </w:r>
    </w:p>
    <w:p w14:paraId="04921DE7"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management of HSE function at all campuses and coordination thereof.</w:t>
      </w:r>
    </w:p>
    <w:p w14:paraId="7491CC2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existence of sufficient number of nurses with medical expertise to treat minor injuries or accidents.</w:t>
      </w:r>
    </w:p>
    <w:p w14:paraId="1851FEF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Verify the process of hazard identification and risk assessment.</w:t>
      </w:r>
    </w:p>
    <w:p w14:paraId="1CADFFF3"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process in place for contractor's health and safety plans and activities (inspections and checks).</w:t>
      </w:r>
    </w:p>
    <w:p w14:paraId="5A40E10C" w14:textId="448FC1A4"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adequacy of communicating hazardous conditions to university community members including students, </w:t>
      </w:r>
      <w:r w:rsidR="002F7132" w:rsidRPr="00DC4A86">
        <w:rPr>
          <w:rFonts w:ascii="Calibri Light" w:hAnsi="Calibri Light" w:cs="Calibri Light"/>
          <w:bCs/>
          <w:iCs/>
          <w:sz w:val="20"/>
          <w:szCs w:val="20"/>
        </w:rPr>
        <w:t>employees,</w:t>
      </w:r>
      <w:r w:rsidRPr="00DC4A86">
        <w:rPr>
          <w:rFonts w:ascii="Calibri Light" w:hAnsi="Calibri Light" w:cs="Calibri Light"/>
          <w:bCs/>
          <w:iCs/>
          <w:sz w:val="20"/>
          <w:szCs w:val="20"/>
        </w:rPr>
        <w:t xml:space="preserve"> and workers.</w:t>
      </w:r>
    </w:p>
    <w:p w14:paraId="0606660D" w14:textId="62D7F2BE"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controls over identification, </w:t>
      </w:r>
      <w:r w:rsidR="002F7132" w:rsidRPr="00DC4A86">
        <w:rPr>
          <w:rFonts w:ascii="Calibri Light" w:hAnsi="Calibri Light" w:cs="Calibri Light"/>
          <w:bCs/>
          <w:iCs/>
          <w:sz w:val="20"/>
          <w:szCs w:val="20"/>
        </w:rPr>
        <w:t>storage,</w:t>
      </w:r>
      <w:r w:rsidRPr="00DC4A86">
        <w:rPr>
          <w:rFonts w:ascii="Calibri Light" w:hAnsi="Calibri Light" w:cs="Calibri Light"/>
          <w:bCs/>
          <w:iCs/>
          <w:sz w:val="20"/>
          <w:szCs w:val="20"/>
        </w:rPr>
        <w:t xml:space="preserve"> and disposal of hazardous waste.</w:t>
      </w:r>
    </w:p>
    <w:p w14:paraId="3E85A849"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adequacy of reporting, recording, investigating &amp; analyzing incidents &amp; injuries.</w:t>
      </w:r>
    </w:p>
    <w:p w14:paraId="2895CEC4"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existence and adequacy of fire suppression system.</w:t>
      </w:r>
    </w:p>
    <w:p w14:paraId="1629EB4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involvement of HSE personnel in the University events and assessing roles &amp; responsibilities.</w:t>
      </w:r>
    </w:p>
    <w:p w14:paraId="6134C85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the existence/ adequacy of training process to ensure employee, students, contractors and visitors’ awareness and skills necessary to fulfill their HSE obligations.</w:t>
      </w:r>
    </w:p>
    <w:p w14:paraId="40F72DAA"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‘needs analyses, the process of identifying and evaluating needs in a community, Training Needs Analysis (TNA).</w:t>
      </w:r>
    </w:p>
    <w:p w14:paraId="659FAE1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process of HSE audits (Internal and External) to verify the conformance &amp; the effectiveness of the HSE Management System.</w:t>
      </w:r>
    </w:p>
    <w:p w14:paraId="39E6B8A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field and research trips safety procedures in place. </w:t>
      </w:r>
    </w:p>
    <w:p w14:paraId="63474BD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Assess the mechanism / reporting protocols in place for management reporting.</w:t>
      </w:r>
    </w:p>
    <w:p w14:paraId="413466A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Adequacy of general risk management and controls.</w:t>
      </w:r>
    </w:p>
    <w:p w14:paraId="125299F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of air monitoring processes as part of the air quality management system.</w:t>
      </w:r>
    </w:p>
    <w:p w14:paraId="05EA54C8" w14:textId="06B8D1D3"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Existence of process in place for monitoring noise in classrooms, </w:t>
      </w:r>
      <w:r w:rsidR="002F7132" w:rsidRPr="00DC4A86">
        <w:rPr>
          <w:rFonts w:ascii="Calibri Light" w:hAnsi="Calibri Light" w:cs="Calibri Light"/>
          <w:bCs/>
          <w:iCs/>
          <w:sz w:val="20"/>
          <w:szCs w:val="20"/>
        </w:rPr>
        <w:t>laboratories,</w:t>
      </w:r>
      <w:r w:rsidRPr="00DC4A86">
        <w:rPr>
          <w:rFonts w:ascii="Calibri Light" w:hAnsi="Calibri Light" w:cs="Calibri Light"/>
          <w:bCs/>
          <w:iCs/>
          <w:sz w:val="20"/>
          <w:szCs w:val="20"/>
        </w:rPr>
        <w:t xml:space="preserve"> and workshops.</w:t>
      </w:r>
    </w:p>
    <w:p w14:paraId="4CAA2945" w14:textId="583EB087" w:rsidR="00CE518D" w:rsidRPr="00474E45" w:rsidRDefault="00DC4A86" w:rsidP="00474E45">
      <w:pPr>
        <w:pStyle w:val="Body-2forcontinuation"/>
        <w:spacing w:before="60"/>
        <w:ind w:left="284" w:right="283" w:firstLine="436"/>
        <w:jc w:val="both"/>
        <w:rPr>
          <w:rFonts w:ascii="Calibri Light" w:hAnsi="Calibri Light" w:cs="Calibri Light"/>
          <w:b/>
          <w:bCs/>
        </w:rPr>
      </w:pPr>
      <w:r w:rsidRPr="00474E45">
        <w:rPr>
          <w:rFonts w:ascii="Calibri Light" w:hAnsi="Calibri Light" w:cs="Calibri Light"/>
          <w:b/>
          <w:bCs/>
        </w:rPr>
        <w:t>Others</w:t>
      </w:r>
    </w:p>
    <w:p w14:paraId="7C4604C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Review existence and relevance of departmental KPIs.</w:t>
      </w:r>
    </w:p>
    <w:p w14:paraId="25322A6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lastRenderedPageBreak/>
        <w:t>Review the process to conduct Root cause analysis and develop action plans for KPIs not meeting targets.</w:t>
      </w:r>
    </w:p>
    <w:p w14:paraId="6D3C845D" w14:textId="2F98A0CE" w:rsidR="00B00A52" w:rsidRPr="00DC4A86"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Verify departmental budget and reasons for over / under spend (if any).</w:t>
      </w:r>
    </w:p>
    <w:p w14:paraId="431643F6" w14:textId="77777777" w:rsidR="00DC4A86" w:rsidRPr="00CE518D" w:rsidRDefault="00DC4A86" w:rsidP="00CE518D">
      <w:pPr>
        <w:pStyle w:val="Body"/>
        <w:tabs>
          <w:tab w:val="left" w:pos="5040"/>
        </w:tabs>
        <w:spacing w:before="20" w:after="20"/>
        <w:ind w:left="1080" w:right="284"/>
        <w:rPr>
          <w:rFonts w:ascii="Calibri Light" w:hAnsi="Calibri Light" w:cs="Calibri Light"/>
          <w:bCs/>
          <w:iCs/>
          <w:sz w:val="20"/>
          <w:szCs w:val="20"/>
        </w:rPr>
      </w:pPr>
    </w:p>
    <w:p w14:paraId="49D6EFD4" w14:textId="77777777" w:rsidR="008F09D3" w:rsidRPr="00FE10AA" w:rsidRDefault="008F09D3"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61E20810"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002715D7">
        <w:rPr>
          <w:rFonts w:ascii="Calibri Light" w:hAnsi="Calibri Light" w:cs="Calibri Light"/>
          <w:b/>
          <w:bCs/>
          <w:color w:val="0057B8"/>
        </w:rPr>
        <w:t>s</w:t>
      </w:r>
      <w:r w:rsidRPr="00FD5EAC">
        <w:rPr>
          <w:rFonts w:ascii="Calibri Light" w:hAnsi="Calibri Light" w:cs="Calibri Light"/>
          <w:color w:val="0057B8"/>
        </w:rPr>
        <w:t xml:space="preserve"> </w:t>
      </w:r>
      <w:r w:rsidR="002715D7" w:rsidRPr="002715D7">
        <w:rPr>
          <w:rFonts w:ascii="Calibri Light" w:hAnsi="Calibri Light" w:cs="Calibri Light"/>
        </w:rPr>
        <w:t>of the review are to independently review the system of internal controls, level of compliance with policies and procedures, and the achievement of the desired objectives.</w:t>
      </w:r>
    </w:p>
    <w:p w14:paraId="118A8190" w14:textId="77777777" w:rsidR="00416891" w:rsidRPr="00FE10AA" w:rsidRDefault="00531E49"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2D738FCD" w14:textId="42AFBBCE" w:rsidR="00E624DE" w:rsidRPr="00A70CA1" w:rsidRDefault="00E624DE"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Planning</w:t>
      </w:r>
    </w:p>
    <w:p w14:paraId="2E98E0FA"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Overview of the processes being reviewed.</w:t>
      </w:r>
    </w:p>
    <w:p w14:paraId="39FBB442"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concerns in the activity to be reviewed.</w:t>
      </w:r>
    </w:p>
    <w:p w14:paraId="083F0EDD"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contact points for the review.</w:t>
      </w:r>
    </w:p>
    <w:p w14:paraId="7629E150"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Development of the Audit Program.</w:t>
      </w:r>
    </w:p>
    <w:p w14:paraId="158D81F0" w14:textId="59AB7186" w:rsidR="006A10A3" w:rsidRPr="00A70CA1" w:rsidRDefault="00170718"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Execution</w:t>
      </w:r>
    </w:p>
    <w:p w14:paraId="7A84510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soundness, adequacy, effectiveness and application of the operational, financial and administrative policies, systems and procedures.</w:t>
      </w:r>
    </w:p>
    <w:p w14:paraId="412673E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integrity, reliability and adequacy of planning and executing the operations.</w:t>
      </w:r>
    </w:p>
    <w:p w14:paraId="6D273CFB" w14:textId="0BD5CE33" w:rsidR="00A3768B" w:rsidRPr="00170718"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 xml:space="preserve">Identify gaps in control design and operating effectiveness as well as compliance with established policies, plans, procedures, </w:t>
      </w:r>
      <w:r w:rsidR="002F7132" w:rsidRPr="0028324C">
        <w:rPr>
          <w:rFonts w:ascii="Calibri Light" w:hAnsi="Calibri Light" w:cs="Calibri Light"/>
          <w:bCs/>
          <w:iCs/>
          <w:sz w:val="20"/>
          <w:szCs w:val="20"/>
        </w:rPr>
        <w:t>laws,</w:t>
      </w:r>
      <w:r w:rsidRPr="0028324C">
        <w:rPr>
          <w:rFonts w:ascii="Calibri Light" w:hAnsi="Calibri Light" w:cs="Calibri Light"/>
          <w:bCs/>
          <w:iCs/>
          <w:sz w:val="20"/>
          <w:szCs w:val="20"/>
        </w:rPr>
        <w:t xml:space="preserve"> and regulations.</w:t>
      </w:r>
    </w:p>
    <w:p w14:paraId="64519C27" w14:textId="395D7CC9" w:rsidR="0028324C" w:rsidRDefault="00A70CA1" w:rsidP="00A70CA1">
      <w:pPr>
        <w:pStyle w:val="Body-2forcontinuation"/>
        <w:spacing w:before="60"/>
        <w:ind w:left="284" w:right="283" w:firstLine="436"/>
        <w:jc w:val="both"/>
        <w:rPr>
          <w:rFonts w:ascii="Calibri Light" w:hAnsi="Calibri Light" w:cs="Calibri Light"/>
          <w:bCs/>
          <w:iCs/>
        </w:rPr>
      </w:pPr>
      <w:r>
        <w:rPr>
          <w:rFonts w:ascii="Calibri Light" w:hAnsi="Calibri Light" w:cs="Calibri Light"/>
          <w:b/>
          <w:bCs/>
        </w:rPr>
        <w:t>Reporting</w:t>
      </w:r>
      <w:r w:rsidR="00150A83">
        <w:rPr>
          <w:rFonts w:ascii="Calibri Light" w:hAnsi="Calibri Light" w:cs="Calibri Light"/>
          <w:b/>
          <w:bCs/>
        </w:rPr>
        <w:t xml:space="preserve"> </w:t>
      </w:r>
    </w:p>
    <w:p w14:paraId="03E6F13A"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Prepare draft audit report on the adequacy and effectiveness of the control system and the efficiency with which processes are carried out.</w:t>
      </w:r>
    </w:p>
    <w:p w14:paraId="4DC0FF2F"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Submit draft audit report to the process owner recommending corrective actions to improve controls and operations.</w:t>
      </w:r>
    </w:p>
    <w:p w14:paraId="2A5305AC" w14:textId="7C784320" w:rsidR="0028324C" w:rsidRPr="00170718"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Conduct closing meeting to discuss and validate observations with process owner and help in developing action plans to mitigate risks.</w:t>
      </w:r>
    </w:p>
    <w:p w14:paraId="26146538" w14:textId="77777777" w:rsidR="00170718" w:rsidRPr="00356CC5" w:rsidRDefault="00170718" w:rsidP="00170718">
      <w:pPr>
        <w:pStyle w:val="Body"/>
        <w:tabs>
          <w:tab w:val="left" w:pos="5040"/>
        </w:tabs>
        <w:spacing w:before="20" w:after="20" w:line="240" w:lineRule="auto"/>
        <w:ind w:left="993" w:right="284"/>
        <w:rPr>
          <w:rFonts w:ascii="Calibri Light" w:hAnsi="Calibri Light" w:cs="Calibri Light"/>
          <w:bCs/>
          <w:iCs/>
          <w:sz w:val="20"/>
          <w:szCs w:val="20"/>
        </w:rPr>
      </w:pPr>
    </w:p>
    <w:p w14:paraId="70BE95BF" w14:textId="77777777" w:rsidR="006A10A3" w:rsidRPr="00DF56F6" w:rsidRDefault="0017517C"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5A83BE1D" w14:textId="0103EABA"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DB1CCE">
        <w:rPr>
          <w:rFonts w:ascii="Calibri Light" w:hAnsi="Calibri Light" w:cs="Calibri Light"/>
          <w:b/>
          <w:bCs/>
          <w:color w:val="000000" w:themeColor="text1"/>
        </w:rPr>
        <w:t>2</w:t>
      </w:r>
      <w:r w:rsidR="002E54F5">
        <w:rPr>
          <w:rFonts w:ascii="Calibri Light" w:hAnsi="Calibri Light" w:cs="Calibri Light"/>
          <w:b/>
          <w:bCs/>
          <w:color w:val="000000" w:themeColor="text1"/>
        </w:rPr>
        <w:t>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DB1CCE">
        <w:rPr>
          <w:rFonts w:ascii="Calibri Light" w:hAnsi="Calibri Light" w:cs="Calibri Light"/>
          <w:b/>
          <w:color w:val="000000" w:themeColor="text1"/>
        </w:rPr>
        <w:t>50</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2E54F5" w:rsidRPr="002E54F5">
        <w:rPr>
          <w:rFonts w:ascii="Calibri Light" w:hAnsi="Calibri Light" w:cs="Calibri Light"/>
          <w:b/>
          <w:bCs/>
          <w:color w:val="000000" w:themeColor="text1"/>
        </w:rPr>
        <w:t>29</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142617E4">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Pr="006921F0" w:rsidRDefault="00423A65" w:rsidP="00386971">
      <w:pPr>
        <w:spacing w:before="60" w:after="60"/>
        <w:ind w:left="360"/>
        <w:jc w:val="right"/>
        <w:rPr>
          <w:rFonts w:ascii="Calibri Light" w:hAnsi="Calibri Light" w:cs="Calibri Light"/>
          <w:b/>
          <w:bCs/>
          <w:color w:val="000000" w:themeColor="text1"/>
          <w:sz w:val="16"/>
          <w:szCs w:val="16"/>
        </w:rPr>
      </w:pPr>
      <w:r w:rsidRPr="006921F0">
        <w:rPr>
          <w:rFonts w:ascii="Calibri Light" w:hAnsi="Calibri Light" w:cs="Calibri Light"/>
          <w:b/>
          <w:bCs/>
          <w:color w:val="000000" w:themeColor="text1"/>
          <w:sz w:val="16"/>
          <w:szCs w:val="16"/>
        </w:rPr>
        <w:t xml:space="preserve">Please refer to Appendix </w:t>
      </w:r>
      <w:r w:rsidR="00A5415C" w:rsidRPr="006921F0">
        <w:rPr>
          <w:rFonts w:ascii="Calibri Light" w:hAnsi="Calibri Light" w:cs="Calibri Light"/>
          <w:b/>
          <w:bCs/>
          <w:color w:val="000000" w:themeColor="text1"/>
          <w:sz w:val="16"/>
          <w:szCs w:val="16"/>
        </w:rPr>
        <w:t>1 for detailed Ratings</w:t>
      </w:r>
    </w:p>
    <w:p w14:paraId="496173A4" w14:textId="7A9E03C8"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 xml:space="preserve">It should be noted that we have reported only on the exceptions detected </w:t>
      </w:r>
      <w:r w:rsidR="002F7132" w:rsidRPr="00FB3F44">
        <w:rPr>
          <w:rFonts w:ascii="Calibri Light" w:hAnsi="Calibri Light" w:cs="Calibri Light"/>
          <w:sz w:val="20"/>
          <w:szCs w:val="20"/>
        </w:rPr>
        <w:t>during</w:t>
      </w:r>
      <w:r w:rsidRPr="00FB3F44">
        <w:rPr>
          <w:rFonts w:ascii="Calibri Light" w:hAnsi="Calibri Light" w:cs="Calibri Light"/>
          <w:sz w:val="20"/>
          <w:szCs w:val="20"/>
        </w:rPr>
        <w:t xml:space="preserve"> our review.</w:t>
      </w:r>
    </w:p>
    <w:p w14:paraId="245F4C76" w14:textId="160FCCFC" w:rsidR="00D847B8" w:rsidRDefault="00D847B8"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Incident Management </w:t>
      </w:r>
    </w:p>
    <w:p w14:paraId="2C21070F" w14:textId="512C9132" w:rsidR="00D847B8" w:rsidRPr="00771BEE" w:rsidRDefault="005A0433" w:rsidP="00B5004C">
      <w:pPr>
        <w:pStyle w:val="Body"/>
        <w:numPr>
          <w:ilvl w:val="0"/>
          <w:numId w:val="3"/>
        </w:numPr>
        <w:spacing w:before="60"/>
        <w:ind w:left="1440"/>
        <w:rPr>
          <w:rFonts w:ascii="Calibri Light" w:hAnsi="Calibri Light" w:cs="Calibri Light"/>
          <w:sz w:val="20"/>
          <w:szCs w:val="20"/>
        </w:rPr>
      </w:pPr>
      <w:r w:rsidRPr="00771BEE">
        <w:rPr>
          <w:rFonts w:ascii="Calibri Light" w:hAnsi="Calibri Light" w:cs="Calibri Light"/>
          <w:sz w:val="20"/>
          <w:szCs w:val="20"/>
        </w:rPr>
        <w:t xml:space="preserve">There were 200 wounds/first aid cases including burns, chemical burns, </w:t>
      </w:r>
      <w:r w:rsidR="00765528" w:rsidRPr="00771BEE">
        <w:rPr>
          <w:rFonts w:ascii="Calibri Light" w:hAnsi="Calibri Light" w:cs="Calibri Light"/>
          <w:sz w:val="20"/>
          <w:szCs w:val="20"/>
        </w:rPr>
        <w:t>inflammation,</w:t>
      </w:r>
      <w:r w:rsidRPr="00771BEE">
        <w:rPr>
          <w:rFonts w:ascii="Calibri Light" w:hAnsi="Calibri Light" w:cs="Calibri Light"/>
          <w:sz w:val="20"/>
          <w:szCs w:val="20"/>
        </w:rPr>
        <w:t xml:space="preserve"> and wounds in the </w:t>
      </w:r>
      <w:r w:rsidR="00F9259D" w:rsidRPr="00771BEE">
        <w:rPr>
          <w:rFonts w:ascii="Calibri Light" w:hAnsi="Calibri Light" w:cs="Calibri Light"/>
          <w:sz w:val="20"/>
          <w:szCs w:val="20"/>
        </w:rPr>
        <w:t xml:space="preserve">2022 </w:t>
      </w:r>
      <w:r w:rsidRPr="00771BEE">
        <w:rPr>
          <w:rFonts w:ascii="Calibri Light" w:hAnsi="Calibri Light" w:cs="Calibri Light"/>
          <w:sz w:val="20"/>
          <w:szCs w:val="20"/>
        </w:rPr>
        <w:t>clinics report</w:t>
      </w:r>
      <w:r w:rsidR="00E05D50" w:rsidRPr="00771BEE">
        <w:rPr>
          <w:rFonts w:ascii="Calibri Light" w:hAnsi="Calibri Light" w:cs="Calibri Light"/>
          <w:sz w:val="20"/>
          <w:szCs w:val="20"/>
        </w:rPr>
        <w:t xml:space="preserve">, </w:t>
      </w:r>
      <w:r w:rsidR="004E453C" w:rsidRPr="00771BEE">
        <w:rPr>
          <w:rFonts w:ascii="Calibri Light" w:hAnsi="Calibri Light" w:cs="Calibri Light"/>
          <w:sz w:val="20"/>
          <w:szCs w:val="20"/>
        </w:rPr>
        <w:t>whereas</w:t>
      </w:r>
      <w:r w:rsidR="00E05D50" w:rsidRPr="00771BEE">
        <w:rPr>
          <w:rFonts w:ascii="Calibri Light" w:hAnsi="Calibri Light" w:cs="Calibri Light"/>
          <w:sz w:val="20"/>
          <w:szCs w:val="20"/>
        </w:rPr>
        <w:t xml:space="preserve"> we noted that there w</w:t>
      </w:r>
      <w:r w:rsidR="00577EB8" w:rsidRPr="00771BEE">
        <w:rPr>
          <w:rFonts w:ascii="Calibri Light" w:hAnsi="Calibri Light" w:cs="Calibri Light"/>
          <w:sz w:val="20"/>
          <w:szCs w:val="20"/>
        </w:rPr>
        <w:t>ere</w:t>
      </w:r>
      <w:r w:rsidRPr="00771BEE">
        <w:rPr>
          <w:rFonts w:ascii="Calibri Light" w:hAnsi="Calibri Light" w:cs="Calibri Light"/>
          <w:sz w:val="20"/>
          <w:szCs w:val="20"/>
        </w:rPr>
        <w:t xml:space="preserve"> no record</w:t>
      </w:r>
      <w:r w:rsidR="00577EB8" w:rsidRPr="00771BEE">
        <w:rPr>
          <w:rFonts w:ascii="Calibri Light" w:hAnsi="Calibri Light" w:cs="Calibri Light"/>
          <w:sz w:val="20"/>
          <w:szCs w:val="20"/>
        </w:rPr>
        <w:t>s</w:t>
      </w:r>
      <w:r w:rsidRPr="00771BEE">
        <w:rPr>
          <w:rFonts w:ascii="Calibri Light" w:hAnsi="Calibri Light" w:cs="Calibri Light"/>
          <w:sz w:val="20"/>
          <w:szCs w:val="20"/>
        </w:rPr>
        <w:t xml:space="preserve"> </w:t>
      </w:r>
      <w:r w:rsidR="00577EB8" w:rsidRPr="00771BEE">
        <w:rPr>
          <w:rFonts w:ascii="Calibri Light" w:hAnsi="Calibri Light" w:cs="Calibri Light"/>
          <w:sz w:val="20"/>
          <w:szCs w:val="20"/>
        </w:rPr>
        <w:t>of</w:t>
      </w:r>
      <w:r w:rsidR="00F9259D" w:rsidRPr="00771BEE">
        <w:rPr>
          <w:rFonts w:ascii="Calibri Light" w:hAnsi="Calibri Light" w:cs="Calibri Light"/>
          <w:sz w:val="20"/>
          <w:szCs w:val="20"/>
        </w:rPr>
        <w:t xml:space="preserve"> investigat</w:t>
      </w:r>
      <w:r w:rsidR="00577EB8" w:rsidRPr="00771BEE">
        <w:rPr>
          <w:rFonts w:ascii="Calibri Light" w:hAnsi="Calibri Light" w:cs="Calibri Light"/>
          <w:sz w:val="20"/>
          <w:szCs w:val="20"/>
        </w:rPr>
        <w:t>ion</w:t>
      </w:r>
      <w:r w:rsidR="00F9259D" w:rsidRPr="00771BEE">
        <w:rPr>
          <w:rFonts w:ascii="Calibri Light" w:hAnsi="Calibri Light" w:cs="Calibri Light"/>
          <w:sz w:val="20"/>
          <w:szCs w:val="20"/>
        </w:rPr>
        <w:t xml:space="preserve"> </w:t>
      </w:r>
      <w:r w:rsidRPr="00771BEE">
        <w:rPr>
          <w:rFonts w:ascii="Calibri Light" w:hAnsi="Calibri Light" w:cs="Calibri Light"/>
          <w:sz w:val="20"/>
          <w:szCs w:val="20"/>
        </w:rPr>
        <w:t>b</w:t>
      </w:r>
      <w:r w:rsidR="00577EB8" w:rsidRPr="00771BEE">
        <w:rPr>
          <w:rFonts w:ascii="Calibri Light" w:hAnsi="Calibri Light" w:cs="Calibri Light"/>
          <w:sz w:val="20"/>
          <w:szCs w:val="20"/>
        </w:rPr>
        <w:t>eing conducted by</w:t>
      </w:r>
      <w:r w:rsidRPr="00771BEE">
        <w:rPr>
          <w:rFonts w:ascii="Calibri Light" w:hAnsi="Calibri Light" w:cs="Calibri Light"/>
          <w:sz w:val="20"/>
          <w:szCs w:val="20"/>
        </w:rPr>
        <w:t xml:space="preserve"> the EHS.</w:t>
      </w:r>
    </w:p>
    <w:p w14:paraId="13530788" w14:textId="351B3733" w:rsidR="005A0433" w:rsidRDefault="002638B6" w:rsidP="00B5004C">
      <w:pPr>
        <w:pStyle w:val="Body"/>
        <w:numPr>
          <w:ilvl w:val="0"/>
          <w:numId w:val="3"/>
        </w:numPr>
        <w:spacing w:before="60"/>
        <w:ind w:left="1440"/>
        <w:rPr>
          <w:rFonts w:ascii="Calibri Light" w:hAnsi="Calibri Light" w:cs="Calibri Light"/>
          <w:sz w:val="20"/>
          <w:szCs w:val="20"/>
        </w:rPr>
      </w:pPr>
      <w:r w:rsidRPr="00771BEE">
        <w:rPr>
          <w:rFonts w:ascii="Calibri Light" w:hAnsi="Calibri Light" w:cs="Calibri Light"/>
          <w:sz w:val="20"/>
          <w:szCs w:val="20"/>
        </w:rPr>
        <w:t xml:space="preserve">The number of Incidents and Near Misses are inconsistent </w:t>
      </w:r>
      <w:r w:rsidR="00D5374D" w:rsidRPr="00771BEE">
        <w:rPr>
          <w:rFonts w:ascii="Calibri Light" w:hAnsi="Calibri Light" w:cs="Calibri Light"/>
          <w:sz w:val="20"/>
          <w:szCs w:val="20"/>
        </w:rPr>
        <w:t>in the</w:t>
      </w:r>
      <w:r w:rsidR="00150A83">
        <w:rPr>
          <w:rFonts w:ascii="Calibri Light" w:hAnsi="Calibri Light" w:cs="Calibri Light"/>
          <w:sz w:val="20"/>
          <w:szCs w:val="20"/>
        </w:rPr>
        <w:t xml:space="preserve"> 3 lists maintained by EHS Department –</w:t>
      </w:r>
      <w:r w:rsidR="00D5374D" w:rsidRPr="00771BEE">
        <w:rPr>
          <w:rFonts w:ascii="Calibri Light" w:hAnsi="Calibri Light" w:cs="Calibri Light"/>
          <w:sz w:val="20"/>
          <w:szCs w:val="20"/>
        </w:rPr>
        <w:t xml:space="preserve"> </w:t>
      </w:r>
      <w:r w:rsidR="00150A83">
        <w:rPr>
          <w:rFonts w:ascii="Calibri Light" w:hAnsi="Calibri Light" w:cs="Calibri Light"/>
          <w:sz w:val="20"/>
          <w:szCs w:val="20"/>
        </w:rPr>
        <w:t>L</w:t>
      </w:r>
      <w:r w:rsidR="00D5374D" w:rsidRPr="00771BEE">
        <w:rPr>
          <w:rFonts w:ascii="Calibri Light" w:hAnsi="Calibri Light" w:cs="Calibri Light"/>
          <w:sz w:val="20"/>
          <w:szCs w:val="20"/>
        </w:rPr>
        <w:t xml:space="preserve">ist of incidents, EHS </w:t>
      </w:r>
      <w:r w:rsidR="004E453C" w:rsidRPr="00771BEE">
        <w:rPr>
          <w:rFonts w:ascii="Calibri Light" w:hAnsi="Calibri Light" w:cs="Calibri Light"/>
          <w:sz w:val="20"/>
          <w:szCs w:val="20"/>
        </w:rPr>
        <w:t>contractors’</w:t>
      </w:r>
      <w:r w:rsidR="00D5374D" w:rsidRPr="00771BEE">
        <w:rPr>
          <w:rFonts w:ascii="Calibri Light" w:hAnsi="Calibri Light" w:cs="Calibri Light"/>
          <w:sz w:val="20"/>
          <w:szCs w:val="20"/>
        </w:rPr>
        <w:t xml:space="preserve"> statistics, and the OSHAD report</w:t>
      </w:r>
      <w:r w:rsidR="002D55D9" w:rsidRPr="00771BEE">
        <w:rPr>
          <w:rFonts w:ascii="Calibri Light" w:hAnsi="Calibri Light" w:cs="Calibri Light"/>
          <w:sz w:val="20"/>
          <w:szCs w:val="20"/>
        </w:rPr>
        <w:t>s.</w:t>
      </w:r>
    </w:p>
    <w:p w14:paraId="70217E02" w14:textId="4FEC14CD" w:rsidR="00150A83" w:rsidRDefault="00150A83" w:rsidP="00150A83">
      <w:pPr>
        <w:pStyle w:val="Body"/>
        <w:spacing w:before="60"/>
        <w:rPr>
          <w:rFonts w:ascii="Calibri Light" w:hAnsi="Calibri Light" w:cs="Calibri Light"/>
          <w:sz w:val="20"/>
          <w:szCs w:val="20"/>
        </w:rPr>
      </w:pPr>
    </w:p>
    <w:p w14:paraId="2EE6E2E7" w14:textId="77777777" w:rsidR="00150A83" w:rsidRPr="00771BEE" w:rsidRDefault="00150A83" w:rsidP="00150A83">
      <w:pPr>
        <w:pStyle w:val="Body"/>
        <w:spacing w:before="60"/>
        <w:rPr>
          <w:rFonts w:ascii="Calibri Light" w:hAnsi="Calibri Light" w:cs="Calibri Light"/>
          <w:sz w:val="20"/>
          <w:szCs w:val="20"/>
        </w:rPr>
      </w:pPr>
    </w:p>
    <w:p w14:paraId="3A9E2834" w14:textId="7E5BD74B" w:rsidR="00B8318E" w:rsidRPr="00D847B8" w:rsidRDefault="003E74A8"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sidRPr="00D847B8">
        <w:rPr>
          <w:rFonts w:ascii="Calibri Light" w:hAnsi="Calibri Light" w:cs="Calibri Light"/>
          <w:b/>
          <w:bCs/>
          <w:sz w:val="20"/>
          <w:szCs w:val="20"/>
          <w:u w:val="single"/>
        </w:rPr>
        <w:t xml:space="preserve">Hazard Identification and Risk Assessment </w:t>
      </w:r>
    </w:p>
    <w:p w14:paraId="3E2FDC0B" w14:textId="6DC2A99B" w:rsidR="003E74A8" w:rsidRPr="00D847B8" w:rsidRDefault="00C16DE4" w:rsidP="003E74A8">
      <w:pPr>
        <w:pStyle w:val="Body-2forcontinuation"/>
        <w:spacing w:before="60" w:after="60"/>
        <w:ind w:left="1080"/>
        <w:jc w:val="both"/>
        <w:rPr>
          <w:rFonts w:ascii="Calibri Light" w:hAnsi="Calibri Light" w:cs="Calibri Light"/>
        </w:rPr>
      </w:pPr>
      <w:r>
        <w:rPr>
          <w:rFonts w:ascii="Calibri Light" w:hAnsi="Calibri Light" w:cs="Calibri Light"/>
        </w:rPr>
        <w:t xml:space="preserve">We noted that </w:t>
      </w:r>
      <w:r w:rsidR="00150A83">
        <w:rPr>
          <w:rFonts w:ascii="Calibri Light" w:hAnsi="Calibri Light" w:cs="Calibri Light"/>
        </w:rPr>
        <w:t xml:space="preserve">the EHS </w:t>
      </w:r>
      <w:r w:rsidR="003E74A8" w:rsidRPr="00D847B8">
        <w:rPr>
          <w:rFonts w:ascii="Calibri Light" w:hAnsi="Calibri Light" w:cs="Calibri Light"/>
        </w:rPr>
        <w:t xml:space="preserve">risk assessment </w:t>
      </w:r>
      <w:r w:rsidR="00C71B01">
        <w:rPr>
          <w:rFonts w:ascii="Calibri Light" w:hAnsi="Calibri Light" w:cs="Calibri Light"/>
        </w:rPr>
        <w:t xml:space="preserve">was not </w:t>
      </w:r>
      <w:r w:rsidR="003E74A8" w:rsidRPr="00D847B8">
        <w:rPr>
          <w:rFonts w:ascii="Calibri Light" w:hAnsi="Calibri Light" w:cs="Calibri Light"/>
        </w:rPr>
        <w:t xml:space="preserve">conducted </w:t>
      </w:r>
      <w:r w:rsidR="00150A83">
        <w:rPr>
          <w:rFonts w:ascii="Calibri Light" w:hAnsi="Calibri Light" w:cs="Calibri Light"/>
        </w:rPr>
        <w:t>covering</w:t>
      </w:r>
      <w:r w:rsidR="003E74A8" w:rsidRPr="00D847B8">
        <w:rPr>
          <w:rFonts w:ascii="Calibri Light" w:hAnsi="Calibri Light" w:cs="Calibri Light"/>
        </w:rPr>
        <w:t xml:space="preserve"> following hazards</w:t>
      </w:r>
      <w:r w:rsidR="00C71B01">
        <w:rPr>
          <w:rFonts w:ascii="Calibri Light" w:hAnsi="Calibri Light" w:cs="Calibri Light"/>
        </w:rPr>
        <w:t xml:space="preserve"> as per OSHAD requirements</w:t>
      </w:r>
      <w:r w:rsidR="003E74A8" w:rsidRPr="00D847B8">
        <w:rPr>
          <w:rFonts w:ascii="Calibri Light" w:hAnsi="Calibri Light" w:cs="Calibri Light"/>
        </w:rPr>
        <w:t>:</w:t>
      </w:r>
    </w:p>
    <w:p w14:paraId="4D195488" w14:textId="10219220" w:rsidR="003E74A8" w:rsidRPr="00D847B8" w:rsidRDefault="003E74A8" w:rsidP="003E74A8">
      <w:pPr>
        <w:pStyle w:val="Body-2forcontinuation"/>
        <w:spacing w:before="60" w:after="60"/>
        <w:ind w:left="1080"/>
        <w:jc w:val="both"/>
        <w:rPr>
          <w:rFonts w:ascii="Calibri Light" w:hAnsi="Calibri Light" w:cs="Calibri Light"/>
        </w:rPr>
      </w:pPr>
      <w:r w:rsidRPr="00D847B8">
        <w:rPr>
          <w:rFonts w:ascii="Calibri Light" w:hAnsi="Calibri Light" w:cs="Calibri Light"/>
        </w:rPr>
        <w:t>o</w:t>
      </w:r>
      <w:r w:rsidRPr="00D847B8">
        <w:rPr>
          <w:rFonts w:ascii="Calibri Light" w:hAnsi="Calibri Light" w:cs="Calibri Light"/>
        </w:rPr>
        <w:tab/>
        <w:t>Nurses availability/</w:t>
      </w:r>
      <w:r w:rsidR="00927810" w:rsidRPr="00D847B8">
        <w:rPr>
          <w:rFonts w:ascii="Calibri Light" w:hAnsi="Calibri Light" w:cs="Calibri Light"/>
        </w:rPr>
        <w:t>sufficiency</w:t>
      </w:r>
      <w:r w:rsidRPr="00D847B8">
        <w:rPr>
          <w:rFonts w:ascii="Calibri Light" w:hAnsi="Calibri Light" w:cs="Calibri Light"/>
        </w:rPr>
        <w:t>.</w:t>
      </w:r>
    </w:p>
    <w:p w14:paraId="5FCCCAA2" w14:textId="77777777" w:rsidR="003E74A8" w:rsidRPr="00D847B8" w:rsidRDefault="003E74A8" w:rsidP="003E74A8">
      <w:pPr>
        <w:pStyle w:val="Body-2forcontinuation"/>
        <w:spacing w:before="60" w:after="60"/>
        <w:ind w:left="1080"/>
        <w:jc w:val="both"/>
        <w:rPr>
          <w:rFonts w:ascii="Calibri Light" w:hAnsi="Calibri Light" w:cs="Calibri Light"/>
        </w:rPr>
      </w:pPr>
      <w:r w:rsidRPr="00D847B8">
        <w:rPr>
          <w:rFonts w:ascii="Calibri Light" w:hAnsi="Calibri Light" w:cs="Calibri Light"/>
        </w:rPr>
        <w:t>o</w:t>
      </w:r>
      <w:r w:rsidRPr="00D847B8">
        <w:rPr>
          <w:rFonts w:ascii="Calibri Light" w:hAnsi="Calibri Light" w:cs="Calibri Light"/>
        </w:rPr>
        <w:tab/>
        <w:t>New/expectant mothers</w:t>
      </w:r>
    </w:p>
    <w:p w14:paraId="4E8691E7" w14:textId="77777777" w:rsidR="003E74A8" w:rsidRPr="00D847B8" w:rsidRDefault="003E74A8" w:rsidP="003E74A8">
      <w:pPr>
        <w:pStyle w:val="Body-2forcontinuation"/>
        <w:spacing w:before="60" w:after="60"/>
        <w:ind w:left="1080"/>
        <w:jc w:val="both"/>
        <w:rPr>
          <w:rFonts w:ascii="Calibri Light" w:hAnsi="Calibri Light" w:cs="Calibri Light"/>
        </w:rPr>
      </w:pPr>
      <w:proofErr w:type="gramStart"/>
      <w:r w:rsidRPr="00D847B8">
        <w:rPr>
          <w:rFonts w:ascii="Calibri Light" w:hAnsi="Calibri Light" w:cs="Calibri Light"/>
        </w:rPr>
        <w:t>o</w:t>
      </w:r>
      <w:proofErr w:type="gramEnd"/>
      <w:r w:rsidRPr="00D847B8">
        <w:rPr>
          <w:rFonts w:ascii="Calibri Light" w:hAnsi="Calibri Light" w:cs="Calibri Light"/>
        </w:rPr>
        <w:tab/>
        <w:t>Young workers.</w:t>
      </w:r>
    </w:p>
    <w:p w14:paraId="0BD886F4" w14:textId="1B9817B9" w:rsidR="001031F0" w:rsidRPr="00D847B8" w:rsidRDefault="003E74A8" w:rsidP="003E74A8">
      <w:pPr>
        <w:pStyle w:val="Body-2forcontinuation"/>
        <w:spacing w:before="60" w:after="60"/>
        <w:ind w:left="1080"/>
        <w:jc w:val="both"/>
        <w:rPr>
          <w:rFonts w:ascii="Calibri Light" w:hAnsi="Calibri Light" w:cs="Calibri Light"/>
          <w:color w:val="FF0000"/>
        </w:rPr>
      </w:pPr>
      <w:r w:rsidRPr="00D847B8">
        <w:rPr>
          <w:rFonts w:ascii="Calibri Light" w:hAnsi="Calibri Light" w:cs="Calibri Light"/>
        </w:rPr>
        <w:t>o</w:t>
      </w:r>
      <w:r w:rsidRPr="00D847B8">
        <w:rPr>
          <w:rFonts w:ascii="Calibri Light" w:hAnsi="Calibri Light" w:cs="Calibri Light"/>
        </w:rPr>
        <w:tab/>
        <w:t>Inexperienced workers</w:t>
      </w:r>
      <w:r w:rsidR="001031F0" w:rsidRPr="00D847B8">
        <w:rPr>
          <w:rFonts w:ascii="Calibri Light" w:hAnsi="Calibri Light" w:cs="Calibri Light"/>
        </w:rPr>
        <w:t>.</w:t>
      </w:r>
    </w:p>
    <w:p w14:paraId="24BE47B6" w14:textId="18856ED9" w:rsidR="00B8318E" w:rsidRPr="002D55D9" w:rsidRDefault="002D55D9"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sidRPr="002D55D9">
        <w:rPr>
          <w:rFonts w:ascii="Calibri Light" w:hAnsi="Calibri Light" w:cs="Calibri Light"/>
          <w:b/>
          <w:bCs/>
          <w:sz w:val="20"/>
          <w:szCs w:val="20"/>
          <w:u w:val="single"/>
        </w:rPr>
        <w:t xml:space="preserve">Training and Awareness </w:t>
      </w:r>
    </w:p>
    <w:p w14:paraId="32D1C8A4" w14:textId="13ACAEF0" w:rsidR="00B8318E" w:rsidRPr="00775F3D" w:rsidRDefault="002D55D9" w:rsidP="00B5004C">
      <w:pPr>
        <w:pStyle w:val="Body"/>
        <w:numPr>
          <w:ilvl w:val="0"/>
          <w:numId w:val="3"/>
        </w:numPr>
        <w:spacing w:before="60"/>
        <w:ind w:left="1440"/>
        <w:rPr>
          <w:rFonts w:ascii="Calibri Light" w:hAnsi="Calibri Light" w:cs="Calibri Light"/>
          <w:sz w:val="20"/>
          <w:szCs w:val="20"/>
        </w:rPr>
      </w:pPr>
      <w:r w:rsidRPr="00775F3D">
        <w:rPr>
          <w:rFonts w:ascii="Calibri Light" w:hAnsi="Calibri Light" w:cs="Calibri Light"/>
          <w:sz w:val="20"/>
          <w:szCs w:val="20"/>
        </w:rPr>
        <w:t>There is absence of a</w:t>
      </w:r>
      <w:r w:rsidR="00150A83">
        <w:rPr>
          <w:rFonts w:ascii="Calibri Light" w:hAnsi="Calibri Light" w:cs="Calibri Light"/>
          <w:sz w:val="20"/>
          <w:szCs w:val="20"/>
        </w:rPr>
        <w:t>n</w:t>
      </w:r>
      <w:r w:rsidRPr="00775F3D">
        <w:rPr>
          <w:rFonts w:ascii="Calibri Light" w:hAnsi="Calibri Light" w:cs="Calibri Light"/>
          <w:sz w:val="20"/>
          <w:szCs w:val="20"/>
        </w:rPr>
        <w:t xml:space="preserve"> </w:t>
      </w:r>
      <w:r w:rsidR="00775F3D">
        <w:rPr>
          <w:rFonts w:ascii="Calibri Light" w:hAnsi="Calibri Light" w:cs="Calibri Light"/>
          <w:sz w:val="20"/>
          <w:szCs w:val="20"/>
        </w:rPr>
        <w:t xml:space="preserve">EHS </w:t>
      </w:r>
      <w:r w:rsidRPr="00775F3D">
        <w:rPr>
          <w:rFonts w:ascii="Calibri Light" w:hAnsi="Calibri Light" w:cs="Calibri Light"/>
          <w:sz w:val="20"/>
          <w:szCs w:val="20"/>
        </w:rPr>
        <w:t>training plan</w:t>
      </w:r>
      <w:r w:rsidR="00103C09">
        <w:rPr>
          <w:rFonts w:ascii="Calibri Light" w:hAnsi="Calibri Light" w:cs="Calibri Light"/>
          <w:sz w:val="20"/>
          <w:szCs w:val="20"/>
        </w:rPr>
        <w:t xml:space="preserve"> for KU employees, contractors, visitors, etc.</w:t>
      </w:r>
      <w:r w:rsidRPr="00775F3D">
        <w:rPr>
          <w:rFonts w:ascii="Calibri Light" w:hAnsi="Calibri Light" w:cs="Calibri Light"/>
          <w:sz w:val="20"/>
          <w:szCs w:val="20"/>
        </w:rPr>
        <w:t xml:space="preserve"> Currently, the KU EHS team </w:t>
      </w:r>
      <w:r w:rsidR="00150A83">
        <w:rPr>
          <w:rFonts w:ascii="Calibri Light" w:hAnsi="Calibri Light" w:cs="Calibri Light"/>
          <w:sz w:val="20"/>
          <w:szCs w:val="20"/>
        </w:rPr>
        <w:t>has established only</w:t>
      </w:r>
      <w:r w:rsidRPr="00775F3D">
        <w:rPr>
          <w:rFonts w:ascii="Calibri Light" w:hAnsi="Calibri Light" w:cs="Calibri Light"/>
          <w:sz w:val="20"/>
          <w:szCs w:val="20"/>
        </w:rPr>
        <w:t xml:space="preserve"> Training Need Analysis (TNA).</w:t>
      </w:r>
    </w:p>
    <w:p w14:paraId="11E7180D" w14:textId="0D4F4CBE" w:rsidR="002D55D9" w:rsidRPr="00775F3D" w:rsidRDefault="002D55D9" w:rsidP="00B5004C">
      <w:pPr>
        <w:pStyle w:val="Body"/>
        <w:numPr>
          <w:ilvl w:val="0"/>
          <w:numId w:val="3"/>
        </w:numPr>
        <w:spacing w:before="60"/>
        <w:ind w:left="1440"/>
        <w:rPr>
          <w:rFonts w:ascii="Calibri Light" w:hAnsi="Calibri Light" w:cs="Calibri Light"/>
          <w:sz w:val="20"/>
          <w:szCs w:val="20"/>
        </w:rPr>
      </w:pPr>
      <w:r w:rsidRPr="00775F3D">
        <w:rPr>
          <w:rFonts w:ascii="Calibri Light" w:hAnsi="Calibri Light" w:cs="Calibri Light"/>
          <w:sz w:val="20"/>
          <w:szCs w:val="20"/>
        </w:rPr>
        <w:t xml:space="preserve">There is absence of </w:t>
      </w:r>
      <w:r w:rsidR="00150A83">
        <w:rPr>
          <w:rFonts w:ascii="Calibri Light" w:hAnsi="Calibri Light" w:cs="Calibri Light"/>
          <w:sz w:val="20"/>
          <w:szCs w:val="20"/>
        </w:rPr>
        <w:t xml:space="preserve">training modules for </w:t>
      </w:r>
      <w:r w:rsidRPr="00775F3D">
        <w:rPr>
          <w:rFonts w:ascii="Calibri Light" w:hAnsi="Calibri Light" w:cs="Calibri Light"/>
          <w:sz w:val="20"/>
          <w:szCs w:val="20"/>
        </w:rPr>
        <w:t>Incident</w:t>
      </w:r>
      <w:r w:rsidR="00150A83">
        <w:rPr>
          <w:rFonts w:ascii="Calibri Light" w:hAnsi="Calibri Light" w:cs="Calibri Light"/>
          <w:sz w:val="20"/>
          <w:szCs w:val="20"/>
        </w:rPr>
        <w:t xml:space="preserve"> </w:t>
      </w:r>
      <w:r w:rsidRPr="00775F3D">
        <w:rPr>
          <w:rFonts w:ascii="Calibri Light" w:hAnsi="Calibri Light" w:cs="Calibri Light"/>
          <w:sz w:val="20"/>
          <w:szCs w:val="20"/>
        </w:rPr>
        <w:t>/</w:t>
      </w:r>
      <w:r w:rsidR="00150A83">
        <w:rPr>
          <w:rFonts w:ascii="Calibri Light" w:hAnsi="Calibri Light" w:cs="Calibri Light"/>
          <w:sz w:val="20"/>
          <w:szCs w:val="20"/>
        </w:rPr>
        <w:t xml:space="preserve"> N</w:t>
      </w:r>
      <w:r w:rsidR="00927810" w:rsidRPr="00775F3D">
        <w:rPr>
          <w:rFonts w:ascii="Calibri Light" w:hAnsi="Calibri Light" w:cs="Calibri Light"/>
          <w:sz w:val="20"/>
          <w:szCs w:val="20"/>
        </w:rPr>
        <w:t>ear miss</w:t>
      </w:r>
      <w:r w:rsidRPr="00775F3D">
        <w:rPr>
          <w:rFonts w:ascii="Calibri Light" w:hAnsi="Calibri Light" w:cs="Calibri Light"/>
          <w:sz w:val="20"/>
          <w:szCs w:val="20"/>
        </w:rPr>
        <w:t xml:space="preserve"> reporting </w:t>
      </w:r>
      <w:r w:rsidR="00150A83">
        <w:rPr>
          <w:rFonts w:ascii="Calibri Light" w:hAnsi="Calibri Light" w:cs="Calibri Light"/>
          <w:sz w:val="20"/>
          <w:szCs w:val="20"/>
        </w:rPr>
        <w:t xml:space="preserve">and </w:t>
      </w:r>
      <w:r w:rsidRPr="00775F3D">
        <w:rPr>
          <w:rFonts w:ascii="Calibri Light" w:hAnsi="Calibri Light" w:cs="Calibri Light"/>
          <w:sz w:val="20"/>
          <w:szCs w:val="20"/>
        </w:rPr>
        <w:t xml:space="preserve">Heat Injuries </w:t>
      </w:r>
      <w:r w:rsidR="00150A83">
        <w:rPr>
          <w:rFonts w:ascii="Calibri Light" w:hAnsi="Calibri Light" w:cs="Calibri Light"/>
          <w:sz w:val="20"/>
          <w:szCs w:val="20"/>
        </w:rPr>
        <w:t xml:space="preserve">&amp; </w:t>
      </w:r>
      <w:r w:rsidRPr="00775F3D">
        <w:rPr>
          <w:rFonts w:ascii="Calibri Light" w:hAnsi="Calibri Light" w:cs="Calibri Light"/>
          <w:sz w:val="20"/>
          <w:szCs w:val="20"/>
        </w:rPr>
        <w:t>Illnesses Symptoms.</w:t>
      </w:r>
    </w:p>
    <w:p w14:paraId="2ACEE47C" w14:textId="77777777" w:rsidR="006B1062" w:rsidRDefault="006B1062" w:rsidP="00B5004C">
      <w:pPr>
        <w:pStyle w:val="NumberedHeading1"/>
        <w:numPr>
          <w:ilvl w:val="0"/>
          <w:numId w:val="2"/>
        </w:numPr>
        <w:spacing w:before="240"/>
        <w:ind w:left="284" w:right="283" w:hanging="284"/>
        <w:rPr>
          <w:rFonts w:ascii="Calibri Light" w:hAnsi="Calibri Light" w:cs="Calibri Light"/>
          <w:color w:val="0057B8"/>
          <w:u w:val="single"/>
        </w:rPr>
        <w:sectPr w:rsidR="006B1062" w:rsidSect="00B94505">
          <w:pgSz w:w="11906" w:h="16838"/>
          <w:pgMar w:top="1440" w:right="991" w:bottom="568" w:left="993" w:header="432" w:footer="288" w:gutter="0"/>
          <w:cols w:space="708"/>
          <w:docGrid w:linePitch="360"/>
        </w:sectPr>
      </w:pPr>
    </w:p>
    <w:p w14:paraId="72D0C9AC" w14:textId="77777777" w:rsidR="00356CC5" w:rsidRPr="00BE5E6B" w:rsidRDefault="00F35DFB"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w:t>
      </w:r>
      <w:r w:rsidRPr="00F91A01">
        <w:rPr>
          <w:rFonts w:ascii="Calibri Light" w:hAnsi="Calibri Light" w:cs="Calibri Light"/>
          <w:color w:val="0057B8"/>
          <w:u w:val="single"/>
        </w:rPr>
        <w:t>ckground</w:t>
      </w:r>
    </w:p>
    <w:p w14:paraId="6202C947" w14:textId="75FA3C5C" w:rsidR="00F91A01" w:rsidRPr="00F91A01" w:rsidRDefault="00F91A01"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91A01">
        <w:rPr>
          <w:rFonts w:ascii="Calibri Light" w:hAnsi="Calibri Light" w:cs="Calibri Light"/>
          <w:sz w:val="20"/>
          <w:szCs w:val="20"/>
        </w:rPr>
        <w:t xml:space="preserve">The EHS </w:t>
      </w:r>
      <w:r w:rsidR="00432F8C">
        <w:rPr>
          <w:rFonts w:ascii="Calibri Light" w:hAnsi="Calibri Light" w:cs="Calibri Light"/>
          <w:sz w:val="20"/>
          <w:szCs w:val="20"/>
        </w:rPr>
        <w:t>Department</w:t>
      </w:r>
      <w:r w:rsidRPr="00F91A01">
        <w:rPr>
          <w:rFonts w:ascii="Calibri Light" w:hAnsi="Calibri Light" w:cs="Calibri Light"/>
          <w:sz w:val="20"/>
          <w:szCs w:val="20"/>
        </w:rPr>
        <w:t xml:space="preserve"> is currently managed by the </w:t>
      </w:r>
      <w:r w:rsidR="00BE2BE3">
        <w:rPr>
          <w:rFonts w:ascii="Calibri Light" w:hAnsi="Calibri Light" w:cs="Calibri Light"/>
          <w:sz w:val="20"/>
          <w:szCs w:val="20"/>
        </w:rPr>
        <w:t xml:space="preserve">EHS </w:t>
      </w:r>
      <w:r w:rsidRPr="00F91A01">
        <w:rPr>
          <w:rFonts w:ascii="Calibri Light" w:hAnsi="Calibri Light" w:cs="Calibri Light"/>
          <w:sz w:val="20"/>
          <w:szCs w:val="20"/>
        </w:rPr>
        <w:t xml:space="preserve">Manager, who reports to the VP Administration, Facilities and EHS.  EHS is responsible for the wellbeing of students, faculty, staff, contractors, and visitors on the campuses, and for the campus environment. </w:t>
      </w:r>
      <w:r w:rsidR="00150A83">
        <w:rPr>
          <w:rFonts w:ascii="Calibri Light" w:hAnsi="Calibri Light" w:cs="Calibri Light"/>
          <w:sz w:val="20"/>
          <w:szCs w:val="20"/>
        </w:rPr>
        <w:t xml:space="preserve">KU’s </w:t>
      </w:r>
      <w:r w:rsidRPr="00F91A01">
        <w:rPr>
          <w:rFonts w:ascii="Calibri Light" w:hAnsi="Calibri Light" w:cs="Calibri Light"/>
          <w:sz w:val="20"/>
          <w:szCs w:val="20"/>
        </w:rPr>
        <w:t xml:space="preserve">EHS </w:t>
      </w:r>
      <w:r w:rsidR="00150A83">
        <w:rPr>
          <w:rFonts w:ascii="Calibri Light" w:hAnsi="Calibri Light" w:cs="Calibri Light"/>
          <w:sz w:val="20"/>
          <w:szCs w:val="20"/>
        </w:rPr>
        <w:t>M</w:t>
      </w:r>
      <w:r w:rsidRPr="00F91A01">
        <w:rPr>
          <w:rFonts w:ascii="Calibri Light" w:hAnsi="Calibri Light" w:cs="Calibri Light"/>
          <w:sz w:val="20"/>
          <w:szCs w:val="20"/>
        </w:rPr>
        <w:t>anagement</w:t>
      </w:r>
      <w:r w:rsidR="00150A83">
        <w:rPr>
          <w:rFonts w:ascii="Calibri Light" w:hAnsi="Calibri Light" w:cs="Calibri Light"/>
          <w:sz w:val="20"/>
          <w:szCs w:val="20"/>
        </w:rPr>
        <w:t xml:space="preserve"> S</w:t>
      </w:r>
      <w:r w:rsidRPr="00F91A01">
        <w:rPr>
          <w:rFonts w:ascii="Calibri Light" w:hAnsi="Calibri Light" w:cs="Calibri Light"/>
          <w:sz w:val="20"/>
          <w:szCs w:val="20"/>
        </w:rPr>
        <w:t xml:space="preserve">ystem </w:t>
      </w:r>
      <w:r w:rsidR="00150A83">
        <w:rPr>
          <w:rFonts w:ascii="Calibri Light" w:hAnsi="Calibri Light" w:cs="Calibri Light"/>
          <w:sz w:val="20"/>
          <w:szCs w:val="20"/>
        </w:rPr>
        <w:t xml:space="preserve">(EHS-MS) </w:t>
      </w:r>
      <w:r w:rsidRPr="00F91A01">
        <w:rPr>
          <w:rFonts w:ascii="Calibri Light" w:hAnsi="Calibri Light" w:cs="Calibri Light"/>
          <w:sz w:val="20"/>
          <w:szCs w:val="20"/>
        </w:rPr>
        <w:t>has been developed to meet the requirements of Abu Dhabi Emirate and relevant international standards</w:t>
      </w:r>
      <w:r w:rsidR="00150A83">
        <w:rPr>
          <w:rFonts w:ascii="Calibri Light" w:hAnsi="Calibri Light" w:cs="Calibri Light"/>
          <w:sz w:val="20"/>
          <w:szCs w:val="20"/>
        </w:rPr>
        <w:t xml:space="preserve"> (ISO)</w:t>
      </w:r>
      <w:r w:rsidRPr="00F91A01">
        <w:rPr>
          <w:rFonts w:ascii="Calibri Light" w:hAnsi="Calibri Light" w:cs="Calibri Light"/>
          <w:sz w:val="20"/>
          <w:szCs w:val="20"/>
        </w:rPr>
        <w:t>. The EHS-MS aims to:</w:t>
      </w:r>
    </w:p>
    <w:p w14:paraId="1FF08C9A" w14:textId="4D2F6435"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Secure the health, safety, and welfare of KU community</w:t>
      </w:r>
    </w:p>
    <w:p w14:paraId="6A4EA152" w14:textId="3B4827B3"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Protect the public from the health and safety risks from KU activities</w:t>
      </w:r>
    </w:p>
    <w:p w14:paraId="658FBB86" w14:textId="47125FFE"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Eliminate workplace risks at the source</w:t>
      </w:r>
    </w:p>
    <w:p w14:paraId="561A03BB" w14:textId="4785DE1B"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Implement health, safety, security, and welfare standards</w:t>
      </w:r>
    </w:p>
    <w:p w14:paraId="4ED5BBBA" w14:textId="5E61B6D2" w:rsidR="009B7FCC"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Improve natural resource conservation and management</w:t>
      </w:r>
    </w:p>
    <w:p w14:paraId="788FAC4D" w14:textId="303753FF" w:rsidR="009B7FCC" w:rsidRPr="006A10A3" w:rsidRDefault="002612D6"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w:t>
      </w:r>
      <w:r w:rsidR="00432F8C">
        <w:rPr>
          <w:rFonts w:ascii="Calibri Light" w:hAnsi="Calibri Light" w:cs="Calibri Light"/>
          <w:b/>
          <w:bCs/>
          <w:color w:val="0057B8"/>
          <w:sz w:val="24"/>
          <w:szCs w:val="24"/>
        </w:rPr>
        <w:t>Department</w:t>
      </w:r>
      <w:r>
        <w:rPr>
          <w:rFonts w:ascii="Calibri Light" w:hAnsi="Calibri Light" w:cs="Calibri Light"/>
          <w:b/>
          <w:bCs/>
          <w:color w:val="0057B8"/>
          <w:sz w:val="24"/>
          <w:szCs w:val="24"/>
        </w:rPr>
        <w:t xml:space="preserve"> Structure </w:t>
      </w:r>
    </w:p>
    <w:p w14:paraId="580D222B" w14:textId="26EF3050" w:rsidR="002612D6" w:rsidRPr="002612D6" w:rsidRDefault="002612D6" w:rsidP="002612D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612D6">
        <w:rPr>
          <w:rFonts w:ascii="Calibri Light" w:hAnsi="Calibri Light" w:cs="Calibri Light"/>
          <w:sz w:val="20"/>
          <w:szCs w:val="20"/>
        </w:rPr>
        <w:t xml:space="preserve">The organization structure for the EHS </w:t>
      </w:r>
      <w:r w:rsidR="00150A83">
        <w:rPr>
          <w:rFonts w:ascii="Calibri Light" w:hAnsi="Calibri Light" w:cs="Calibri Light"/>
          <w:sz w:val="20"/>
          <w:szCs w:val="20"/>
        </w:rPr>
        <w:t>Department</w:t>
      </w:r>
      <w:r w:rsidRPr="002612D6">
        <w:rPr>
          <w:rFonts w:ascii="Calibri Light" w:hAnsi="Calibri Light" w:cs="Calibri Light"/>
          <w:sz w:val="20"/>
          <w:szCs w:val="20"/>
        </w:rPr>
        <w:t xml:space="preserve"> at KU has 10 </w:t>
      </w:r>
      <w:r w:rsidR="00150A83">
        <w:rPr>
          <w:rFonts w:ascii="Calibri Light" w:hAnsi="Calibri Light" w:cs="Calibri Light"/>
          <w:sz w:val="20"/>
          <w:szCs w:val="20"/>
        </w:rPr>
        <w:t>staff members handling 5 roles</w:t>
      </w:r>
      <w:r w:rsidRPr="002612D6">
        <w:rPr>
          <w:rFonts w:ascii="Calibri Light" w:hAnsi="Calibri Light" w:cs="Calibri Light"/>
          <w:sz w:val="20"/>
          <w:szCs w:val="20"/>
        </w:rPr>
        <w:t xml:space="preserve"> as per the approved organization chart:</w:t>
      </w:r>
    </w:p>
    <w:p w14:paraId="0AE4C143" w14:textId="26832106"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Manager, Environment Health, and Safety</w:t>
      </w:r>
    </w:p>
    <w:p w14:paraId="04D6E190" w14:textId="239C48FA"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EHS Compliance Senior Specialist</w:t>
      </w:r>
    </w:p>
    <w:p w14:paraId="429809F5" w14:textId="7D86BDFC"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Buildings Safety Specialist</w:t>
      </w:r>
    </w:p>
    <w:p w14:paraId="5DC2E221" w14:textId="10615931"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Specialist</w:t>
      </w:r>
    </w:p>
    <w:p w14:paraId="3AD20F18" w14:textId="47E2AF09" w:rsidR="00270E8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Senior Specialist</w:t>
      </w:r>
    </w:p>
    <w:p w14:paraId="610E520D" w14:textId="79C54700" w:rsidR="00230D00" w:rsidRPr="00230D00" w:rsidRDefault="00230D00"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sidRPr="00230D00">
        <w:rPr>
          <w:rFonts w:ascii="Calibri Light" w:hAnsi="Calibri Light" w:cs="Calibri Light"/>
          <w:b/>
          <w:bCs/>
          <w:color w:val="0057B8"/>
          <w:sz w:val="24"/>
          <w:szCs w:val="24"/>
        </w:rPr>
        <w:t xml:space="preserve">EHS Main responsibilities </w:t>
      </w:r>
    </w:p>
    <w:p w14:paraId="038BB9CF" w14:textId="47FD11E3" w:rsidR="00704774" w:rsidRPr="00150A83" w:rsidRDefault="00704774" w:rsidP="00150A83">
      <w:pPr>
        <w:overflowPunct w:val="0"/>
        <w:autoSpaceDE w:val="0"/>
        <w:autoSpaceDN w:val="0"/>
        <w:adjustRightInd w:val="0"/>
        <w:spacing w:before="60" w:after="60"/>
        <w:ind w:left="270" w:right="65"/>
        <w:jc w:val="both"/>
        <w:textAlignment w:val="baseline"/>
        <w:rPr>
          <w:rFonts w:ascii="Calibri Light" w:hAnsi="Calibri Light" w:cs="Calibri Light"/>
          <w:sz w:val="20"/>
          <w:szCs w:val="20"/>
        </w:rPr>
      </w:pPr>
      <w:r w:rsidRPr="00150A83">
        <w:rPr>
          <w:rFonts w:ascii="Calibri Light" w:hAnsi="Calibri Light" w:cs="Calibri Light"/>
          <w:sz w:val="20"/>
          <w:szCs w:val="20"/>
        </w:rPr>
        <w:t>The main responsibilities of the EHS</w:t>
      </w:r>
      <w:r w:rsidR="00432F8C">
        <w:rPr>
          <w:rFonts w:ascii="Calibri Light" w:hAnsi="Calibri Light" w:cs="Calibri Light"/>
          <w:sz w:val="20"/>
          <w:szCs w:val="20"/>
        </w:rPr>
        <w:t xml:space="preserve"> Department</w:t>
      </w:r>
      <w:r w:rsidRPr="00150A83">
        <w:rPr>
          <w:rFonts w:ascii="Calibri Light" w:hAnsi="Calibri Light" w:cs="Calibri Light"/>
          <w:sz w:val="20"/>
          <w:szCs w:val="20"/>
        </w:rPr>
        <w:t xml:space="preserve"> are as follows:</w:t>
      </w:r>
    </w:p>
    <w:p w14:paraId="2263E908" w14:textId="72124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Incidents Management &amp; Reporting</w:t>
      </w:r>
    </w:p>
    <w:p w14:paraId="6DEF9F89" w14:textId="4B7C3AE5"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Evacuation and Emergency Drills</w:t>
      </w:r>
    </w:p>
    <w:p w14:paraId="1CC83D7D" w14:textId="6CCC2F4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Occupational Healthcare Monitoring </w:t>
      </w:r>
    </w:p>
    <w:p w14:paraId="48EB9B7B" w14:textId="427AEC3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Waste Management </w:t>
      </w:r>
    </w:p>
    <w:p w14:paraId="11B8AAEF" w14:textId="2843D18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Hazard Identification and Risk Management </w:t>
      </w:r>
    </w:p>
    <w:p w14:paraId="74823FDA" w14:textId="6E97861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Trainings and Awareness </w:t>
      </w:r>
    </w:p>
    <w:p w14:paraId="43D894C4" w14:textId="3F339A82"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Accreditations Compliance and Certifications</w:t>
      </w:r>
    </w:p>
    <w:p w14:paraId="66D005BB" w14:textId="22ABD5F1"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Audits and Inspections </w:t>
      </w:r>
    </w:p>
    <w:p w14:paraId="5578D1AA" w14:textId="58E658EC"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Fire Detection and Prevention </w:t>
      </w:r>
    </w:p>
    <w:p w14:paraId="171054D5" w14:textId="710BF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Setting and Monitoring EHS Objectives </w:t>
      </w:r>
    </w:p>
    <w:p w14:paraId="159F0CEA" w14:textId="32A59B1E" w:rsidR="00230D00" w:rsidRPr="000B3508" w:rsidRDefault="00150A83"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Approval of </w:t>
      </w:r>
      <w:r w:rsidR="00704774" w:rsidRPr="000B3508">
        <w:rPr>
          <w:rFonts w:ascii="Calibri Light" w:hAnsi="Calibri Light" w:cs="Calibri Light"/>
          <w:sz w:val="20"/>
          <w:szCs w:val="20"/>
        </w:rPr>
        <w:t>Permit to Work</w:t>
      </w: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8568"/>
      </w:tblGrid>
      <w:tr w:rsidR="00FD5530" w:rsidRPr="0000509E" w14:paraId="3D241F77" w14:textId="77777777" w:rsidTr="007B466E">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B5004C">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D81646" w:rsidRPr="0000509E" w14:paraId="4147958A" w14:textId="77777777" w:rsidTr="00370FF5">
        <w:trPr>
          <w:cantSplit/>
          <w:trHeight w:val="53"/>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4A0BC299" w:rsidR="005473D9" w:rsidRPr="002343D9" w:rsidRDefault="007D77A9" w:rsidP="00B5004C">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Governance - </w:t>
            </w:r>
            <w:r w:rsidR="00C06D3C">
              <w:rPr>
                <w:rFonts w:ascii="Calibri Light" w:hAnsi="Calibri Light" w:cs="Calibri Light"/>
                <w:b/>
                <w:bCs/>
                <w:color w:val="FFFFFF" w:themeColor="background1"/>
                <w:sz w:val="20"/>
                <w:szCs w:val="20"/>
              </w:rPr>
              <w:t xml:space="preserve">Policies </w:t>
            </w:r>
            <w:r>
              <w:rPr>
                <w:rFonts w:ascii="Calibri Light" w:hAnsi="Calibri Light" w:cs="Calibri Light"/>
                <w:b/>
                <w:bCs/>
                <w:color w:val="FFFFFF" w:themeColor="background1"/>
                <w:sz w:val="20"/>
                <w:szCs w:val="20"/>
              </w:rPr>
              <w:t xml:space="preserve">&amp; </w:t>
            </w:r>
            <w:r w:rsidR="00C06D3C">
              <w:rPr>
                <w:rFonts w:ascii="Calibri Light" w:hAnsi="Calibri Light" w:cs="Calibri Light"/>
                <w:b/>
                <w:bCs/>
                <w:color w:val="FFFFFF" w:themeColor="background1"/>
                <w:sz w:val="20"/>
                <w:szCs w:val="20"/>
              </w:rPr>
              <w:t xml:space="preserve">Procedures </w:t>
            </w:r>
            <w:r>
              <w:rPr>
                <w:rFonts w:ascii="Calibri Light" w:hAnsi="Calibri Light" w:cs="Calibri Light"/>
                <w:b/>
                <w:bCs/>
                <w:color w:val="FFFFFF" w:themeColor="background1"/>
                <w:sz w:val="20"/>
                <w:szCs w:val="20"/>
              </w:rPr>
              <w:t xml:space="preserve">and Organization Structure </w:t>
            </w:r>
          </w:p>
        </w:tc>
      </w:tr>
      <w:tr w:rsidR="001469EA" w:rsidRPr="0000509E" w14:paraId="36B03DD8"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5CF6E2F4"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8542F">
              <w:rPr>
                <w:rFonts w:ascii="Calibri Light" w:hAnsi="Calibri Light" w:cs="Calibri Light"/>
                <w:b/>
                <w:bCs/>
                <w:sz w:val="20"/>
                <w:szCs w:val="20"/>
              </w:rPr>
              <w:t>Risk Ref :</w:t>
            </w:r>
            <w:r>
              <w:rPr>
                <w:rFonts w:ascii="Calibri Light" w:hAnsi="Calibri Light" w:cs="Calibri Light"/>
                <w:b/>
                <w:bCs/>
                <w:sz w:val="20"/>
                <w:szCs w:val="20"/>
              </w:rPr>
              <w:t xml:space="preserve"> </w:t>
            </w:r>
            <w:r w:rsidR="00E45D9E">
              <w:t xml:space="preserve"> </w:t>
            </w:r>
            <w:r w:rsidR="00E45D9E" w:rsidRPr="00E45D9E">
              <w:rPr>
                <w:rFonts w:ascii="Calibri Light" w:hAnsi="Calibri Light" w:cs="Calibri Light"/>
                <w:color w:val="0070C0"/>
                <w:sz w:val="20"/>
                <w:szCs w:val="20"/>
              </w:rPr>
              <w:t>KU-EHS-01</w:t>
            </w:r>
            <w:r w:rsidR="007D77A9">
              <w:rPr>
                <w:rFonts w:ascii="Calibri Light" w:hAnsi="Calibri Light" w:cs="Calibri Light"/>
                <w:color w:val="0070C0"/>
                <w:sz w:val="20"/>
                <w:szCs w:val="20"/>
              </w:rPr>
              <w:t xml:space="preserve"> &amp; </w:t>
            </w:r>
            <w:r w:rsidR="007D77A9" w:rsidRPr="00D00249">
              <w:rPr>
                <w:rFonts w:ascii="Calibri Light" w:hAnsi="Calibri Light" w:cs="Calibri Light"/>
                <w:color w:val="0070C0"/>
                <w:sz w:val="20"/>
                <w:szCs w:val="20"/>
              </w:rPr>
              <w:t xml:space="preserve"> KU-EHS-02</w:t>
            </w:r>
          </w:p>
        </w:tc>
      </w:tr>
      <w:tr w:rsidR="001469EA" w:rsidRPr="0000509E" w14:paraId="6CCC994F"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44E3F12" w14:textId="48D64D36" w:rsidR="00C9589B" w:rsidRDefault="00C9589B" w:rsidP="00BE2E5C">
            <w:pPr>
              <w:pStyle w:val="Body"/>
              <w:rPr>
                <w:rFonts w:ascii="Calibri Light" w:hAnsi="Calibri Light" w:cs="Calibri Light"/>
                <w:sz w:val="20"/>
                <w:szCs w:val="20"/>
              </w:rPr>
            </w:pPr>
            <w:r w:rsidRPr="00625684">
              <w:rPr>
                <w:rFonts w:ascii="Calibri Light" w:hAnsi="Calibri Light" w:cs="Calibri Light"/>
                <w:b/>
                <w:bCs/>
                <w:sz w:val="20"/>
                <w:szCs w:val="20"/>
              </w:rPr>
              <w:t>Timely Review of EHS Policies and Procedures</w:t>
            </w:r>
            <w:r w:rsidRPr="00625684">
              <w:rPr>
                <w:rFonts w:ascii="Calibri Light" w:hAnsi="Calibri Light" w:cs="Calibri Light"/>
                <w:sz w:val="20"/>
                <w:szCs w:val="20"/>
              </w:rPr>
              <w:t xml:space="preserve">: </w:t>
            </w:r>
            <w:r>
              <w:t xml:space="preserve"> </w:t>
            </w:r>
          </w:p>
          <w:p w14:paraId="171AFBAB" w14:textId="7CD14B9A" w:rsidR="00BE2E5C" w:rsidRPr="00BE2E5C" w:rsidRDefault="00BE2E5C" w:rsidP="00BE2E5C">
            <w:pPr>
              <w:pStyle w:val="Body"/>
              <w:rPr>
                <w:rFonts w:ascii="Calibri Light" w:hAnsi="Calibri Light" w:cs="Calibri Light"/>
                <w:sz w:val="20"/>
                <w:szCs w:val="20"/>
              </w:rPr>
            </w:pPr>
            <w:r w:rsidRPr="00BE2E5C">
              <w:rPr>
                <w:rFonts w:ascii="Calibri Light" w:hAnsi="Calibri Light" w:cs="Calibri Light"/>
                <w:sz w:val="20"/>
                <w:szCs w:val="20"/>
              </w:rPr>
              <w:t xml:space="preserve">As per the Document Control </w:t>
            </w:r>
            <w:r w:rsidR="00927810" w:rsidRPr="00BE2E5C">
              <w:rPr>
                <w:rFonts w:ascii="Calibri Light" w:hAnsi="Calibri Light" w:cs="Calibri Light"/>
                <w:sz w:val="20"/>
                <w:szCs w:val="20"/>
              </w:rPr>
              <w:t>Procedure</w:t>
            </w:r>
            <w:r w:rsidRPr="00BE2E5C">
              <w:rPr>
                <w:rFonts w:ascii="Calibri Light" w:hAnsi="Calibri Light" w:cs="Calibri Light"/>
                <w:sz w:val="20"/>
                <w:szCs w:val="20"/>
              </w:rPr>
              <w:t xml:space="preserve"> "KU–FD–EHS–MSM–08", </w:t>
            </w:r>
            <w:r w:rsidR="00150A83">
              <w:rPr>
                <w:rFonts w:ascii="Calibri Light" w:hAnsi="Calibri Light" w:cs="Calibri Light"/>
                <w:sz w:val="20"/>
                <w:szCs w:val="20"/>
              </w:rPr>
              <w:t>S</w:t>
            </w:r>
            <w:r w:rsidRPr="00BE2E5C">
              <w:rPr>
                <w:rFonts w:ascii="Calibri Light" w:hAnsi="Calibri Light" w:cs="Calibri Light"/>
                <w:sz w:val="20"/>
                <w:szCs w:val="20"/>
              </w:rPr>
              <w:t>ection 5.8.2, revision of the entire EHS Manual, MSM / MPM / DPM Manuals should be:</w:t>
            </w:r>
          </w:p>
          <w:p w14:paraId="0135872C" w14:textId="19C39115" w:rsidR="00BE2E5C" w:rsidRPr="009917DD" w:rsidRDefault="00BE2E5C" w:rsidP="00B5004C">
            <w:pPr>
              <w:pStyle w:val="NumberedHeading1"/>
              <w:numPr>
                <w:ilvl w:val="0"/>
                <w:numId w:val="16"/>
              </w:numPr>
              <w:spacing w:before="0" w:after="0"/>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At least once in four years or as and when found essential to ensure the effectiveness and continual improvement of the implemented Management System.</w:t>
            </w:r>
          </w:p>
          <w:p w14:paraId="4002B399" w14:textId="2FEAB190" w:rsidR="005473D9" w:rsidRDefault="00BE2E5C" w:rsidP="00B5004C">
            <w:pPr>
              <w:pStyle w:val="NumberedHeading1"/>
              <w:numPr>
                <w:ilvl w:val="0"/>
                <w:numId w:val="16"/>
              </w:numPr>
              <w:spacing w:before="0" w:after="0"/>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 xml:space="preserve">When there is a </w:t>
            </w:r>
            <w:commentRangeStart w:id="6"/>
            <w:r w:rsidRPr="009917DD">
              <w:rPr>
                <w:rFonts w:ascii="Calibri Light" w:hAnsi="Calibri Light" w:cs="Calibri Light"/>
                <w:b w:val="0"/>
                <w:spacing w:val="0"/>
                <w:kern w:val="0"/>
                <w:sz w:val="20"/>
                <w:szCs w:val="20"/>
              </w:rPr>
              <w:t>Significant Organizational Changes</w:t>
            </w:r>
            <w:commentRangeEnd w:id="6"/>
            <w:r w:rsidR="000F1E7E">
              <w:rPr>
                <w:rStyle w:val="CommentReference"/>
                <w:rFonts w:ascii="Calibri Light" w:eastAsia="Calibri Light" w:hAnsi="Calibri Light" w:cs="Calibri Light"/>
                <w:b w:val="0"/>
                <w:spacing w:val="0"/>
                <w:kern w:val="0"/>
              </w:rPr>
              <w:commentReference w:id="6"/>
            </w:r>
            <w:r w:rsidRPr="009917DD">
              <w:rPr>
                <w:rFonts w:ascii="Calibri Light" w:hAnsi="Calibri Light" w:cs="Calibri Light"/>
                <w:b w:val="0"/>
                <w:spacing w:val="0"/>
                <w:kern w:val="0"/>
                <w:sz w:val="20"/>
                <w:szCs w:val="20"/>
              </w:rPr>
              <w:t>.</w:t>
            </w:r>
          </w:p>
          <w:p w14:paraId="59AA9FCD" w14:textId="27B513B5" w:rsidR="004C34D8" w:rsidRPr="003405E0" w:rsidRDefault="004C34D8" w:rsidP="004C34D8">
            <w:pPr>
              <w:pStyle w:val="NumberedHeading1"/>
              <w:spacing w:before="0" w:after="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It is pertinent to note that such updates in the EHS Manual ensure that the practices followed by all the staff and contractors are aligned with the latest EHS procedures and regulatory requirements. </w:t>
            </w:r>
          </w:p>
          <w:p w14:paraId="057A3A6F" w14:textId="77777777" w:rsidR="00C9589B" w:rsidRPr="003405E0" w:rsidRDefault="00C9589B" w:rsidP="00C9589B">
            <w:pPr>
              <w:pStyle w:val="NumberedHeading1"/>
              <w:spacing w:before="0" w:after="0"/>
              <w:ind w:left="360"/>
              <w:jc w:val="both"/>
              <w:rPr>
                <w:rFonts w:ascii="Calibri Light" w:hAnsi="Calibri Light" w:cs="Calibri Light"/>
                <w:b w:val="0"/>
                <w:spacing w:val="0"/>
                <w:kern w:val="0"/>
                <w:sz w:val="20"/>
                <w:szCs w:val="20"/>
              </w:rPr>
            </w:pPr>
          </w:p>
          <w:p w14:paraId="32198E4B" w14:textId="3767DDA1" w:rsidR="00B55B48" w:rsidRPr="003405E0" w:rsidRDefault="00F06DDF" w:rsidP="00B5004C">
            <w:pPr>
              <w:pStyle w:val="Body"/>
              <w:numPr>
                <w:ilvl w:val="0"/>
                <w:numId w:val="3"/>
              </w:numPr>
              <w:spacing w:before="60"/>
              <w:rPr>
                <w:rFonts w:ascii="Calibri Light" w:hAnsi="Calibri Light" w:cs="Calibri Light"/>
                <w:sz w:val="20"/>
                <w:szCs w:val="20"/>
              </w:rPr>
            </w:pPr>
            <w:r w:rsidRPr="003405E0">
              <w:rPr>
                <w:rFonts w:ascii="Calibri Light" w:hAnsi="Calibri Light" w:cs="Calibri Light"/>
                <w:sz w:val="20"/>
                <w:szCs w:val="20"/>
              </w:rPr>
              <w:t xml:space="preserve">EHS team established EHS policies and </w:t>
            </w:r>
            <w:r w:rsidR="00927810" w:rsidRPr="003405E0">
              <w:rPr>
                <w:rFonts w:ascii="Calibri Light" w:hAnsi="Calibri Light" w:cs="Calibri Light"/>
                <w:sz w:val="20"/>
                <w:szCs w:val="20"/>
              </w:rPr>
              <w:t>procedures</w:t>
            </w:r>
            <w:r w:rsidRPr="003405E0">
              <w:rPr>
                <w:rFonts w:ascii="Calibri Light" w:hAnsi="Calibri Light" w:cs="Calibri Light"/>
                <w:sz w:val="20"/>
                <w:szCs w:val="20"/>
              </w:rPr>
              <w:t xml:space="preserve"> for the control of activities and EHS processes.</w:t>
            </w:r>
            <w:r w:rsidR="00625684" w:rsidRPr="003405E0">
              <w:rPr>
                <w:rFonts w:ascii="Calibri Light" w:hAnsi="Calibri Light" w:cs="Calibri Light"/>
                <w:sz w:val="20"/>
                <w:szCs w:val="20"/>
              </w:rPr>
              <w:t xml:space="preserve"> </w:t>
            </w:r>
            <w:r w:rsidRPr="003405E0">
              <w:rPr>
                <w:rFonts w:ascii="Calibri Light" w:hAnsi="Calibri Light" w:cs="Calibri Light"/>
                <w:sz w:val="20"/>
                <w:szCs w:val="20"/>
              </w:rPr>
              <w:t xml:space="preserve">However, </w:t>
            </w:r>
            <w:r w:rsidR="00074ACE" w:rsidRPr="003405E0">
              <w:rPr>
                <w:rFonts w:ascii="Calibri Light" w:hAnsi="Calibri Light" w:cs="Calibri Light"/>
                <w:sz w:val="20"/>
                <w:szCs w:val="20"/>
              </w:rPr>
              <w:t>based</w:t>
            </w:r>
            <w:r w:rsidR="00BA7C3B" w:rsidRPr="003405E0">
              <w:rPr>
                <w:rFonts w:ascii="Calibri Light" w:hAnsi="Calibri Light" w:cs="Calibri Light"/>
                <w:sz w:val="20"/>
                <w:szCs w:val="20"/>
              </w:rPr>
              <w:t xml:space="preserve"> on our review of </w:t>
            </w:r>
            <w:r w:rsidR="00625684" w:rsidRPr="003405E0">
              <w:rPr>
                <w:rFonts w:ascii="Calibri Light" w:hAnsi="Calibri Light" w:cs="Calibri Light"/>
                <w:sz w:val="20"/>
                <w:szCs w:val="20"/>
              </w:rPr>
              <w:t>these</w:t>
            </w:r>
            <w:r w:rsidR="00BA7C3B" w:rsidRPr="003405E0">
              <w:rPr>
                <w:rFonts w:ascii="Calibri Light" w:hAnsi="Calibri Light" w:cs="Calibri Light"/>
                <w:sz w:val="20"/>
                <w:szCs w:val="20"/>
              </w:rPr>
              <w:t xml:space="preserve"> policies and procedures, it was noted that </w:t>
            </w:r>
            <w:r w:rsidR="005200B5" w:rsidRPr="003405E0">
              <w:rPr>
                <w:rFonts w:ascii="Calibri Light" w:hAnsi="Calibri Light" w:cs="Calibri Light"/>
                <w:sz w:val="20"/>
                <w:szCs w:val="20"/>
              </w:rPr>
              <w:t>all 4</w:t>
            </w:r>
            <w:r w:rsidR="00BA7C3B" w:rsidRPr="003405E0">
              <w:rPr>
                <w:rFonts w:ascii="Calibri Light" w:hAnsi="Calibri Light" w:cs="Calibri Light"/>
                <w:sz w:val="20"/>
                <w:szCs w:val="20"/>
              </w:rPr>
              <w:t xml:space="preserve"> policies and 33 </w:t>
            </w:r>
            <w:commentRangeStart w:id="7"/>
            <w:r w:rsidR="00BA7C3B" w:rsidRPr="003405E0">
              <w:rPr>
                <w:rFonts w:ascii="Calibri Light" w:hAnsi="Calibri Light" w:cs="Calibri Light"/>
                <w:sz w:val="20"/>
                <w:szCs w:val="20"/>
              </w:rPr>
              <w:t>out of 34 procedures</w:t>
            </w:r>
            <w:r w:rsidR="00EA66CF" w:rsidRPr="003405E0">
              <w:rPr>
                <w:rFonts w:ascii="Calibri Light" w:hAnsi="Calibri Light" w:cs="Calibri Light"/>
                <w:sz w:val="20"/>
                <w:szCs w:val="20"/>
              </w:rPr>
              <w:t xml:space="preserve"> (last review conducted in 2018)</w:t>
            </w:r>
            <w:r w:rsidR="00BA7C3B" w:rsidRPr="003405E0">
              <w:rPr>
                <w:rFonts w:ascii="Calibri Light" w:hAnsi="Calibri Light" w:cs="Calibri Light"/>
                <w:sz w:val="20"/>
                <w:szCs w:val="20"/>
              </w:rPr>
              <w:t xml:space="preserve"> </w:t>
            </w:r>
            <w:r w:rsidR="00625684" w:rsidRPr="003405E0">
              <w:rPr>
                <w:rFonts w:ascii="Calibri Light" w:hAnsi="Calibri Light" w:cs="Calibri Light"/>
                <w:sz w:val="20"/>
                <w:szCs w:val="20"/>
              </w:rPr>
              <w:t>were not reviewed as per the frequency defined in Documents control Procedure</w:t>
            </w:r>
            <w:r w:rsidR="00BA7C3B" w:rsidRPr="003405E0">
              <w:rPr>
                <w:rFonts w:ascii="Calibri Light" w:hAnsi="Calibri Light" w:cs="Calibri Light"/>
                <w:sz w:val="20"/>
                <w:szCs w:val="20"/>
              </w:rPr>
              <w:t>.</w:t>
            </w:r>
            <w:r w:rsidR="004C34D8" w:rsidRPr="003405E0">
              <w:rPr>
                <w:rFonts w:ascii="Calibri Light" w:hAnsi="Calibri Light" w:cs="Calibri Light"/>
                <w:sz w:val="20"/>
                <w:szCs w:val="20"/>
              </w:rPr>
              <w:t xml:space="preserve"> These policies and procedures relate to occupational health, well-being, emergency management</w:t>
            </w:r>
            <w:commentRangeEnd w:id="7"/>
            <w:r w:rsidR="000F1E7E">
              <w:rPr>
                <w:rStyle w:val="CommentReference"/>
                <w:rFonts w:ascii="Calibri Light" w:eastAsia="Calibri Light" w:hAnsi="Calibri Light" w:cs="Calibri Light"/>
              </w:rPr>
              <w:commentReference w:id="7"/>
            </w:r>
            <w:r w:rsidR="004C34D8" w:rsidRPr="003405E0">
              <w:rPr>
                <w:rFonts w:ascii="Calibri Light" w:hAnsi="Calibri Light" w:cs="Calibri Light"/>
                <w:sz w:val="20"/>
                <w:szCs w:val="20"/>
              </w:rPr>
              <w:t>, hazardous material management, first-aid, EHS risk assessment, PPEs to be used, etc. Outdated policies and procedures</w:t>
            </w:r>
            <w:r w:rsidR="00E4101A" w:rsidRPr="003405E0">
              <w:rPr>
                <w:rFonts w:ascii="Calibri Light" w:hAnsi="Calibri Light" w:cs="Calibri Light"/>
                <w:sz w:val="20"/>
                <w:szCs w:val="20"/>
              </w:rPr>
              <w:t xml:space="preserve"> may </w:t>
            </w:r>
            <w:r w:rsidR="004B6940" w:rsidRPr="003405E0">
              <w:rPr>
                <w:rFonts w:ascii="Calibri Light" w:hAnsi="Calibri Light" w:cs="Calibri Light"/>
                <w:sz w:val="20"/>
                <w:szCs w:val="20"/>
              </w:rPr>
              <w:t xml:space="preserve">result in inconsistent </w:t>
            </w:r>
            <w:r w:rsidR="00785F95" w:rsidRPr="003405E0">
              <w:rPr>
                <w:rFonts w:ascii="Calibri Light" w:hAnsi="Calibri Light" w:cs="Calibri Light"/>
                <w:sz w:val="20"/>
                <w:szCs w:val="20"/>
              </w:rPr>
              <w:t xml:space="preserve">EHS </w:t>
            </w:r>
            <w:r w:rsidR="004B6940" w:rsidRPr="003405E0">
              <w:rPr>
                <w:rFonts w:ascii="Calibri Light" w:hAnsi="Calibri Light" w:cs="Calibri Light"/>
                <w:sz w:val="20"/>
                <w:szCs w:val="20"/>
              </w:rPr>
              <w:t xml:space="preserve">practices </w:t>
            </w:r>
            <w:r w:rsidR="004C34D8" w:rsidRPr="003405E0">
              <w:rPr>
                <w:rFonts w:ascii="Calibri Light" w:hAnsi="Calibri Light" w:cs="Calibri Light"/>
                <w:sz w:val="20"/>
                <w:szCs w:val="20"/>
              </w:rPr>
              <w:t xml:space="preserve">being followed by staff &amp; contractors, thereby </w:t>
            </w:r>
            <w:r w:rsidR="004B6940" w:rsidRPr="003405E0">
              <w:rPr>
                <w:rFonts w:ascii="Calibri Light" w:hAnsi="Calibri Light" w:cs="Calibri Light"/>
                <w:sz w:val="20"/>
                <w:szCs w:val="20"/>
              </w:rPr>
              <w:t>increas</w:t>
            </w:r>
            <w:r w:rsidR="004C34D8" w:rsidRPr="003405E0">
              <w:rPr>
                <w:rFonts w:ascii="Calibri Light" w:hAnsi="Calibri Light" w:cs="Calibri Light"/>
                <w:sz w:val="20"/>
                <w:szCs w:val="20"/>
              </w:rPr>
              <w:t xml:space="preserve">ing the </w:t>
            </w:r>
            <w:r w:rsidR="004B6940" w:rsidRPr="003405E0">
              <w:rPr>
                <w:rFonts w:ascii="Calibri Light" w:hAnsi="Calibri Light" w:cs="Calibri Light"/>
                <w:sz w:val="20"/>
                <w:szCs w:val="20"/>
              </w:rPr>
              <w:t xml:space="preserve">risk of </w:t>
            </w:r>
            <w:r w:rsidR="00785F95" w:rsidRPr="003405E0">
              <w:rPr>
                <w:rFonts w:ascii="Calibri Light" w:hAnsi="Calibri Light" w:cs="Calibri Light"/>
                <w:sz w:val="20"/>
                <w:szCs w:val="20"/>
              </w:rPr>
              <w:t>EHS</w:t>
            </w:r>
            <w:r w:rsidR="004B6940" w:rsidRPr="003405E0">
              <w:rPr>
                <w:rFonts w:ascii="Calibri Light" w:hAnsi="Calibri Light" w:cs="Calibri Light"/>
                <w:sz w:val="20"/>
                <w:szCs w:val="20"/>
              </w:rPr>
              <w:t xml:space="preserve"> incidents</w:t>
            </w:r>
            <w:r w:rsidR="00ED3239" w:rsidRPr="003405E0">
              <w:rPr>
                <w:rFonts w:ascii="Calibri Light" w:hAnsi="Calibri Light" w:cs="Calibri Light"/>
                <w:sz w:val="20"/>
                <w:szCs w:val="20"/>
              </w:rPr>
              <w:t>.</w:t>
            </w:r>
          </w:p>
          <w:p w14:paraId="12CC63D8" w14:textId="4AFB508B" w:rsidR="005473D9" w:rsidRPr="00625684" w:rsidRDefault="00ED0468" w:rsidP="0021739F">
            <w:pPr>
              <w:pStyle w:val="Body"/>
              <w:spacing w:before="60"/>
              <w:ind w:left="450"/>
              <w:rPr>
                <w:rFonts w:ascii="Calibri Light" w:hAnsi="Calibri Light" w:cs="Calibri Light"/>
                <w:sz w:val="4"/>
                <w:szCs w:val="4"/>
                <w:u w:val="single"/>
              </w:rPr>
            </w:pPr>
            <w:r w:rsidRPr="00ED0468">
              <w:rPr>
                <w:rFonts w:ascii="Calibri Light" w:hAnsi="Calibri Light" w:cs="Calibri Light"/>
                <w:sz w:val="20"/>
                <w:szCs w:val="20"/>
                <w:u w:val="single"/>
              </w:rPr>
              <w:t xml:space="preserve">Refer to below table that </w:t>
            </w:r>
            <w:r w:rsidR="004D3438">
              <w:rPr>
                <w:rFonts w:ascii="Calibri Light" w:hAnsi="Calibri Light" w:cs="Calibri Light"/>
                <w:sz w:val="20"/>
                <w:szCs w:val="20"/>
                <w:u w:val="single"/>
              </w:rPr>
              <w:t xml:space="preserve">shows </w:t>
            </w:r>
            <w:r w:rsidR="000D01E5">
              <w:rPr>
                <w:rFonts w:ascii="Calibri Light" w:hAnsi="Calibri Light" w:cs="Calibri Light"/>
                <w:sz w:val="20"/>
                <w:szCs w:val="20"/>
                <w:u w:val="single"/>
              </w:rPr>
              <w:t xml:space="preserve">approval dates of the </w:t>
            </w:r>
            <w:r w:rsidR="00127CCA">
              <w:rPr>
                <w:rFonts w:ascii="Calibri Light" w:hAnsi="Calibri Light" w:cs="Calibri Light"/>
                <w:sz w:val="20"/>
                <w:szCs w:val="20"/>
                <w:u w:val="single"/>
              </w:rPr>
              <w:t>EHS Policies</w:t>
            </w:r>
            <w:r w:rsidR="00625684">
              <w:rPr>
                <w:rFonts w:ascii="Calibri Light" w:hAnsi="Calibri Light" w:cs="Calibri Light"/>
                <w:sz w:val="20"/>
                <w:szCs w:val="20"/>
                <w:u w:val="single"/>
              </w:rPr>
              <w:t>:</w:t>
            </w:r>
          </w:p>
          <w:p w14:paraId="264DC634" w14:textId="77777777" w:rsidR="00625684" w:rsidRPr="00625684" w:rsidRDefault="00625684" w:rsidP="0021739F">
            <w:pPr>
              <w:pStyle w:val="Body"/>
              <w:spacing w:before="60"/>
              <w:ind w:left="450"/>
              <w:rPr>
                <w:rFonts w:ascii="Calibri Light" w:hAnsi="Calibri Light" w:cs="Calibri Light"/>
                <w:sz w:val="2"/>
                <w:szCs w:val="2"/>
                <w:u w:val="single"/>
              </w:rPr>
            </w:pPr>
          </w:p>
          <w:tbl>
            <w:tblPr>
              <w:tblW w:w="9216" w:type="dxa"/>
              <w:tblInd w:w="435" w:type="dxa"/>
              <w:tblLook w:val="04A0" w:firstRow="1" w:lastRow="0" w:firstColumn="1" w:lastColumn="0" w:noHBand="0" w:noVBand="1"/>
            </w:tblPr>
            <w:tblGrid>
              <w:gridCol w:w="588"/>
              <w:gridCol w:w="2528"/>
              <w:gridCol w:w="4815"/>
              <w:gridCol w:w="1285"/>
            </w:tblGrid>
            <w:tr w:rsidR="003D47A6" w:rsidRPr="003D47A6" w14:paraId="2E32F8B7" w14:textId="77777777" w:rsidTr="00625684">
              <w:trPr>
                <w:trHeight w:val="306"/>
              </w:trPr>
              <w:tc>
                <w:tcPr>
                  <w:tcW w:w="588"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10602C84" w14:textId="77777777" w:rsidR="003D47A6" w:rsidRPr="003D47A6" w:rsidRDefault="003D47A6" w:rsidP="00934E8C">
                  <w:pPr>
                    <w:framePr w:hSpace="181" w:wrap="around" w:vAnchor="page" w:hAnchor="text" w:y="1441"/>
                    <w:suppressOverlap/>
                    <w:jc w:val="center"/>
                    <w:rPr>
                      <w:rFonts w:asciiTheme="majorHAnsi" w:hAnsiTheme="majorHAnsi" w:cstheme="majorHAnsi"/>
                      <w:b/>
                      <w:bCs/>
                      <w:color w:val="FFFFFF" w:themeColor="background1"/>
                      <w:sz w:val="18"/>
                      <w:szCs w:val="18"/>
                    </w:rPr>
                  </w:pPr>
                  <w:r w:rsidRPr="003D47A6">
                    <w:rPr>
                      <w:rFonts w:asciiTheme="majorHAnsi" w:hAnsiTheme="majorHAnsi" w:cstheme="majorHAnsi"/>
                      <w:b/>
                      <w:bCs/>
                      <w:color w:val="FFFFFF" w:themeColor="background1"/>
                      <w:sz w:val="18"/>
                      <w:szCs w:val="18"/>
                    </w:rPr>
                    <w:t>Sr No</w:t>
                  </w:r>
                </w:p>
              </w:tc>
              <w:tc>
                <w:tcPr>
                  <w:tcW w:w="2528" w:type="dxa"/>
                  <w:tcBorders>
                    <w:top w:val="single" w:sz="4" w:space="0" w:color="auto"/>
                    <w:left w:val="nil"/>
                    <w:bottom w:val="single" w:sz="4" w:space="0" w:color="auto"/>
                    <w:right w:val="single" w:sz="4" w:space="0" w:color="auto"/>
                  </w:tcBorders>
                  <w:shd w:val="clear" w:color="auto" w:fill="0057B8"/>
                  <w:vAlign w:val="center"/>
                  <w:hideMark/>
                </w:tcPr>
                <w:p w14:paraId="5498746E" w14:textId="77777777" w:rsidR="003D47A6" w:rsidRPr="003D47A6" w:rsidRDefault="003D47A6" w:rsidP="00934E8C">
                  <w:pPr>
                    <w:framePr w:hSpace="181" w:wrap="around" w:vAnchor="page" w:hAnchor="text" w:y="1441"/>
                    <w:suppressOverlap/>
                    <w:jc w:val="center"/>
                    <w:rPr>
                      <w:rFonts w:asciiTheme="majorHAnsi" w:hAnsiTheme="majorHAnsi" w:cstheme="majorHAnsi"/>
                      <w:b/>
                      <w:bCs/>
                      <w:color w:val="FFFFFF" w:themeColor="background1"/>
                      <w:sz w:val="18"/>
                      <w:szCs w:val="18"/>
                    </w:rPr>
                  </w:pPr>
                  <w:r w:rsidRPr="003D47A6">
                    <w:rPr>
                      <w:rFonts w:asciiTheme="majorHAnsi" w:hAnsiTheme="majorHAnsi" w:cstheme="majorHAnsi"/>
                      <w:b/>
                      <w:bCs/>
                      <w:color w:val="FFFFFF" w:themeColor="background1"/>
                      <w:sz w:val="18"/>
                      <w:szCs w:val="18"/>
                    </w:rPr>
                    <w:t>Policy Name</w:t>
                  </w:r>
                </w:p>
              </w:tc>
              <w:tc>
                <w:tcPr>
                  <w:tcW w:w="4815" w:type="dxa"/>
                  <w:tcBorders>
                    <w:top w:val="single" w:sz="4" w:space="0" w:color="auto"/>
                    <w:left w:val="nil"/>
                    <w:bottom w:val="single" w:sz="4" w:space="0" w:color="auto"/>
                    <w:right w:val="single" w:sz="4" w:space="0" w:color="auto"/>
                  </w:tcBorders>
                  <w:shd w:val="clear" w:color="auto" w:fill="0057B8"/>
                  <w:vAlign w:val="center"/>
                  <w:hideMark/>
                </w:tcPr>
                <w:p w14:paraId="77B78DCE" w14:textId="77777777" w:rsidR="003D47A6" w:rsidRPr="003D47A6" w:rsidRDefault="003D47A6" w:rsidP="00934E8C">
                  <w:pPr>
                    <w:framePr w:hSpace="181" w:wrap="around" w:vAnchor="page" w:hAnchor="text" w:y="1441"/>
                    <w:suppressOverlap/>
                    <w:jc w:val="center"/>
                    <w:rPr>
                      <w:rFonts w:asciiTheme="majorHAnsi" w:hAnsiTheme="majorHAnsi" w:cstheme="majorHAnsi"/>
                      <w:b/>
                      <w:bCs/>
                      <w:color w:val="FFFFFF" w:themeColor="background1"/>
                      <w:sz w:val="18"/>
                      <w:szCs w:val="18"/>
                    </w:rPr>
                  </w:pPr>
                  <w:r w:rsidRPr="003D47A6">
                    <w:rPr>
                      <w:rFonts w:asciiTheme="majorHAnsi" w:hAnsiTheme="majorHAnsi" w:cstheme="majorHAnsi"/>
                      <w:b/>
                      <w:bCs/>
                      <w:color w:val="FFFFFF" w:themeColor="background1"/>
                      <w:sz w:val="18"/>
                      <w:szCs w:val="18"/>
                    </w:rPr>
                    <w:t>Policy Description</w:t>
                  </w:r>
                </w:p>
              </w:tc>
              <w:tc>
                <w:tcPr>
                  <w:tcW w:w="1285" w:type="dxa"/>
                  <w:tcBorders>
                    <w:top w:val="single" w:sz="4" w:space="0" w:color="auto"/>
                    <w:left w:val="nil"/>
                    <w:bottom w:val="single" w:sz="4" w:space="0" w:color="auto"/>
                    <w:right w:val="single" w:sz="4" w:space="0" w:color="auto"/>
                  </w:tcBorders>
                  <w:shd w:val="clear" w:color="auto" w:fill="0057B8"/>
                  <w:vAlign w:val="center"/>
                  <w:hideMark/>
                </w:tcPr>
                <w:p w14:paraId="57C7FC9D" w14:textId="77777777" w:rsidR="003D47A6" w:rsidRPr="003D47A6" w:rsidRDefault="003D47A6" w:rsidP="00934E8C">
                  <w:pPr>
                    <w:framePr w:hSpace="181" w:wrap="around" w:vAnchor="page" w:hAnchor="text" w:y="1441"/>
                    <w:suppressOverlap/>
                    <w:jc w:val="center"/>
                    <w:rPr>
                      <w:rFonts w:asciiTheme="majorHAnsi" w:hAnsiTheme="majorHAnsi" w:cstheme="majorHAnsi"/>
                      <w:b/>
                      <w:bCs/>
                      <w:color w:val="FFFFFF" w:themeColor="background1"/>
                      <w:sz w:val="18"/>
                      <w:szCs w:val="18"/>
                    </w:rPr>
                  </w:pPr>
                  <w:r w:rsidRPr="003D47A6">
                    <w:rPr>
                      <w:rFonts w:asciiTheme="majorHAnsi" w:hAnsiTheme="majorHAnsi" w:cstheme="majorHAnsi"/>
                      <w:b/>
                      <w:bCs/>
                      <w:color w:val="FFFFFF" w:themeColor="background1"/>
                      <w:sz w:val="18"/>
                      <w:szCs w:val="18"/>
                    </w:rPr>
                    <w:t>Approval Date</w:t>
                  </w:r>
                </w:p>
              </w:tc>
            </w:tr>
            <w:tr w:rsidR="003D47A6" w:rsidRPr="003D47A6" w14:paraId="0619757E" w14:textId="77777777" w:rsidTr="00625684">
              <w:trPr>
                <w:trHeight w:val="306"/>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747C4A9C"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1</w:t>
                  </w:r>
                </w:p>
              </w:tc>
              <w:tc>
                <w:tcPr>
                  <w:tcW w:w="2528" w:type="dxa"/>
                  <w:tcBorders>
                    <w:top w:val="nil"/>
                    <w:left w:val="nil"/>
                    <w:bottom w:val="single" w:sz="4" w:space="0" w:color="auto"/>
                    <w:right w:val="single" w:sz="4" w:space="0" w:color="auto"/>
                  </w:tcBorders>
                  <w:shd w:val="clear" w:color="auto" w:fill="auto"/>
                  <w:vAlign w:val="center"/>
                  <w:hideMark/>
                </w:tcPr>
                <w:p w14:paraId="5F474379"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EHS-7400 Environment, Heath Safety</w:t>
                  </w:r>
                </w:p>
              </w:tc>
              <w:tc>
                <w:tcPr>
                  <w:tcW w:w="4815" w:type="dxa"/>
                  <w:tcBorders>
                    <w:top w:val="nil"/>
                    <w:left w:val="nil"/>
                    <w:bottom w:val="single" w:sz="4" w:space="0" w:color="auto"/>
                    <w:right w:val="single" w:sz="4" w:space="0" w:color="auto"/>
                  </w:tcBorders>
                  <w:shd w:val="clear" w:color="auto" w:fill="auto"/>
                  <w:vAlign w:val="center"/>
                  <w:hideMark/>
                </w:tcPr>
                <w:p w14:paraId="4BF45C16"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Improving the environmental, health and safety performance of its activities.</w:t>
                  </w:r>
                </w:p>
              </w:tc>
              <w:tc>
                <w:tcPr>
                  <w:tcW w:w="1285" w:type="dxa"/>
                  <w:tcBorders>
                    <w:top w:val="nil"/>
                    <w:left w:val="nil"/>
                    <w:bottom w:val="single" w:sz="4" w:space="0" w:color="auto"/>
                    <w:right w:val="single" w:sz="4" w:space="0" w:color="auto"/>
                  </w:tcBorders>
                  <w:shd w:val="clear" w:color="auto" w:fill="auto"/>
                  <w:vAlign w:val="center"/>
                  <w:hideMark/>
                </w:tcPr>
                <w:p w14:paraId="787D9DBE" w14:textId="77777777" w:rsidR="003D47A6" w:rsidRPr="003D47A6" w:rsidRDefault="003D47A6" w:rsidP="00934E8C">
                  <w:pPr>
                    <w:pStyle w:val="Body"/>
                    <w:framePr w:hSpace="181" w:wrap="around" w:vAnchor="page" w:hAnchor="text" w:y="1441"/>
                    <w:suppressOverlap/>
                    <w:jc w:val="center"/>
                    <w:rPr>
                      <w:rFonts w:asciiTheme="majorHAnsi" w:hAnsiTheme="majorHAnsi" w:cstheme="majorHAnsi"/>
                      <w:color w:val="000000"/>
                      <w:sz w:val="18"/>
                      <w:szCs w:val="18"/>
                    </w:rPr>
                  </w:pPr>
                  <w:r w:rsidRPr="003D47A6">
                    <w:rPr>
                      <w:rFonts w:asciiTheme="majorHAnsi" w:hAnsiTheme="majorHAnsi" w:cstheme="majorHAnsi"/>
                      <w:color w:val="000000"/>
                      <w:sz w:val="18"/>
                      <w:szCs w:val="18"/>
                    </w:rPr>
                    <w:t>1-Jan-18</w:t>
                  </w:r>
                </w:p>
              </w:tc>
            </w:tr>
            <w:tr w:rsidR="003D47A6" w:rsidRPr="003D47A6" w14:paraId="6EC085F9" w14:textId="77777777" w:rsidTr="00625684">
              <w:trPr>
                <w:trHeight w:val="784"/>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19BD12CE"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2</w:t>
                  </w:r>
                </w:p>
              </w:tc>
              <w:tc>
                <w:tcPr>
                  <w:tcW w:w="2528" w:type="dxa"/>
                  <w:tcBorders>
                    <w:top w:val="nil"/>
                    <w:left w:val="nil"/>
                    <w:bottom w:val="single" w:sz="4" w:space="0" w:color="auto"/>
                    <w:right w:val="single" w:sz="4" w:space="0" w:color="auto"/>
                  </w:tcBorders>
                  <w:shd w:val="clear" w:color="auto" w:fill="auto"/>
                  <w:vAlign w:val="center"/>
                  <w:hideMark/>
                </w:tcPr>
                <w:p w14:paraId="05872CE0"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EHS 7450 Occupationa</w:t>
                  </w:r>
                  <w:bookmarkStart w:id="8" w:name="_GoBack"/>
                  <w:bookmarkEnd w:id="8"/>
                  <w:r w:rsidRPr="003D47A6">
                    <w:rPr>
                      <w:rFonts w:asciiTheme="majorHAnsi" w:hAnsiTheme="majorHAnsi" w:cstheme="majorHAnsi"/>
                      <w:color w:val="000000"/>
                      <w:sz w:val="18"/>
                      <w:szCs w:val="18"/>
                    </w:rPr>
                    <w:t>l Health and Safety</w:t>
                  </w:r>
                </w:p>
              </w:tc>
              <w:tc>
                <w:tcPr>
                  <w:tcW w:w="4815" w:type="dxa"/>
                  <w:tcBorders>
                    <w:top w:val="nil"/>
                    <w:left w:val="nil"/>
                    <w:bottom w:val="single" w:sz="4" w:space="0" w:color="auto"/>
                    <w:right w:val="single" w:sz="4" w:space="0" w:color="auto"/>
                  </w:tcBorders>
                  <w:shd w:val="clear" w:color="auto" w:fill="auto"/>
                  <w:vAlign w:val="center"/>
                  <w:hideMark/>
                </w:tcPr>
                <w:p w14:paraId="2DD13E28" w14:textId="0CD5E454"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 xml:space="preserve">Occupational health, </w:t>
                  </w:r>
                  <w:r w:rsidR="000651FB" w:rsidRPr="003D47A6">
                    <w:rPr>
                      <w:rFonts w:asciiTheme="majorHAnsi" w:hAnsiTheme="majorHAnsi" w:cstheme="majorHAnsi"/>
                      <w:color w:val="000000"/>
                      <w:sz w:val="18"/>
                      <w:szCs w:val="18"/>
                    </w:rPr>
                    <w:t>safety,</w:t>
                  </w:r>
                  <w:r w:rsidRPr="003D47A6">
                    <w:rPr>
                      <w:rFonts w:asciiTheme="majorHAnsi" w:hAnsiTheme="majorHAnsi" w:cstheme="majorHAnsi"/>
                      <w:color w:val="000000"/>
                      <w:sz w:val="18"/>
                      <w:szCs w:val="18"/>
                    </w:rPr>
                    <w:t xml:space="preserve"> and welfare of all of its staff members and those affected by its activities including students, visitors, </w:t>
                  </w:r>
                  <w:r w:rsidR="00686BFD" w:rsidRPr="003D47A6">
                    <w:rPr>
                      <w:rFonts w:asciiTheme="majorHAnsi" w:hAnsiTheme="majorHAnsi" w:cstheme="majorHAnsi"/>
                      <w:color w:val="000000"/>
                      <w:sz w:val="18"/>
                      <w:szCs w:val="18"/>
                    </w:rPr>
                    <w:t>contractors,</w:t>
                  </w:r>
                  <w:r w:rsidRPr="003D47A6">
                    <w:rPr>
                      <w:rFonts w:asciiTheme="majorHAnsi" w:hAnsiTheme="majorHAnsi" w:cstheme="majorHAnsi"/>
                      <w:color w:val="000000"/>
                      <w:sz w:val="18"/>
                      <w:szCs w:val="18"/>
                    </w:rPr>
                    <w:t xml:space="preserve"> and members of the public.</w:t>
                  </w:r>
                </w:p>
              </w:tc>
              <w:tc>
                <w:tcPr>
                  <w:tcW w:w="1285" w:type="dxa"/>
                  <w:tcBorders>
                    <w:top w:val="nil"/>
                    <w:left w:val="nil"/>
                    <w:bottom w:val="single" w:sz="4" w:space="0" w:color="auto"/>
                    <w:right w:val="single" w:sz="4" w:space="0" w:color="auto"/>
                  </w:tcBorders>
                  <w:shd w:val="clear" w:color="auto" w:fill="auto"/>
                  <w:vAlign w:val="center"/>
                  <w:hideMark/>
                </w:tcPr>
                <w:p w14:paraId="4F4A4186" w14:textId="77777777" w:rsidR="003D47A6" w:rsidRPr="003D47A6" w:rsidRDefault="003D47A6" w:rsidP="00934E8C">
                  <w:pPr>
                    <w:pStyle w:val="Body"/>
                    <w:framePr w:hSpace="181" w:wrap="around" w:vAnchor="page" w:hAnchor="text" w:y="1441"/>
                    <w:suppressOverlap/>
                    <w:jc w:val="center"/>
                    <w:rPr>
                      <w:rFonts w:asciiTheme="majorHAnsi" w:hAnsiTheme="majorHAnsi" w:cstheme="majorHAnsi"/>
                      <w:color w:val="000000"/>
                      <w:sz w:val="18"/>
                      <w:szCs w:val="18"/>
                    </w:rPr>
                  </w:pPr>
                  <w:r w:rsidRPr="003D47A6">
                    <w:rPr>
                      <w:rFonts w:asciiTheme="majorHAnsi" w:hAnsiTheme="majorHAnsi" w:cstheme="majorHAnsi"/>
                      <w:color w:val="000000"/>
                      <w:sz w:val="18"/>
                      <w:szCs w:val="18"/>
                    </w:rPr>
                    <w:t>1-Jan-18</w:t>
                  </w:r>
                </w:p>
              </w:tc>
            </w:tr>
            <w:tr w:rsidR="003D47A6" w:rsidRPr="003D47A6" w14:paraId="662FDDF2" w14:textId="77777777" w:rsidTr="00625684">
              <w:trPr>
                <w:trHeight w:val="357"/>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6AE0888E"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3</w:t>
                  </w:r>
                </w:p>
              </w:tc>
              <w:tc>
                <w:tcPr>
                  <w:tcW w:w="2528" w:type="dxa"/>
                  <w:tcBorders>
                    <w:top w:val="nil"/>
                    <w:left w:val="nil"/>
                    <w:bottom w:val="single" w:sz="4" w:space="0" w:color="auto"/>
                    <w:right w:val="single" w:sz="4" w:space="0" w:color="auto"/>
                  </w:tcBorders>
                  <w:shd w:val="clear" w:color="auto" w:fill="auto"/>
                  <w:vAlign w:val="center"/>
                  <w:hideMark/>
                </w:tcPr>
                <w:p w14:paraId="42E3AD64"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EHS 7500 Health and Well-Being</w:t>
                  </w:r>
                </w:p>
              </w:tc>
              <w:tc>
                <w:tcPr>
                  <w:tcW w:w="4815" w:type="dxa"/>
                  <w:tcBorders>
                    <w:top w:val="nil"/>
                    <w:left w:val="nil"/>
                    <w:bottom w:val="single" w:sz="4" w:space="0" w:color="auto"/>
                    <w:right w:val="single" w:sz="4" w:space="0" w:color="auto"/>
                  </w:tcBorders>
                  <w:shd w:val="clear" w:color="auto" w:fill="auto"/>
                  <w:vAlign w:val="center"/>
                  <w:hideMark/>
                </w:tcPr>
                <w:p w14:paraId="337FAE45"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 xml:space="preserve">Health and wellbeing of Faculty, staff, volunteers, and campus contractors across all KU campuses. </w:t>
                  </w:r>
                </w:p>
              </w:tc>
              <w:tc>
                <w:tcPr>
                  <w:tcW w:w="1285" w:type="dxa"/>
                  <w:tcBorders>
                    <w:top w:val="nil"/>
                    <w:left w:val="nil"/>
                    <w:bottom w:val="single" w:sz="4" w:space="0" w:color="auto"/>
                    <w:right w:val="single" w:sz="4" w:space="0" w:color="auto"/>
                  </w:tcBorders>
                  <w:shd w:val="clear" w:color="auto" w:fill="auto"/>
                  <w:vAlign w:val="center"/>
                  <w:hideMark/>
                </w:tcPr>
                <w:p w14:paraId="444D57D8" w14:textId="77777777" w:rsidR="003D47A6" w:rsidRPr="003D47A6" w:rsidRDefault="003D47A6" w:rsidP="00934E8C">
                  <w:pPr>
                    <w:pStyle w:val="Body"/>
                    <w:framePr w:hSpace="181" w:wrap="around" w:vAnchor="page" w:hAnchor="text" w:y="1441"/>
                    <w:suppressOverlap/>
                    <w:jc w:val="center"/>
                    <w:rPr>
                      <w:rFonts w:asciiTheme="majorHAnsi" w:hAnsiTheme="majorHAnsi" w:cstheme="majorHAnsi"/>
                      <w:color w:val="000000"/>
                      <w:sz w:val="18"/>
                      <w:szCs w:val="18"/>
                    </w:rPr>
                  </w:pPr>
                  <w:r w:rsidRPr="003D47A6">
                    <w:rPr>
                      <w:rFonts w:asciiTheme="majorHAnsi" w:hAnsiTheme="majorHAnsi" w:cstheme="majorHAnsi"/>
                      <w:color w:val="000000"/>
                      <w:sz w:val="18"/>
                      <w:szCs w:val="18"/>
                    </w:rPr>
                    <w:t>1-Jan-18</w:t>
                  </w:r>
                </w:p>
              </w:tc>
            </w:tr>
            <w:tr w:rsidR="003D47A6" w:rsidRPr="003D47A6" w14:paraId="6E3BB5DA" w14:textId="77777777" w:rsidTr="00625684">
              <w:trPr>
                <w:trHeight w:val="280"/>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5627D01"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4</w:t>
                  </w:r>
                </w:p>
              </w:tc>
              <w:tc>
                <w:tcPr>
                  <w:tcW w:w="2528" w:type="dxa"/>
                  <w:tcBorders>
                    <w:top w:val="nil"/>
                    <w:left w:val="nil"/>
                    <w:bottom w:val="single" w:sz="4" w:space="0" w:color="auto"/>
                    <w:right w:val="single" w:sz="4" w:space="0" w:color="auto"/>
                  </w:tcBorders>
                  <w:shd w:val="clear" w:color="auto" w:fill="auto"/>
                  <w:vAlign w:val="center"/>
                  <w:hideMark/>
                </w:tcPr>
                <w:p w14:paraId="3E628560"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EHS 7510 Smoke Free Environment</w:t>
                  </w:r>
                </w:p>
              </w:tc>
              <w:tc>
                <w:tcPr>
                  <w:tcW w:w="4815" w:type="dxa"/>
                  <w:tcBorders>
                    <w:top w:val="nil"/>
                    <w:left w:val="nil"/>
                    <w:bottom w:val="single" w:sz="4" w:space="0" w:color="auto"/>
                    <w:right w:val="single" w:sz="4" w:space="0" w:color="auto"/>
                  </w:tcBorders>
                  <w:shd w:val="clear" w:color="auto" w:fill="auto"/>
                  <w:vAlign w:val="center"/>
                  <w:hideMark/>
                </w:tcPr>
                <w:p w14:paraId="64A390EF" w14:textId="77777777" w:rsidR="003D47A6" w:rsidRPr="003D47A6" w:rsidRDefault="003D47A6" w:rsidP="00934E8C">
                  <w:pPr>
                    <w:pStyle w:val="Body"/>
                    <w:framePr w:hSpace="181" w:wrap="around" w:vAnchor="page" w:hAnchor="text" w:y="1441"/>
                    <w:suppressOverlap/>
                    <w:rPr>
                      <w:rFonts w:asciiTheme="majorHAnsi" w:hAnsiTheme="majorHAnsi" w:cstheme="majorHAnsi"/>
                      <w:color w:val="000000"/>
                      <w:sz w:val="18"/>
                      <w:szCs w:val="18"/>
                    </w:rPr>
                  </w:pPr>
                  <w:r w:rsidRPr="003D47A6">
                    <w:rPr>
                      <w:rFonts w:asciiTheme="majorHAnsi" w:hAnsiTheme="majorHAnsi" w:cstheme="majorHAnsi"/>
                      <w:color w:val="000000"/>
                      <w:sz w:val="18"/>
                      <w:szCs w:val="18"/>
                    </w:rPr>
                    <w:t xml:space="preserve">Smoke free environment </w:t>
                  </w:r>
                </w:p>
              </w:tc>
              <w:tc>
                <w:tcPr>
                  <w:tcW w:w="1285" w:type="dxa"/>
                  <w:tcBorders>
                    <w:top w:val="nil"/>
                    <w:left w:val="nil"/>
                    <w:bottom w:val="single" w:sz="4" w:space="0" w:color="auto"/>
                    <w:right w:val="single" w:sz="4" w:space="0" w:color="auto"/>
                  </w:tcBorders>
                  <w:shd w:val="clear" w:color="auto" w:fill="auto"/>
                  <w:vAlign w:val="center"/>
                  <w:hideMark/>
                </w:tcPr>
                <w:p w14:paraId="71FC1197" w14:textId="77777777" w:rsidR="003D47A6" w:rsidRPr="003D47A6" w:rsidRDefault="003D47A6" w:rsidP="00934E8C">
                  <w:pPr>
                    <w:pStyle w:val="Body"/>
                    <w:framePr w:hSpace="181" w:wrap="around" w:vAnchor="page" w:hAnchor="text" w:y="1441"/>
                    <w:suppressOverlap/>
                    <w:jc w:val="center"/>
                    <w:rPr>
                      <w:rFonts w:asciiTheme="majorHAnsi" w:hAnsiTheme="majorHAnsi" w:cstheme="majorHAnsi"/>
                      <w:color w:val="000000"/>
                      <w:sz w:val="18"/>
                      <w:szCs w:val="18"/>
                    </w:rPr>
                  </w:pPr>
                  <w:r w:rsidRPr="003D47A6">
                    <w:rPr>
                      <w:rFonts w:asciiTheme="majorHAnsi" w:hAnsiTheme="majorHAnsi" w:cstheme="majorHAnsi"/>
                      <w:color w:val="000000"/>
                      <w:sz w:val="18"/>
                      <w:szCs w:val="18"/>
                    </w:rPr>
                    <w:t>1-Jan-18</w:t>
                  </w:r>
                </w:p>
              </w:tc>
            </w:tr>
          </w:tbl>
          <w:p w14:paraId="314492D4" w14:textId="517F45A0" w:rsidR="00127CCA" w:rsidRPr="00911C46" w:rsidRDefault="00911C46" w:rsidP="00127CCA">
            <w:pPr>
              <w:pStyle w:val="Body"/>
              <w:spacing w:before="60"/>
              <w:ind w:left="450"/>
              <w:rPr>
                <w:rFonts w:ascii="Calibri Light" w:hAnsi="Calibri Light" w:cs="Calibri Light"/>
                <w:sz w:val="20"/>
                <w:szCs w:val="20"/>
              </w:rPr>
            </w:pPr>
            <w:r w:rsidRPr="00911C46">
              <w:rPr>
                <w:rFonts w:ascii="Calibri Light" w:hAnsi="Calibri Light" w:cs="Calibri Light"/>
                <w:sz w:val="20"/>
                <w:szCs w:val="20"/>
              </w:rPr>
              <w:t xml:space="preserve">Please </w:t>
            </w:r>
            <w:r w:rsidR="00127CCA" w:rsidRPr="00911C46">
              <w:rPr>
                <w:rFonts w:ascii="Calibri Light" w:hAnsi="Calibri Light" w:cs="Calibri Light"/>
                <w:sz w:val="20"/>
                <w:szCs w:val="20"/>
              </w:rPr>
              <w:t xml:space="preserve">Refer to </w:t>
            </w:r>
            <w:commentRangeStart w:id="9"/>
            <w:r w:rsidR="00127CCA" w:rsidRPr="00911C46">
              <w:rPr>
                <w:rFonts w:ascii="Calibri Light" w:hAnsi="Calibri Light" w:cs="Calibri Light"/>
                <w:b/>
                <w:bCs/>
                <w:sz w:val="20"/>
                <w:szCs w:val="20"/>
              </w:rPr>
              <w:t xml:space="preserve">Appendix </w:t>
            </w:r>
            <w:r w:rsidR="009F0277" w:rsidRPr="00911C46">
              <w:rPr>
                <w:rFonts w:ascii="Calibri Light" w:hAnsi="Calibri Light" w:cs="Calibri Light"/>
                <w:b/>
                <w:bCs/>
                <w:sz w:val="20"/>
                <w:szCs w:val="20"/>
              </w:rPr>
              <w:t>2</w:t>
            </w:r>
            <w:r w:rsidR="005200B5">
              <w:rPr>
                <w:rFonts w:ascii="Calibri Light" w:hAnsi="Calibri Light" w:cs="Calibri Light"/>
                <w:b/>
                <w:bCs/>
                <w:sz w:val="20"/>
                <w:szCs w:val="20"/>
              </w:rPr>
              <w:t xml:space="preserve"> </w:t>
            </w:r>
            <w:r w:rsidR="005200B5" w:rsidRPr="005200B5">
              <w:rPr>
                <w:rFonts w:ascii="Calibri Light" w:hAnsi="Calibri Light" w:cs="Calibri Light"/>
                <w:sz w:val="20"/>
                <w:szCs w:val="20"/>
              </w:rPr>
              <w:t>for</w:t>
            </w:r>
            <w:r w:rsidR="00127CCA" w:rsidRPr="00911C46">
              <w:rPr>
                <w:rFonts w:ascii="Calibri Light" w:hAnsi="Calibri Light" w:cs="Calibri Light"/>
                <w:sz w:val="20"/>
                <w:szCs w:val="20"/>
              </w:rPr>
              <w:t xml:space="preserve"> approval </w:t>
            </w:r>
            <w:commentRangeEnd w:id="9"/>
            <w:r w:rsidR="006709B6">
              <w:rPr>
                <w:rStyle w:val="CommentReference"/>
                <w:rFonts w:ascii="Calibri Light" w:eastAsia="Calibri Light" w:hAnsi="Calibri Light" w:cs="Calibri Light"/>
              </w:rPr>
              <w:commentReference w:id="9"/>
            </w:r>
            <w:r w:rsidR="00127CCA" w:rsidRPr="00911C46">
              <w:rPr>
                <w:rFonts w:ascii="Calibri Light" w:hAnsi="Calibri Light" w:cs="Calibri Light"/>
                <w:sz w:val="20"/>
                <w:szCs w:val="20"/>
              </w:rPr>
              <w:t>dates of the EHS P</w:t>
            </w:r>
            <w:r w:rsidR="003D47A6" w:rsidRPr="00911C46">
              <w:rPr>
                <w:rFonts w:ascii="Calibri Light" w:hAnsi="Calibri Light" w:cs="Calibri Light"/>
                <w:sz w:val="20"/>
                <w:szCs w:val="20"/>
              </w:rPr>
              <w:t>rocedures</w:t>
            </w:r>
            <w:r w:rsidR="00127CCA" w:rsidRPr="00911C46">
              <w:rPr>
                <w:rFonts w:ascii="Calibri Light" w:hAnsi="Calibri Light" w:cs="Calibri Light"/>
                <w:sz w:val="20"/>
                <w:szCs w:val="20"/>
              </w:rPr>
              <w:t>.</w:t>
            </w:r>
          </w:p>
          <w:p w14:paraId="097407FD" w14:textId="77777777" w:rsidR="00C9589B" w:rsidRDefault="00C9589B" w:rsidP="00C9589B">
            <w:pPr>
              <w:pStyle w:val="Body"/>
              <w:spacing w:before="60"/>
              <w:rPr>
                <w:rFonts w:ascii="Calibri Light" w:hAnsi="Calibri Light" w:cs="Calibri Light"/>
                <w:b/>
                <w:bCs/>
                <w:sz w:val="20"/>
                <w:szCs w:val="20"/>
              </w:rPr>
            </w:pPr>
          </w:p>
          <w:p w14:paraId="08D5299A" w14:textId="2D1493BA" w:rsidR="00C9589B" w:rsidRPr="00C9589B" w:rsidRDefault="00C9589B" w:rsidP="00C9589B">
            <w:pPr>
              <w:pStyle w:val="Body"/>
              <w:spacing w:before="60"/>
              <w:rPr>
                <w:rFonts w:ascii="Calibri Light" w:hAnsi="Calibri Light" w:cs="Calibri Light"/>
                <w:sz w:val="20"/>
                <w:szCs w:val="20"/>
              </w:rPr>
            </w:pPr>
            <w:commentRangeStart w:id="10"/>
            <w:r>
              <w:rPr>
                <w:rFonts w:ascii="Calibri Light" w:hAnsi="Calibri Light" w:cs="Calibri Light"/>
                <w:b/>
                <w:bCs/>
                <w:sz w:val="20"/>
                <w:szCs w:val="20"/>
              </w:rPr>
              <w:t xml:space="preserve">EHS Organization Structure Change: </w:t>
            </w:r>
            <w:r>
              <w:rPr>
                <w:rFonts w:ascii="Calibri Light" w:hAnsi="Calibri Light" w:cs="Calibri Light"/>
                <w:sz w:val="20"/>
                <w:szCs w:val="20"/>
              </w:rPr>
              <w:t xml:space="preserve"> </w:t>
            </w:r>
            <w:r>
              <w:rPr>
                <w:rFonts w:asciiTheme="majorHAnsi" w:hAnsiTheme="majorHAnsi" w:cstheme="majorHAnsi"/>
                <w:sz w:val="20"/>
                <w:szCs w:val="20"/>
              </w:rPr>
              <w:t xml:space="preserve"> </w:t>
            </w:r>
            <w:commentRangeEnd w:id="10"/>
            <w:r w:rsidR="000F1E7E">
              <w:rPr>
                <w:rStyle w:val="CommentReference"/>
                <w:rFonts w:ascii="Calibri Light" w:eastAsia="Calibri Light" w:hAnsi="Calibri Light" w:cs="Calibri Light"/>
              </w:rPr>
              <w:commentReference w:id="10"/>
            </w:r>
          </w:p>
          <w:p w14:paraId="4589DD50" w14:textId="368E36B2" w:rsidR="00C2396A" w:rsidRPr="0021739F" w:rsidRDefault="00C2396A" w:rsidP="00370FF5">
            <w:pPr>
              <w:pStyle w:val="Body"/>
              <w:spacing w:before="60"/>
              <w:rPr>
                <w:rFonts w:ascii="Calibri Light" w:hAnsi="Calibri Light" w:cs="Calibri Light"/>
                <w:sz w:val="20"/>
                <w:szCs w:val="20"/>
              </w:rPr>
            </w:pPr>
            <w:r>
              <w:rPr>
                <w:rFonts w:asciiTheme="majorHAnsi" w:hAnsiTheme="majorHAnsi" w:cstheme="majorHAnsi"/>
                <w:sz w:val="20"/>
                <w:szCs w:val="20"/>
              </w:rPr>
              <w:t xml:space="preserve">EHS organization structure changed in </w:t>
            </w:r>
            <w:commentRangeStart w:id="11"/>
            <w:r>
              <w:rPr>
                <w:rFonts w:asciiTheme="majorHAnsi" w:hAnsiTheme="majorHAnsi" w:cstheme="majorHAnsi"/>
                <w:sz w:val="20"/>
                <w:szCs w:val="20"/>
              </w:rPr>
              <w:t xml:space="preserve">2022 with change in the EHS Manager </w:t>
            </w:r>
            <w:commentRangeEnd w:id="11"/>
            <w:r w:rsidR="000F1E7E">
              <w:rPr>
                <w:rStyle w:val="CommentReference"/>
                <w:rFonts w:ascii="Calibri Light" w:eastAsia="Calibri Light" w:hAnsi="Calibri Light" w:cs="Calibri Light"/>
              </w:rPr>
              <w:commentReference w:id="11"/>
            </w:r>
            <w:r>
              <w:rPr>
                <w:rFonts w:asciiTheme="majorHAnsi" w:hAnsiTheme="majorHAnsi" w:cstheme="majorHAnsi"/>
                <w:sz w:val="20"/>
                <w:szCs w:val="20"/>
              </w:rPr>
              <w:t>and</w:t>
            </w:r>
            <w:r w:rsidR="00EA66CF">
              <w:rPr>
                <w:rFonts w:asciiTheme="majorHAnsi" w:hAnsiTheme="majorHAnsi" w:cstheme="majorHAnsi"/>
                <w:sz w:val="20"/>
                <w:szCs w:val="20"/>
              </w:rPr>
              <w:t xml:space="preserve"> introduction of</w:t>
            </w:r>
            <w:r>
              <w:rPr>
                <w:rFonts w:asciiTheme="majorHAnsi" w:hAnsiTheme="majorHAnsi" w:cstheme="majorHAnsi"/>
                <w:sz w:val="20"/>
                <w:szCs w:val="20"/>
              </w:rPr>
              <w:t xml:space="preserve"> new roles such as “</w:t>
            </w:r>
            <w:commentRangeStart w:id="12"/>
            <w:r>
              <w:rPr>
                <w:rFonts w:asciiTheme="majorHAnsi" w:hAnsiTheme="majorHAnsi" w:cstheme="majorHAnsi"/>
                <w:sz w:val="20"/>
                <w:szCs w:val="20"/>
              </w:rPr>
              <w:t xml:space="preserve">Building Safety Coordinator” and “EHS </w:t>
            </w:r>
            <w:commentRangeStart w:id="13"/>
            <w:r>
              <w:rPr>
                <w:rFonts w:asciiTheme="majorHAnsi" w:hAnsiTheme="majorHAnsi" w:cstheme="majorHAnsi"/>
                <w:sz w:val="20"/>
                <w:szCs w:val="20"/>
              </w:rPr>
              <w:t>Specialist</w:t>
            </w:r>
            <w:commentRangeEnd w:id="13"/>
            <w:r w:rsidR="00B137FC">
              <w:rPr>
                <w:rStyle w:val="CommentReference"/>
                <w:rFonts w:ascii="Calibri Light" w:eastAsia="Calibri Light" w:hAnsi="Calibri Light" w:cs="Calibri Light"/>
              </w:rPr>
              <w:commentReference w:id="13"/>
            </w:r>
            <w:r>
              <w:rPr>
                <w:rFonts w:asciiTheme="majorHAnsi" w:hAnsiTheme="majorHAnsi" w:cstheme="majorHAnsi"/>
                <w:sz w:val="20"/>
                <w:szCs w:val="20"/>
              </w:rPr>
              <w:t>”</w:t>
            </w:r>
            <w:r w:rsidRPr="0021739F">
              <w:rPr>
                <w:rFonts w:asciiTheme="majorHAnsi" w:hAnsiTheme="majorHAnsi" w:cstheme="majorHAnsi"/>
                <w:sz w:val="20"/>
                <w:szCs w:val="20"/>
              </w:rPr>
              <w:t xml:space="preserve">. </w:t>
            </w:r>
            <w:commentRangeEnd w:id="12"/>
            <w:r w:rsidR="000F1E7E">
              <w:rPr>
                <w:rStyle w:val="CommentReference"/>
                <w:rFonts w:ascii="Calibri Light" w:eastAsia="Calibri Light" w:hAnsi="Calibri Light" w:cs="Calibri Light"/>
              </w:rPr>
              <w:commentReference w:id="12"/>
            </w:r>
          </w:p>
          <w:p w14:paraId="263E2DEE" w14:textId="0D87385F" w:rsidR="000278EB" w:rsidRPr="003405E0" w:rsidRDefault="00DD7B20" w:rsidP="00370FF5">
            <w:pPr>
              <w:pStyle w:val="ListParagraph"/>
              <w:numPr>
                <w:ilvl w:val="0"/>
                <w:numId w:val="3"/>
              </w:numPr>
              <w:spacing w:before="60" w:after="60"/>
              <w:jc w:val="both"/>
              <w:rPr>
                <w:rFonts w:ascii="Calibri Light" w:hAnsi="Calibri Light" w:cs="Calibri Light"/>
                <w:sz w:val="20"/>
                <w:szCs w:val="20"/>
              </w:rPr>
            </w:pPr>
            <w:r w:rsidRPr="003405E0">
              <w:rPr>
                <w:rFonts w:asciiTheme="majorHAnsi" w:hAnsiTheme="majorHAnsi" w:cstheme="majorHAnsi"/>
                <w:sz w:val="20"/>
                <w:szCs w:val="20"/>
              </w:rPr>
              <w:t xml:space="preserve">Based on our review, it was noted that EHS </w:t>
            </w:r>
            <w:r w:rsidR="00EA66CF" w:rsidRPr="003405E0">
              <w:rPr>
                <w:rFonts w:asciiTheme="majorHAnsi" w:hAnsiTheme="majorHAnsi" w:cstheme="majorHAnsi"/>
                <w:sz w:val="20"/>
                <w:szCs w:val="20"/>
              </w:rPr>
              <w:t>policies and procedures</w:t>
            </w:r>
            <w:r w:rsidR="00C2396A" w:rsidRPr="003405E0">
              <w:rPr>
                <w:rFonts w:asciiTheme="majorHAnsi" w:hAnsiTheme="majorHAnsi" w:cstheme="majorHAnsi"/>
                <w:sz w:val="20"/>
                <w:szCs w:val="20"/>
              </w:rPr>
              <w:t xml:space="preserve"> were not reviewed, updated, and </w:t>
            </w:r>
            <w:commentRangeStart w:id="14"/>
            <w:r w:rsidR="00C2396A" w:rsidRPr="003405E0">
              <w:rPr>
                <w:rFonts w:asciiTheme="majorHAnsi" w:hAnsiTheme="majorHAnsi" w:cstheme="majorHAnsi"/>
                <w:sz w:val="20"/>
                <w:szCs w:val="20"/>
              </w:rPr>
              <w:t xml:space="preserve">signed </w:t>
            </w:r>
            <w:r w:rsidRPr="003405E0">
              <w:rPr>
                <w:rFonts w:asciiTheme="majorHAnsi" w:hAnsiTheme="majorHAnsi" w:cstheme="majorHAnsi"/>
                <w:sz w:val="20"/>
                <w:szCs w:val="20"/>
              </w:rPr>
              <w:t xml:space="preserve">off </w:t>
            </w:r>
            <w:r w:rsidR="00C2396A" w:rsidRPr="003405E0">
              <w:rPr>
                <w:rFonts w:asciiTheme="majorHAnsi" w:hAnsiTheme="majorHAnsi" w:cstheme="majorHAnsi"/>
                <w:sz w:val="20"/>
                <w:szCs w:val="20"/>
              </w:rPr>
              <w:t>by the new EHS Manager</w:t>
            </w:r>
            <w:commentRangeEnd w:id="14"/>
            <w:r w:rsidR="000F1E7E">
              <w:rPr>
                <w:rStyle w:val="CommentReference"/>
                <w:rFonts w:ascii="Calibri Light" w:eastAsia="Calibri Light" w:hAnsi="Calibri Light" w:cs="Calibri Light"/>
              </w:rPr>
              <w:commentReference w:id="14"/>
            </w:r>
            <w:r w:rsidRPr="003405E0">
              <w:rPr>
                <w:rFonts w:asciiTheme="majorHAnsi" w:hAnsiTheme="majorHAnsi" w:cstheme="majorHAnsi"/>
                <w:sz w:val="20"/>
                <w:szCs w:val="20"/>
              </w:rPr>
              <w:t>. Such changes require updates in the policies and procedures as per the Document Control Procedure</w:t>
            </w:r>
            <w:r w:rsidR="004C34D8" w:rsidRPr="003405E0">
              <w:rPr>
                <w:rFonts w:asciiTheme="majorHAnsi" w:hAnsiTheme="majorHAnsi" w:cstheme="majorHAnsi"/>
                <w:sz w:val="20"/>
                <w:szCs w:val="20"/>
              </w:rPr>
              <w:t>.</w:t>
            </w:r>
            <w:r w:rsidRPr="003405E0">
              <w:rPr>
                <w:rFonts w:asciiTheme="majorHAnsi" w:hAnsiTheme="majorHAnsi" w:cstheme="majorHAnsi"/>
                <w:sz w:val="20"/>
                <w:szCs w:val="20"/>
              </w:rPr>
              <w:t xml:space="preserve"> Also, the roles and responsibilities of EHS Safety Coordinator and EHS Specialists were not identified in the policies and procedures, which may lead to ineffective implementation of EHS processes.</w:t>
            </w:r>
          </w:p>
          <w:p w14:paraId="54FC1A35" w14:textId="3A74CC38" w:rsidR="00C2396A" w:rsidRDefault="00C2396A" w:rsidP="00C2396A">
            <w:pPr>
              <w:pStyle w:val="Body"/>
              <w:shd w:val="clear" w:color="auto" w:fill="FFFFFF" w:themeFill="background1"/>
              <w:spacing w:before="60"/>
              <w:ind w:left="450"/>
              <w:rPr>
                <w:rFonts w:asciiTheme="majorHAnsi" w:hAnsiTheme="majorHAnsi" w:cstheme="majorHAnsi"/>
                <w:sz w:val="20"/>
                <w:szCs w:val="20"/>
              </w:rPr>
            </w:pPr>
          </w:p>
          <w:p w14:paraId="66010816" w14:textId="50A01C5E" w:rsidR="00C9589B" w:rsidRDefault="00C9589B" w:rsidP="00C9589B">
            <w:pPr>
              <w:pStyle w:val="Body"/>
              <w:spacing w:before="60"/>
              <w:rPr>
                <w:rFonts w:ascii="Calibri Light" w:hAnsi="Calibri Light" w:cs="Calibri Light"/>
                <w:sz w:val="20"/>
                <w:szCs w:val="20"/>
              </w:rPr>
            </w:pPr>
            <w:r>
              <w:rPr>
                <w:rFonts w:ascii="Calibri Light" w:hAnsi="Calibri Light" w:cs="Calibri Light"/>
                <w:b/>
                <w:bCs/>
                <w:sz w:val="20"/>
                <w:szCs w:val="20"/>
              </w:rPr>
              <w:t>Non-conformances w.r.t policies and procedures:</w:t>
            </w:r>
          </w:p>
          <w:p w14:paraId="4847A8F3" w14:textId="54410BE1" w:rsidR="00447F3A" w:rsidRPr="00EA66CF" w:rsidRDefault="00360ED4" w:rsidP="00EA66CF">
            <w:pPr>
              <w:pStyle w:val="Body"/>
              <w:numPr>
                <w:ilvl w:val="0"/>
                <w:numId w:val="17"/>
              </w:numPr>
              <w:spacing w:before="60"/>
              <w:ind w:left="430"/>
              <w:rPr>
                <w:rFonts w:ascii="Calibri Light" w:hAnsi="Calibri Light" w:cs="Calibri Light"/>
                <w:sz w:val="20"/>
                <w:szCs w:val="20"/>
              </w:rPr>
            </w:pPr>
            <w:r w:rsidRPr="00EA66CF">
              <w:rPr>
                <w:rFonts w:ascii="Calibri Light" w:hAnsi="Calibri Light" w:cs="Calibri Light"/>
                <w:sz w:val="20"/>
                <w:szCs w:val="20"/>
              </w:rPr>
              <w:t xml:space="preserve">Based on our review of the policies &amp; procedures and </w:t>
            </w:r>
            <w:r w:rsidR="00A37D42" w:rsidRPr="00EA66CF">
              <w:rPr>
                <w:rFonts w:ascii="Calibri Light" w:hAnsi="Calibri Light" w:cs="Calibri Light"/>
                <w:sz w:val="20"/>
                <w:szCs w:val="20"/>
              </w:rPr>
              <w:t xml:space="preserve">site visits, we noted </w:t>
            </w:r>
            <w:r w:rsidR="00EA66CF">
              <w:rPr>
                <w:rFonts w:ascii="Calibri Light" w:hAnsi="Calibri Light" w:cs="Calibri Light"/>
                <w:sz w:val="20"/>
                <w:szCs w:val="20"/>
              </w:rPr>
              <w:t xml:space="preserve">below </w:t>
            </w:r>
            <w:r w:rsidR="00447F3A" w:rsidRPr="00EA66CF">
              <w:rPr>
                <w:rFonts w:ascii="Calibri Light" w:hAnsi="Calibri Light" w:cs="Calibri Light"/>
                <w:sz w:val="20"/>
                <w:szCs w:val="20"/>
              </w:rPr>
              <w:t>non-conformances</w:t>
            </w:r>
            <w:r w:rsidR="00EA66CF">
              <w:rPr>
                <w:rFonts w:ascii="Calibri Light" w:hAnsi="Calibri Light" w:cs="Calibri Light"/>
                <w:sz w:val="20"/>
                <w:szCs w:val="20"/>
              </w:rPr>
              <w:t>.</w:t>
            </w:r>
            <w:r w:rsidR="001253C2">
              <w:rPr>
                <w:rFonts w:ascii="Calibri Light" w:hAnsi="Calibri Light" w:cs="Calibri Light"/>
                <w:sz w:val="20"/>
                <w:szCs w:val="20"/>
              </w:rPr>
              <w:t xml:space="preserve"> </w:t>
            </w:r>
            <w:r w:rsidR="00EA66CF" w:rsidRPr="00EA66CF">
              <w:rPr>
                <w:rFonts w:ascii="Calibri Light" w:hAnsi="Calibri Light" w:cs="Calibri Light"/>
                <w:sz w:val="20"/>
                <w:szCs w:val="20"/>
              </w:rPr>
              <w:t>Please refer to the Site Visit finding</w:t>
            </w:r>
            <w:r w:rsidR="00DD7B20">
              <w:rPr>
                <w:rFonts w:ascii="Calibri Light" w:hAnsi="Calibri Light" w:cs="Calibri Light"/>
                <w:sz w:val="20"/>
                <w:szCs w:val="20"/>
              </w:rPr>
              <w:t xml:space="preserve"> (12 &amp; 14)</w:t>
            </w:r>
            <w:r w:rsidR="00EA66CF">
              <w:rPr>
                <w:rFonts w:ascii="Calibri Light" w:hAnsi="Calibri Light" w:cs="Calibri Light"/>
                <w:sz w:val="20"/>
                <w:szCs w:val="20"/>
              </w:rPr>
              <w:t xml:space="preserve"> for further details</w:t>
            </w:r>
            <w:r w:rsidR="00DD7B20">
              <w:rPr>
                <w:rFonts w:ascii="Calibri Light" w:hAnsi="Calibri Light" w:cs="Calibri Light"/>
                <w:sz w:val="20"/>
                <w:szCs w:val="20"/>
              </w:rPr>
              <w:t>.</w:t>
            </w:r>
          </w:p>
          <w:p w14:paraId="66564FEB" w14:textId="65FB3A74" w:rsidR="00123915" w:rsidRDefault="00123915" w:rsidP="00B5004C">
            <w:pPr>
              <w:pStyle w:val="Body"/>
              <w:numPr>
                <w:ilvl w:val="0"/>
                <w:numId w:val="13"/>
              </w:numPr>
              <w:spacing w:before="60"/>
              <w:ind w:left="791"/>
              <w:rPr>
                <w:rFonts w:ascii="Calibri Light" w:hAnsi="Calibri Light" w:cs="Calibri Light"/>
                <w:sz w:val="20"/>
                <w:szCs w:val="20"/>
              </w:rPr>
            </w:pPr>
            <w:r w:rsidRPr="00123915">
              <w:rPr>
                <w:rFonts w:ascii="Calibri Light" w:hAnsi="Calibri Light" w:cs="Calibri Light"/>
                <w:sz w:val="20"/>
                <w:szCs w:val="20"/>
              </w:rPr>
              <w:t>Absence of Work at Height defined procedure</w:t>
            </w:r>
            <w:r w:rsidR="00800669">
              <w:rPr>
                <w:rFonts w:ascii="Calibri Light" w:hAnsi="Calibri Light" w:cs="Calibri Light"/>
                <w:sz w:val="20"/>
                <w:szCs w:val="20"/>
              </w:rPr>
              <w:t>.</w:t>
            </w:r>
          </w:p>
          <w:p w14:paraId="3E1442E6" w14:textId="45895644" w:rsidR="002F077A" w:rsidRDefault="00800669" w:rsidP="00B5004C">
            <w:pPr>
              <w:pStyle w:val="Body"/>
              <w:numPr>
                <w:ilvl w:val="0"/>
                <w:numId w:val="13"/>
              </w:numPr>
              <w:spacing w:before="60"/>
              <w:ind w:left="791"/>
              <w:rPr>
                <w:rFonts w:ascii="Calibri Light" w:hAnsi="Calibri Light" w:cs="Calibri Light"/>
                <w:sz w:val="20"/>
                <w:szCs w:val="20"/>
              </w:rPr>
            </w:pPr>
            <w:r>
              <w:rPr>
                <w:rFonts w:ascii="Calibri Light" w:hAnsi="Calibri Light" w:cs="Calibri Light"/>
                <w:sz w:val="20"/>
                <w:szCs w:val="20"/>
              </w:rPr>
              <w:t xml:space="preserve">Electrical </w:t>
            </w:r>
            <w:r w:rsidR="0066391A">
              <w:rPr>
                <w:rFonts w:ascii="Calibri Light" w:hAnsi="Calibri Light" w:cs="Calibri Light"/>
                <w:sz w:val="20"/>
                <w:szCs w:val="20"/>
              </w:rPr>
              <w:t xml:space="preserve">Safety procedure does not </w:t>
            </w:r>
            <w:r w:rsidR="00EA66CF">
              <w:rPr>
                <w:rFonts w:ascii="Calibri Light" w:hAnsi="Calibri Light" w:cs="Calibri Light"/>
                <w:sz w:val="20"/>
                <w:szCs w:val="20"/>
              </w:rPr>
              <w:t xml:space="preserve">specify access controls of </w:t>
            </w:r>
            <w:r w:rsidR="0066391A">
              <w:rPr>
                <w:rFonts w:ascii="Calibri Light" w:hAnsi="Calibri Light" w:cs="Calibri Light"/>
                <w:sz w:val="20"/>
                <w:szCs w:val="20"/>
              </w:rPr>
              <w:t xml:space="preserve">electrical </w:t>
            </w:r>
            <w:r>
              <w:rPr>
                <w:rFonts w:ascii="Calibri Light" w:hAnsi="Calibri Light" w:cs="Calibri Light"/>
                <w:sz w:val="20"/>
                <w:szCs w:val="20"/>
              </w:rPr>
              <w:t xml:space="preserve">rooms </w:t>
            </w:r>
            <w:r w:rsidR="00EA66CF">
              <w:rPr>
                <w:rFonts w:ascii="Calibri Light" w:hAnsi="Calibri Light" w:cs="Calibri Light"/>
                <w:sz w:val="20"/>
                <w:szCs w:val="20"/>
              </w:rPr>
              <w:t>by only a</w:t>
            </w:r>
            <w:r w:rsidR="0066391A">
              <w:rPr>
                <w:rFonts w:ascii="Calibri Light" w:hAnsi="Calibri Light" w:cs="Calibri Light"/>
                <w:sz w:val="20"/>
                <w:szCs w:val="20"/>
              </w:rPr>
              <w:t>uthorized personnel</w:t>
            </w:r>
            <w:r w:rsidR="002F077A">
              <w:rPr>
                <w:rFonts w:ascii="Calibri Light" w:hAnsi="Calibri Light" w:cs="Calibri Light"/>
                <w:sz w:val="20"/>
                <w:szCs w:val="20"/>
              </w:rPr>
              <w:t>.</w:t>
            </w:r>
          </w:p>
          <w:p w14:paraId="5BC816AE" w14:textId="4B64382A" w:rsidR="00A37D42" w:rsidRDefault="00BC4302" w:rsidP="00B5004C">
            <w:pPr>
              <w:pStyle w:val="Body"/>
              <w:numPr>
                <w:ilvl w:val="0"/>
                <w:numId w:val="13"/>
              </w:numPr>
              <w:spacing w:before="60"/>
              <w:ind w:left="791"/>
              <w:rPr>
                <w:rFonts w:ascii="Calibri Light" w:hAnsi="Calibri Light" w:cs="Calibri Light"/>
                <w:sz w:val="20"/>
                <w:szCs w:val="20"/>
              </w:rPr>
            </w:pPr>
            <w:r>
              <w:rPr>
                <w:rFonts w:ascii="Calibri Light" w:hAnsi="Calibri Light" w:cs="Calibri Light"/>
                <w:sz w:val="20"/>
                <w:szCs w:val="20"/>
              </w:rPr>
              <w:lastRenderedPageBreak/>
              <w:t>Non-compliance to Emergency Management</w:t>
            </w:r>
            <w:r w:rsidR="00234D28">
              <w:rPr>
                <w:rFonts w:ascii="Calibri Light" w:hAnsi="Calibri Light" w:cs="Calibri Light"/>
                <w:sz w:val="20"/>
                <w:szCs w:val="20"/>
              </w:rPr>
              <w:t xml:space="preserve"> </w:t>
            </w:r>
            <w:r>
              <w:rPr>
                <w:rFonts w:ascii="Calibri Light" w:hAnsi="Calibri Light" w:cs="Calibri Light"/>
                <w:sz w:val="20"/>
                <w:szCs w:val="20"/>
              </w:rPr>
              <w:t>Contingency Plan</w:t>
            </w:r>
            <w:r w:rsidR="00234D28">
              <w:rPr>
                <w:rFonts w:ascii="Calibri Light" w:hAnsi="Calibri Light" w:cs="Calibri Light"/>
                <w:sz w:val="20"/>
                <w:szCs w:val="20"/>
              </w:rPr>
              <w:t xml:space="preserve"> - </w:t>
            </w:r>
            <w:r w:rsidR="00F97510">
              <w:rPr>
                <w:rFonts w:ascii="Calibri Light" w:hAnsi="Calibri Light" w:cs="Calibri Light"/>
                <w:sz w:val="20"/>
                <w:szCs w:val="20"/>
              </w:rPr>
              <w:t>I</w:t>
            </w:r>
            <w:r w:rsidR="006630F3">
              <w:rPr>
                <w:rFonts w:ascii="Calibri Light" w:hAnsi="Calibri Light" w:cs="Calibri Light"/>
                <w:sz w:val="20"/>
                <w:szCs w:val="20"/>
              </w:rPr>
              <w:t xml:space="preserve">nadequate communication of emergency </w:t>
            </w:r>
            <w:r>
              <w:rPr>
                <w:rFonts w:ascii="Calibri Light" w:hAnsi="Calibri Light" w:cs="Calibri Light"/>
                <w:sz w:val="20"/>
                <w:szCs w:val="20"/>
              </w:rPr>
              <w:t xml:space="preserve">contact numbers </w:t>
            </w:r>
            <w:r w:rsidR="00234D28">
              <w:rPr>
                <w:rFonts w:ascii="Calibri Light" w:hAnsi="Calibri Light" w:cs="Calibri Light"/>
                <w:sz w:val="20"/>
                <w:szCs w:val="20"/>
              </w:rPr>
              <w:t>at site</w:t>
            </w:r>
            <w:r w:rsidR="00EA66CF">
              <w:rPr>
                <w:rFonts w:ascii="Calibri Light" w:hAnsi="Calibri Light" w:cs="Calibri Light"/>
                <w:sz w:val="20"/>
                <w:szCs w:val="20"/>
              </w:rPr>
              <w:t>.</w:t>
            </w:r>
          </w:p>
          <w:p w14:paraId="7B51E1C3" w14:textId="078234D3" w:rsidR="00943FA1" w:rsidRDefault="00D26188" w:rsidP="00B5004C">
            <w:pPr>
              <w:pStyle w:val="Body"/>
              <w:numPr>
                <w:ilvl w:val="0"/>
                <w:numId w:val="13"/>
              </w:numPr>
              <w:spacing w:before="60"/>
              <w:ind w:left="791"/>
              <w:rPr>
                <w:rFonts w:ascii="Calibri Light" w:hAnsi="Calibri Light" w:cs="Calibri Light"/>
                <w:sz w:val="20"/>
                <w:szCs w:val="20"/>
              </w:rPr>
            </w:pPr>
            <w:r>
              <w:rPr>
                <w:rFonts w:ascii="Calibri Light" w:hAnsi="Calibri Light" w:cs="Calibri Light"/>
                <w:sz w:val="20"/>
                <w:szCs w:val="20"/>
              </w:rPr>
              <w:t xml:space="preserve">Non-compliance to the Personal Protective Equipment procedure – </w:t>
            </w:r>
            <w:r w:rsidR="003C4B04">
              <w:rPr>
                <w:rFonts w:ascii="Calibri Light" w:hAnsi="Calibri Light" w:cs="Calibri Light"/>
                <w:sz w:val="20"/>
                <w:szCs w:val="20"/>
              </w:rPr>
              <w:t>Contractors</w:t>
            </w:r>
            <w:r>
              <w:rPr>
                <w:rFonts w:ascii="Calibri Light" w:hAnsi="Calibri Light" w:cs="Calibri Light"/>
                <w:sz w:val="20"/>
                <w:szCs w:val="20"/>
              </w:rPr>
              <w:t xml:space="preserve"> were </w:t>
            </w:r>
            <w:r w:rsidR="003C4B04">
              <w:rPr>
                <w:rFonts w:ascii="Calibri Light" w:hAnsi="Calibri Light" w:cs="Calibri Light"/>
                <w:sz w:val="20"/>
                <w:szCs w:val="20"/>
              </w:rPr>
              <w:t>noted working without PPE</w:t>
            </w:r>
            <w:r w:rsidR="005200B5">
              <w:rPr>
                <w:rFonts w:ascii="Calibri Light" w:hAnsi="Calibri Light" w:cs="Calibri Light"/>
                <w:sz w:val="20"/>
                <w:szCs w:val="20"/>
              </w:rPr>
              <w:t>s</w:t>
            </w:r>
            <w:r w:rsidR="007D77A9">
              <w:rPr>
                <w:rFonts w:ascii="Calibri Light" w:hAnsi="Calibri Light" w:cs="Calibri Light"/>
                <w:sz w:val="20"/>
                <w:szCs w:val="20"/>
              </w:rPr>
              <w:t>.</w:t>
            </w:r>
          </w:p>
          <w:p w14:paraId="4EADE4F8" w14:textId="7ACF421F" w:rsidR="0000178A" w:rsidRDefault="0000178A" w:rsidP="00B5004C">
            <w:pPr>
              <w:pStyle w:val="Body"/>
              <w:numPr>
                <w:ilvl w:val="0"/>
                <w:numId w:val="13"/>
              </w:numPr>
              <w:spacing w:before="60"/>
              <w:ind w:left="791"/>
              <w:rPr>
                <w:rFonts w:ascii="Calibri Light" w:hAnsi="Calibri Light" w:cs="Calibri Light"/>
                <w:sz w:val="20"/>
                <w:szCs w:val="20"/>
              </w:rPr>
            </w:pPr>
            <w:r>
              <w:rPr>
                <w:rFonts w:ascii="Calibri Light" w:hAnsi="Calibri Light" w:cs="Calibri Light"/>
                <w:sz w:val="20"/>
                <w:szCs w:val="20"/>
              </w:rPr>
              <w:t xml:space="preserve">First Aid Procedure does not cover </w:t>
            </w:r>
            <w:r w:rsidR="00E61DD6">
              <w:rPr>
                <w:rFonts w:ascii="Calibri Light" w:hAnsi="Calibri Light" w:cs="Calibri Light"/>
                <w:sz w:val="20"/>
                <w:szCs w:val="20"/>
              </w:rPr>
              <w:t xml:space="preserve">expiry check </w:t>
            </w:r>
            <w:r w:rsidR="000871F1">
              <w:rPr>
                <w:rFonts w:ascii="Calibri Light" w:hAnsi="Calibri Light" w:cs="Calibri Light"/>
                <w:sz w:val="20"/>
                <w:szCs w:val="20"/>
              </w:rPr>
              <w:t xml:space="preserve">of medical items </w:t>
            </w:r>
            <w:r w:rsidR="00E61DD6">
              <w:rPr>
                <w:rFonts w:ascii="Calibri Light" w:hAnsi="Calibri Light" w:cs="Calibri Light"/>
                <w:sz w:val="20"/>
                <w:szCs w:val="20"/>
              </w:rPr>
              <w:t>due to which there was a non-compliance at site.</w:t>
            </w:r>
          </w:p>
          <w:p w14:paraId="7C28A468" w14:textId="60B05D1C" w:rsidR="00DD7B20" w:rsidRDefault="007D77A9" w:rsidP="00DD7B20">
            <w:pPr>
              <w:pStyle w:val="Body"/>
              <w:spacing w:before="60"/>
              <w:ind w:left="428"/>
              <w:rPr>
                <w:rFonts w:ascii="Calibri Light" w:hAnsi="Calibri Light" w:cs="Calibri Light"/>
                <w:sz w:val="20"/>
                <w:szCs w:val="20"/>
              </w:rPr>
            </w:pPr>
            <w:r>
              <w:rPr>
                <w:rFonts w:ascii="Calibri Light" w:hAnsi="Calibri Light" w:cs="Calibri Light"/>
                <w:sz w:val="20"/>
                <w:szCs w:val="20"/>
              </w:rPr>
              <w:t>Due to such non-conformances, there is a possibility of increased instances of safety incidents and injuries to the staff of KU and contractors.</w:t>
            </w:r>
          </w:p>
          <w:p w14:paraId="039EF5A5" w14:textId="33FFE7BD" w:rsidR="007D77A9" w:rsidRDefault="007D77A9" w:rsidP="007D77A9">
            <w:pPr>
              <w:tabs>
                <w:tab w:val="left" w:pos="1110"/>
              </w:tabs>
              <w:spacing w:before="60" w:after="60"/>
              <w:jc w:val="both"/>
              <w:rPr>
                <w:rFonts w:ascii="Calibri Light" w:hAnsi="Calibri Light" w:cs="Calibri Light"/>
                <w:sz w:val="20"/>
                <w:szCs w:val="20"/>
              </w:rPr>
            </w:pPr>
          </w:p>
          <w:p w14:paraId="2C29284F" w14:textId="006EB40F" w:rsidR="007D77A9" w:rsidRDefault="007D77A9" w:rsidP="007D77A9">
            <w:pPr>
              <w:pStyle w:val="Body"/>
              <w:spacing w:before="60"/>
              <w:rPr>
                <w:rFonts w:ascii="Calibri Light" w:hAnsi="Calibri Light" w:cs="Calibri Light"/>
                <w:sz w:val="20"/>
                <w:szCs w:val="20"/>
              </w:rPr>
            </w:pPr>
            <w:r>
              <w:rPr>
                <w:rFonts w:ascii="Calibri Light" w:hAnsi="Calibri Light" w:cs="Calibri Light"/>
                <w:b/>
                <w:bCs/>
                <w:sz w:val="20"/>
                <w:szCs w:val="20"/>
              </w:rPr>
              <w:t>Need to update the Organization Structure:</w:t>
            </w:r>
          </w:p>
          <w:p w14:paraId="2868FE8B" w14:textId="77777777" w:rsidR="00370FF5" w:rsidRDefault="007D77A9" w:rsidP="00370FF5">
            <w:pPr>
              <w:tabs>
                <w:tab w:val="left" w:pos="1110"/>
              </w:tabs>
              <w:spacing w:before="60" w:after="60"/>
              <w:jc w:val="both"/>
              <w:rPr>
                <w:rFonts w:ascii="Calibri Light" w:hAnsi="Calibri Light" w:cs="Calibri Light"/>
                <w:sz w:val="20"/>
                <w:szCs w:val="20"/>
              </w:rPr>
            </w:pPr>
            <w:r w:rsidRPr="00370FF5">
              <w:rPr>
                <w:rFonts w:ascii="Calibri Light" w:hAnsi="Calibri Light" w:cs="Calibri Light"/>
                <w:sz w:val="20"/>
                <w:szCs w:val="20"/>
              </w:rPr>
              <w:t xml:space="preserve">As per OSHAD, Management System Elements V3.1, section 3.6, Management of Change (MOC) process shall consider organizational structure changes. </w:t>
            </w:r>
          </w:p>
          <w:p w14:paraId="7828DF18" w14:textId="6BEE1A04" w:rsidR="007D77A9" w:rsidRDefault="007D77A9" w:rsidP="00370FF5">
            <w:pPr>
              <w:tabs>
                <w:tab w:val="left" w:pos="1110"/>
              </w:tabs>
              <w:spacing w:before="60" w:after="60"/>
              <w:jc w:val="both"/>
              <w:rPr>
                <w:rFonts w:ascii="Calibri Light" w:hAnsi="Calibri Light" w:cs="Calibri Light"/>
                <w:sz w:val="20"/>
                <w:szCs w:val="20"/>
              </w:rPr>
            </w:pPr>
            <w:r w:rsidRPr="003405E0">
              <w:rPr>
                <w:rFonts w:ascii="Calibri Light" w:hAnsi="Calibri Light" w:cs="Calibri Light"/>
                <w:sz w:val="20"/>
                <w:szCs w:val="20"/>
              </w:rPr>
              <w:t>Management of Change supports in smooth transition from old to new processes/structure to align resources and reduce implementation period. Management of Change creates an opportunity for development of best practice in business.</w:t>
            </w:r>
          </w:p>
          <w:p w14:paraId="53039D1E" w14:textId="2BCE4FB8" w:rsidR="007D77A9" w:rsidRDefault="007D77A9" w:rsidP="00370FF5">
            <w:pPr>
              <w:pStyle w:val="Body"/>
              <w:spacing w:before="60"/>
              <w:ind w:left="450"/>
              <w:jc w:val="left"/>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below </w:t>
            </w:r>
            <w:r>
              <w:rPr>
                <w:rFonts w:ascii="Calibri Light" w:hAnsi="Calibri Light" w:cs="Calibri Light"/>
                <w:sz w:val="20"/>
                <w:szCs w:val="20"/>
                <w:u w:val="single"/>
              </w:rPr>
              <w:t xml:space="preserve">chart </w:t>
            </w:r>
            <w:r w:rsidRPr="00ED0468">
              <w:rPr>
                <w:rFonts w:ascii="Calibri Light" w:hAnsi="Calibri Light" w:cs="Calibri Light"/>
                <w:sz w:val="20"/>
                <w:szCs w:val="20"/>
                <w:u w:val="single"/>
              </w:rPr>
              <w:t xml:space="preserve">that </w:t>
            </w:r>
            <w:r>
              <w:rPr>
                <w:rFonts w:ascii="Calibri Light" w:hAnsi="Calibri Light" w:cs="Calibri Light"/>
                <w:sz w:val="20"/>
                <w:szCs w:val="20"/>
                <w:u w:val="single"/>
              </w:rPr>
              <w:t xml:space="preserve">shows latest </w:t>
            </w:r>
            <w:proofErr w:type="spellStart"/>
            <w:r>
              <w:rPr>
                <w:rFonts w:ascii="Calibri Light" w:hAnsi="Calibri Light" w:cs="Calibri Light"/>
                <w:sz w:val="20"/>
                <w:szCs w:val="20"/>
                <w:u w:val="single"/>
              </w:rPr>
              <w:t>approv</w:t>
            </w:r>
            <w:ins w:id="15" w:author="Anamika Menon" w:date="2023-06-19T11:35:00Z">
              <w:r w:rsidR="00AA0E1D">
                <w:rPr>
                  <w:rFonts w:ascii="Calibri Light" w:hAnsi="Calibri Light" w:cs="Calibri Light"/>
                  <w:sz w:val="20"/>
                  <w:szCs w:val="20"/>
                  <w:u w:val="single"/>
                </w:rPr>
                <w:t>ed</w:t>
              </w:r>
            </w:ins>
            <w:del w:id="16" w:author="Anamika Menon" w:date="2023-06-19T11:35:00Z">
              <w:r w:rsidDel="00AA0E1D">
                <w:rPr>
                  <w:rFonts w:ascii="Calibri Light" w:hAnsi="Calibri Light" w:cs="Calibri Light"/>
                  <w:sz w:val="20"/>
                  <w:szCs w:val="20"/>
                  <w:u w:val="single"/>
                </w:rPr>
                <w:delText xml:space="preserve">al </w:delText>
              </w:r>
            </w:del>
            <w:r>
              <w:rPr>
                <w:rFonts w:ascii="Calibri Light" w:hAnsi="Calibri Light" w:cs="Calibri Light"/>
                <w:sz w:val="20"/>
                <w:szCs w:val="20"/>
                <w:u w:val="single"/>
              </w:rPr>
              <w:t>EHS</w:t>
            </w:r>
            <w:proofErr w:type="spellEnd"/>
            <w:r>
              <w:rPr>
                <w:rFonts w:ascii="Calibri Light" w:hAnsi="Calibri Light" w:cs="Calibri Light"/>
                <w:sz w:val="20"/>
                <w:szCs w:val="20"/>
                <w:u w:val="single"/>
              </w:rPr>
              <w:t xml:space="preserve"> Organization Structure:</w:t>
            </w:r>
          </w:p>
          <w:p w14:paraId="4CAF7C69" w14:textId="77777777" w:rsidR="007D77A9" w:rsidRDefault="007D77A9" w:rsidP="007D77A9">
            <w:pPr>
              <w:tabs>
                <w:tab w:val="left" w:pos="1110"/>
              </w:tabs>
              <w:spacing w:before="60" w:after="60"/>
              <w:jc w:val="both"/>
              <w:rPr>
                <w:rFonts w:ascii="Calibri Light" w:hAnsi="Calibri Light" w:cs="Calibri Light"/>
                <w:sz w:val="20"/>
                <w:szCs w:val="20"/>
              </w:rPr>
            </w:pPr>
            <w:r>
              <w:rPr>
                <w:noProof/>
              </w:rPr>
              <w:drawing>
                <wp:anchor distT="0" distB="0" distL="114300" distR="114300" simplePos="0" relativeHeight="251665408" behindDoc="1" locked="0" layoutInCell="1" allowOverlap="1" wp14:anchorId="6E551B13" wp14:editId="51FC95E5">
                  <wp:simplePos x="0" y="0"/>
                  <wp:positionH relativeFrom="margin">
                    <wp:posOffset>-3175</wp:posOffset>
                  </wp:positionH>
                  <wp:positionV relativeFrom="paragraph">
                    <wp:posOffset>231775</wp:posOffset>
                  </wp:positionV>
                  <wp:extent cx="5844540" cy="3211195"/>
                  <wp:effectExtent l="0" t="0" r="1270" b="0"/>
                  <wp:wrapTight wrapText="bothSides">
                    <wp:wrapPolygon edited="0">
                      <wp:start x="0" y="0"/>
                      <wp:lineTo x="0" y="21367"/>
                      <wp:lineTo x="21508" y="21367"/>
                      <wp:lineTo x="2150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4540" cy="3211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4B34C" w14:textId="77777777" w:rsidR="007D77A9" w:rsidRDefault="007D77A9" w:rsidP="007D77A9">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below </w:t>
            </w:r>
            <w:r>
              <w:rPr>
                <w:rFonts w:ascii="Calibri Light" w:hAnsi="Calibri Light" w:cs="Calibri Light"/>
                <w:sz w:val="20"/>
                <w:szCs w:val="20"/>
                <w:u w:val="single"/>
              </w:rPr>
              <w:t>table that shows the current list of EHS team designations:</w:t>
            </w:r>
          </w:p>
          <w:tbl>
            <w:tblPr>
              <w:tblStyle w:val="TableGrid"/>
              <w:tblW w:w="0" w:type="auto"/>
              <w:tblInd w:w="457" w:type="dxa"/>
              <w:tblLook w:val="04A0" w:firstRow="1" w:lastRow="0" w:firstColumn="1" w:lastColumn="0" w:noHBand="0" w:noVBand="1"/>
            </w:tblPr>
            <w:tblGrid>
              <w:gridCol w:w="895"/>
              <w:gridCol w:w="4201"/>
            </w:tblGrid>
            <w:tr w:rsidR="007D77A9" w:rsidRPr="00631B48" w14:paraId="51A1BB70" w14:textId="77777777" w:rsidTr="001D3698">
              <w:trPr>
                <w:tblHeader/>
              </w:trPr>
              <w:tc>
                <w:tcPr>
                  <w:tcW w:w="895" w:type="dxa"/>
                  <w:tcBorders>
                    <w:bottom w:val="nil"/>
                  </w:tcBorders>
                  <w:shd w:val="clear" w:color="auto" w:fill="0057B8"/>
                </w:tcPr>
                <w:p w14:paraId="7D9F1457" w14:textId="77777777" w:rsidR="007D77A9" w:rsidRPr="00F97460" w:rsidRDefault="007D77A9" w:rsidP="00934E8C">
                  <w:pPr>
                    <w:framePr w:hSpace="181" w:wrap="around" w:vAnchor="page" w:hAnchor="text" w:y="1441"/>
                    <w:suppressOverlap/>
                    <w:jc w:val="center"/>
                    <w:rPr>
                      <w:rFonts w:asciiTheme="majorHAnsi" w:hAnsiTheme="majorHAnsi" w:cstheme="majorHAnsi"/>
                      <w:b/>
                      <w:bCs/>
                      <w:color w:val="FFFFFF" w:themeColor="background1"/>
                      <w:sz w:val="18"/>
                      <w:szCs w:val="18"/>
                    </w:rPr>
                  </w:pPr>
                  <w:r w:rsidRPr="00F97460">
                    <w:rPr>
                      <w:rFonts w:asciiTheme="majorHAnsi" w:hAnsiTheme="majorHAnsi" w:cstheme="majorHAnsi"/>
                      <w:b/>
                      <w:bCs/>
                      <w:color w:val="FFFFFF" w:themeColor="background1"/>
                      <w:sz w:val="18"/>
                      <w:szCs w:val="18"/>
                    </w:rPr>
                    <w:t>Sr No</w:t>
                  </w:r>
                </w:p>
              </w:tc>
              <w:tc>
                <w:tcPr>
                  <w:tcW w:w="4201" w:type="dxa"/>
                  <w:tcBorders>
                    <w:bottom w:val="nil"/>
                  </w:tcBorders>
                  <w:shd w:val="clear" w:color="auto" w:fill="0057B8"/>
                </w:tcPr>
                <w:p w14:paraId="5ADC547A" w14:textId="77777777" w:rsidR="007D77A9" w:rsidRPr="00F97460" w:rsidRDefault="007D77A9" w:rsidP="00934E8C">
                  <w:pPr>
                    <w:framePr w:hSpace="181" w:wrap="around" w:vAnchor="page" w:hAnchor="text" w:y="1441"/>
                    <w:suppressOverlap/>
                    <w:jc w:val="center"/>
                    <w:rPr>
                      <w:rFonts w:asciiTheme="majorHAnsi" w:hAnsiTheme="majorHAnsi" w:cstheme="majorHAnsi"/>
                      <w:b/>
                      <w:bCs/>
                      <w:color w:val="FFFFFF" w:themeColor="background1"/>
                      <w:sz w:val="18"/>
                      <w:szCs w:val="18"/>
                    </w:rPr>
                  </w:pPr>
                  <w:r w:rsidRPr="00F97460">
                    <w:rPr>
                      <w:rFonts w:asciiTheme="majorHAnsi" w:hAnsiTheme="majorHAnsi" w:cstheme="majorHAnsi"/>
                      <w:b/>
                      <w:bCs/>
                      <w:color w:val="FFFFFF" w:themeColor="background1"/>
                      <w:sz w:val="18"/>
                      <w:szCs w:val="18"/>
                    </w:rPr>
                    <w:t>Designation</w:t>
                  </w:r>
                </w:p>
              </w:tc>
            </w:tr>
            <w:tr w:rsidR="007D77A9" w14:paraId="40997BFD" w14:textId="77777777" w:rsidTr="001D3698">
              <w:trPr>
                <w:trHeight w:val="252"/>
              </w:trPr>
              <w:tc>
                <w:tcPr>
                  <w:tcW w:w="895" w:type="dxa"/>
                  <w:tcBorders>
                    <w:top w:val="nil"/>
                  </w:tcBorders>
                </w:tcPr>
                <w:p w14:paraId="44A09FD6"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1</w:t>
                  </w:r>
                </w:p>
              </w:tc>
              <w:tc>
                <w:tcPr>
                  <w:tcW w:w="4201" w:type="dxa"/>
                  <w:tcBorders>
                    <w:top w:val="nil"/>
                  </w:tcBorders>
                </w:tcPr>
                <w:p w14:paraId="6120C103"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Manager, EHS</w:t>
                  </w:r>
                </w:p>
              </w:tc>
            </w:tr>
            <w:tr w:rsidR="007D77A9" w14:paraId="05EFBE1F" w14:textId="77777777" w:rsidTr="001D3698">
              <w:trPr>
                <w:trHeight w:val="260"/>
              </w:trPr>
              <w:tc>
                <w:tcPr>
                  <w:tcW w:w="895" w:type="dxa"/>
                </w:tcPr>
                <w:p w14:paraId="5B3661F7"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2</w:t>
                  </w:r>
                </w:p>
              </w:tc>
              <w:tc>
                <w:tcPr>
                  <w:tcW w:w="4201" w:type="dxa"/>
                </w:tcPr>
                <w:p w14:paraId="50591E64"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Labs Safety Senior Specialist</w:t>
                  </w:r>
                </w:p>
              </w:tc>
            </w:tr>
            <w:tr w:rsidR="007D77A9" w14:paraId="300EA5B7" w14:textId="77777777" w:rsidTr="001D3698">
              <w:trPr>
                <w:trHeight w:val="332"/>
              </w:trPr>
              <w:tc>
                <w:tcPr>
                  <w:tcW w:w="895" w:type="dxa"/>
                </w:tcPr>
                <w:p w14:paraId="595D4BEE"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3</w:t>
                  </w:r>
                </w:p>
              </w:tc>
              <w:tc>
                <w:tcPr>
                  <w:tcW w:w="4201" w:type="dxa"/>
                </w:tcPr>
                <w:p w14:paraId="6B36CACA"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EHS Specialist</w:t>
                  </w:r>
                </w:p>
              </w:tc>
            </w:tr>
            <w:tr w:rsidR="007D77A9" w14:paraId="6C1EB03D" w14:textId="77777777" w:rsidTr="001D3698">
              <w:trPr>
                <w:trHeight w:val="323"/>
              </w:trPr>
              <w:tc>
                <w:tcPr>
                  <w:tcW w:w="895" w:type="dxa"/>
                </w:tcPr>
                <w:p w14:paraId="3CF81A8C"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4</w:t>
                  </w:r>
                </w:p>
              </w:tc>
              <w:tc>
                <w:tcPr>
                  <w:tcW w:w="4201" w:type="dxa"/>
                </w:tcPr>
                <w:p w14:paraId="151F4820"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Labs Safety Senior Specialist</w:t>
                  </w:r>
                </w:p>
              </w:tc>
            </w:tr>
            <w:tr w:rsidR="007D77A9" w14:paraId="6A1F07EB" w14:textId="77777777" w:rsidTr="001D3698">
              <w:trPr>
                <w:trHeight w:val="242"/>
              </w:trPr>
              <w:tc>
                <w:tcPr>
                  <w:tcW w:w="895" w:type="dxa"/>
                </w:tcPr>
                <w:p w14:paraId="705C1256"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5</w:t>
                  </w:r>
                </w:p>
              </w:tc>
              <w:tc>
                <w:tcPr>
                  <w:tcW w:w="4201" w:type="dxa"/>
                </w:tcPr>
                <w:p w14:paraId="173868F4"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Labs Safety Specialist</w:t>
                  </w:r>
                </w:p>
              </w:tc>
            </w:tr>
            <w:tr w:rsidR="007D77A9" w14:paraId="56485CD5" w14:textId="77777777" w:rsidTr="001D3698">
              <w:trPr>
                <w:trHeight w:val="242"/>
              </w:trPr>
              <w:tc>
                <w:tcPr>
                  <w:tcW w:w="895" w:type="dxa"/>
                </w:tcPr>
                <w:p w14:paraId="437FB3D0"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6</w:t>
                  </w:r>
                </w:p>
              </w:tc>
              <w:tc>
                <w:tcPr>
                  <w:tcW w:w="4201" w:type="dxa"/>
                </w:tcPr>
                <w:p w14:paraId="15220C8E"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Labs Safety Specialist</w:t>
                  </w:r>
                </w:p>
              </w:tc>
            </w:tr>
            <w:tr w:rsidR="007D77A9" w14:paraId="09BF8E88" w14:textId="77777777" w:rsidTr="001D3698">
              <w:trPr>
                <w:trHeight w:val="233"/>
              </w:trPr>
              <w:tc>
                <w:tcPr>
                  <w:tcW w:w="895" w:type="dxa"/>
                </w:tcPr>
                <w:p w14:paraId="311E2887"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7</w:t>
                  </w:r>
                </w:p>
              </w:tc>
              <w:tc>
                <w:tcPr>
                  <w:tcW w:w="4201" w:type="dxa"/>
                </w:tcPr>
                <w:p w14:paraId="6D059204"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Labs Safety Specialist</w:t>
                  </w:r>
                </w:p>
              </w:tc>
            </w:tr>
            <w:tr w:rsidR="007D77A9" w14:paraId="4E74BE97" w14:textId="77777777" w:rsidTr="001D3698">
              <w:trPr>
                <w:trHeight w:val="233"/>
              </w:trPr>
              <w:tc>
                <w:tcPr>
                  <w:tcW w:w="895" w:type="dxa"/>
                </w:tcPr>
                <w:p w14:paraId="14CB9A40" w14:textId="77777777" w:rsidR="007D77A9" w:rsidRPr="00F97460" w:rsidRDefault="007D77A9" w:rsidP="00934E8C">
                  <w:pPr>
                    <w:pStyle w:val="Body"/>
                    <w:framePr w:hSpace="181" w:wrap="around" w:vAnchor="page" w:hAnchor="text" w:y="1441"/>
                    <w:suppressOverlap/>
                    <w:jc w:val="center"/>
                    <w:rPr>
                      <w:rFonts w:asciiTheme="majorHAnsi" w:hAnsiTheme="majorHAnsi" w:cstheme="majorHAnsi"/>
                      <w:color w:val="000000"/>
                      <w:sz w:val="18"/>
                      <w:szCs w:val="18"/>
                    </w:rPr>
                  </w:pPr>
                  <w:r w:rsidRPr="00F97460">
                    <w:rPr>
                      <w:rFonts w:asciiTheme="majorHAnsi" w:hAnsiTheme="majorHAnsi" w:cstheme="majorHAnsi"/>
                      <w:color w:val="000000"/>
                      <w:sz w:val="18"/>
                      <w:szCs w:val="18"/>
                    </w:rPr>
                    <w:t>8</w:t>
                  </w:r>
                </w:p>
              </w:tc>
              <w:tc>
                <w:tcPr>
                  <w:tcW w:w="4201" w:type="dxa"/>
                </w:tcPr>
                <w:p w14:paraId="61E94E7B" w14:textId="77777777" w:rsidR="007D77A9" w:rsidRPr="00F97460" w:rsidRDefault="007D77A9" w:rsidP="00934E8C">
                  <w:pPr>
                    <w:pStyle w:val="Body"/>
                    <w:framePr w:hSpace="181" w:wrap="around" w:vAnchor="page" w:hAnchor="text" w:y="1441"/>
                    <w:suppressOverlap/>
                    <w:rPr>
                      <w:rFonts w:asciiTheme="majorHAnsi" w:hAnsiTheme="majorHAnsi" w:cstheme="majorHAnsi"/>
                      <w:color w:val="000000"/>
                      <w:sz w:val="18"/>
                      <w:szCs w:val="18"/>
                    </w:rPr>
                  </w:pPr>
                  <w:r w:rsidRPr="00F97460">
                    <w:rPr>
                      <w:rFonts w:asciiTheme="majorHAnsi" w:hAnsiTheme="majorHAnsi" w:cstheme="majorHAnsi"/>
                      <w:color w:val="000000"/>
                      <w:sz w:val="18"/>
                      <w:szCs w:val="18"/>
                    </w:rPr>
                    <w:t xml:space="preserve">Building Safety Coordinator </w:t>
                  </w:r>
                </w:p>
              </w:tc>
            </w:tr>
          </w:tbl>
          <w:p w14:paraId="6FC094FF" w14:textId="77777777" w:rsidR="007D77A9" w:rsidRPr="00804CD0" w:rsidRDefault="007D77A9" w:rsidP="007D77A9">
            <w:pPr>
              <w:spacing w:before="60" w:after="60"/>
              <w:jc w:val="both"/>
              <w:rPr>
                <w:rFonts w:ascii="Calibri Light" w:hAnsi="Calibri Light" w:cs="Calibri Light"/>
                <w:sz w:val="20"/>
                <w:szCs w:val="20"/>
              </w:rPr>
            </w:pPr>
          </w:p>
          <w:p w14:paraId="4A20FB4A" w14:textId="42242683" w:rsidR="007D77A9" w:rsidRDefault="007D77A9" w:rsidP="007D77A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During our review </w:t>
            </w:r>
            <w:r w:rsidRPr="008B63FE">
              <w:rPr>
                <w:rFonts w:ascii="Calibri Light" w:hAnsi="Calibri Light" w:cs="Calibri Light"/>
                <w:sz w:val="20"/>
                <w:szCs w:val="20"/>
              </w:rPr>
              <w:t xml:space="preserve">of the MOC register, </w:t>
            </w:r>
            <w:r w:rsidRPr="003C0053">
              <w:rPr>
                <w:rFonts w:ascii="Calibri Light" w:hAnsi="Calibri Light" w:cs="Calibri Light"/>
                <w:sz w:val="20"/>
                <w:szCs w:val="20"/>
              </w:rPr>
              <w:t>KU–FD–EHS–FOR–54</w:t>
            </w:r>
            <w:r>
              <w:rPr>
                <w:rFonts w:ascii="Calibri Light" w:hAnsi="Calibri Light" w:cs="Calibri Light"/>
                <w:sz w:val="20"/>
                <w:szCs w:val="20"/>
              </w:rPr>
              <w:t xml:space="preserve">, the organization structure, and the List of EHS team members, </w:t>
            </w:r>
            <w:r w:rsidRPr="000F3BE7">
              <w:rPr>
                <w:rFonts w:ascii="Calibri Light" w:hAnsi="Calibri Light" w:cs="Calibri Light"/>
                <w:sz w:val="20"/>
                <w:szCs w:val="20"/>
              </w:rPr>
              <w:t xml:space="preserve">we noted that there were new EHS roles such as “Building Safety </w:t>
            </w:r>
            <w:commentRangeStart w:id="17"/>
            <w:r w:rsidRPr="000F3BE7">
              <w:rPr>
                <w:rFonts w:ascii="Calibri Light" w:hAnsi="Calibri Light" w:cs="Calibri Light"/>
                <w:sz w:val="20"/>
                <w:szCs w:val="20"/>
              </w:rPr>
              <w:t>Coordinator” and “EHS Specialist” that were not updated in the organization structure and in the Management of Change (M</w:t>
            </w:r>
            <w:commentRangeEnd w:id="17"/>
            <w:r w:rsidR="000F1E7E">
              <w:rPr>
                <w:rStyle w:val="CommentReference"/>
                <w:rFonts w:ascii="Calibri Light" w:eastAsia="Calibri Light" w:hAnsi="Calibri Light" w:cs="Calibri Light"/>
              </w:rPr>
              <w:commentReference w:id="17"/>
            </w:r>
            <w:r w:rsidRPr="000F3BE7">
              <w:rPr>
                <w:rFonts w:ascii="Calibri Light" w:hAnsi="Calibri Light" w:cs="Calibri Light"/>
                <w:sz w:val="20"/>
                <w:szCs w:val="20"/>
              </w:rPr>
              <w:t>OC) register</w:t>
            </w:r>
            <w:r>
              <w:rPr>
                <w:rFonts w:ascii="Calibri Light" w:hAnsi="Calibri Light" w:cs="Calibri Light"/>
                <w:sz w:val="20"/>
                <w:szCs w:val="20"/>
              </w:rPr>
              <w:t xml:space="preserve">. </w:t>
            </w:r>
          </w:p>
          <w:p w14:paraId="68F0E6EB" w14:textId="77777777" w:rsidR="007D77A9" w:rsidRDefault="007D77A9" w:rsidP="00DD7B20">
            <w:pPr>
              <w:pStyle w:val="Body"/>
              <w:spacing w:before="60"/>
              <w:ind w:left="428"/>
              <w:rPr>
                <w:rFonts w:ascii="Calibri Light" w:hAnsi="Calibri Light" w:cs="Calibri Light"/>
                <w:sz w:val="20"/>
                <w:szCs w:val="20"/>
              </w:rPr>
            </w:pP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w:t>
            </w:r>
            <w:r w:rsidRPr="00EE1F53">
              <w:rPr>
                <w:rFonts w:ascii="Calibri Light" w:hAnsi="Calibri Light" w:cs="Calibri Light"/>
                <w:color w:val="0057B8"/>
                <w:sz w:val="24"/>
                <w:szCs w:val="24"/>
                <w:u w:val="single"/>
              </w:rPr>
              <w:t>mendation</w:t>
            </w:r>
          </w:p>
          <w:p w14:paraId="1A7A2906" w14:textId="0E38F770" w:rsidR="00B517C5" w:rsidRPr="003405E0" w:rsidRDefault="0030184C" w:rsidP="007D77A9">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Review and update the </w:t>
            </w:r>
            <w:r w:rsidR="00D643A9" w:rsidRPr="003405E0">
              <w:rPr>
                <w:rFonts w:ascii="Calibri Light" w:hAnsi="Calibri Light" w:cs="Calibri Light"/>
                <w:sz w:val="20"/>
                <w:szCs w:val="20"/>
              </w:rPr>
              <w:t xml:space="preserve">EHS </w:t>
            </w:r>
            <w:r w:rsidRPr="003405E0">
              <w:rPr>
                <w:rFonts w:ascii="Calibri Light" w:hAnsi="Calibri Light" w:cs="Calibri Light"/>
                <w:sz w:val="20"/>
                <w:szCs w:val="20"/>
              </w:rPr>
              <w:t xml:space="preserve">policies and procedures </w:t>
            </w:r>
            <w:r w:rsidR="00EA66CF" w:rsidRPr="003405E0">
              <w:rPr>
                <w:rFonts w:ascii="Calibri Light" w:hAnsi="Calibri Light" w:cs="Calibri Light"/>
                <w:sz w:val="20"/>
                <w:szCs w:val="20"/>
              </w:rPr>
              <w:t xml:space="preserve">in line with Document Control Procedure </w:t>
            </w:r>
            <w:r w:rsidR="007D77A9" w:rsidRPr="003405E0">
              <w:rPr>
                <w:rFonts w:ascii="Calibri Light" w:hAnsi="Calibri Light" w:cs="Calibri Light"/>
                <w:sz w:val="20"/>
                <w:szCs w:val="20"/>
              </w:rPr>
              <w:t xml:space="preserve">i.e., post any organization changes and / or </w:t>
            </w:r>
            <w:r w:rsidR="00B517C5" w:rsidRPr="003405E0">
              <w:rPr>
                <w:rFonts w:ascii="Calibri Light" w:hAnsi="Calibri Light" w:cs="Calibri Light"/>
                <w:sz w:val="20"/>
                <w:szCs w:val="20"/>
              </w:rPr>
              <w:t>every four years (</w:t>
            </w:r>
            <w:r w:rsidR="00927810" w:rsidRPr="003405E0">
              <w:rPr>
                <w:rFonts w:ascii="Calibri Light" w:hAnsi="Calibri Light" w:cs="Calibri Light"/>
                <w:sz w:val="20"/>
                <w:szCs w:val="20"/>
              </w:rPr>
              <w:t>a</w:t>
            </w:r>
            <w:r w:rsidR="000871F1" w:rsidRPr="003405E0">
              <w:rPr>
                <w:rFonts w:ascii="Calibri Light" w:hAnsi="Calibri Light" w:cs="Calibri Light"/>
                <w:sz w:val="20"/>
                <w:szCs w:val="20"/>
              </w:rPr>
              <w:t>s a minimum</w:t>
            </w:r>
            <w:r w:rsidR="00B517C5" w:rsidRPr="003405E0">
              <w:rPr>
                <w:rFonts w:ascii="Calibri Light" w:hAnsi="Calibri Light" w:cs="Calibri Light"/>
                <w:sz w:val="20"/>
                <w:szCs w:val="20"/>
              </w:rPr>
              <w:t>)</w:t>
            </w:r>
            <w:r w:rsidR="007D77A9" w:rsidRPr="003405E0">
              <w:rPr>
                <w:rFonts w:ascii="Calibri Light" w:hAnsi="Calibri Light" w:cs="Calibri Light"/>
                <w:sz w:val="20"/>
                <w:szCs w:val="20"/>
              </w:rPr>
              <w:t xml:space="preserve">. </w:t>
            </w:r>
          </w:p>
          <w:p w14:paraId="5CC071A3" w14:textId="27009C56" w:rsidR="005C2EC9" w:rsidRPr="003405E0" w:rsidRDefault="005C2EC9"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Establish Work at Height Procedure, enhance the </w:t>
            </w:r>
            <w:r w:rsidR="000871F1" w:rsidRPr="003405E0">
              <w:rPr>
                <w:rFonts w:ascii="Calibri Light" w:hAnsi="Calibri Light" w:cs="Calibri Light"/>
                <w:sz w:val="20"/>
                <w:szCs w:val="20"/>
              </w:rPr>
              <w:t xml:space="preserve">procedures for </w:t>
            </w:r>
            <w:r w:rsidRPr="003405E0">
              <w:rPr>
                <w:rFonts w:ascii="Calibri Light" w:hAnsi="Calibri Light" w:cs="Calibri Light"/>
                <w:sz w:val="20"/>
                <w:szCs w:val="20"/>
              </w:rPr>
              <w:t xml:space="preserve">electrical safety </w:t>
            </w:r>
            <w:r w:rsidR="007D77A9" w:rsidRPr="003405E0">
              <w:rPr>
                <w:rFonts w:ascii="Calibri Light" w:hAnsi="Calibri Light" w:cs="Calibri Light"/>
                <w:sz w:val="20"/>
                <w:szCs w:val="20"/>
              </w:rPr>
              <w:t xml:space="preserve">to include access controls </w:t>
            </w:r>
            <w:r w:rsidRPr="003405E0">
              <w:rPr>
                <w:rFonts w:ascii="Calibri Light" w:hAnsi="Calibri Light" w:cs="Calibri Light"/>
                <w:sz w:val="20"/>
                <w:szCs w:val="20"/>
              </w:rPr>
              <w:t xml:space="preserve">and </w:t>
            </w:r>
            <w:r w:rsidR="007D77A9" w:rsidRPr="003405E0">
              <w:rPr>
                <w:rFonts w:ascii="Calibri Light" w:hAnsi="Calibri Light" w:cs="Calibri Light"/>
                <w:sz w:val="20"/>
                <w:szCs w:val="20"/>
              </w:rPr>
              <w:t xml:space="preserve">update the </w:t>
            </w:r>
            <w:r w:rsidRPr="003405E0">
              <w:rPr>
                <w:rFonts w:ascii="Calibri Light" w:hAnsi="Calibri Light" w:cs="Calibri Light"/>
                <w:sz w:val="20"/>
                <w:szCs w:val="20"/>
              </w:rPr>
              <w:t>first ai</w:t>
            </w:r>
            <w:r w:rsidR="007D77A9" w:rsidRPr="003405E0">
              <w:rPr>
                <w:rFonts w:ascii="Calibri Light" w:hAnsi="Calibri Light" w:cs="Calibri Light"/>
                <w:sz w:val="20"/>
                <w:szCs w:val="20"/>
              </w:rPr>
              <w:t>d procedure to include checking of expiry date of medical items.</w:t>
            </w:r>
          </w:p>
          <w:p w14:paraId="39C55755" w14:textId="04919A30" w:rsidR="00370FF5" w:rsidRPr="00AC4517" w:rsidRDefault="00370FF5" w:rsidP="00370FF5">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Maintain and update the MOC register with any changes in the organization structure, process, etc.</w:t>
            </w:r>
          </w:p>
          <w:p w14:paraId="5D7A596B" w14:textId="77777777" w:rsidR="00370FF5" w:rsidRPr="00370FF5" w:rsidRDefault="00370FF5" w:rsidP="00370FF5">
            <w:pPr>
              <w:spacing w:before="60" w:after="60"/>
              <w:jc w:val="both"/>
              <w:rPr>
                <w:rFonts w:ascii="Calibri Light" w:hAnsi="Calibri Light" w:cs="Calibri Light"/>
                <w:sz w:val="20"/>
                <w:szCs w:val="20"/>
                <w:highlight w:val="green"/>
              </w:rPr>
            </w:pP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80697F">
              <w:rPr>
                <w:rFonts w:ascii="Calibri Light" w:hAnsi="Calibri Light" w:cs="Calibri Light"/>
                <w:color w:val="0057B8"/>
                <w:sz w:val="24"/>
                <w:szCs w:val="24"/>
                <w:u w:val="single"/>
                <w:lang w:val="fr-FR"/>
              </w:rPr>
              <w:t>Management Action Plan</w:t>
            </w:r>
          </w:p>
          <w:p w14:paraId="385359D8" w14:textId="03EB69F0" w:rsidR="001469EA" w:rsidRPr="00D220F5"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56446C2D" w14:textId="794BD44E"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7A4B7ACA" w14:textId="77777777" w:rsidR="000871F1" w:rsidRDefault="001469EA" w:rsidP="005412A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679FD8C2" w:rsidR="00816AF7" w:rsidRPr="005412AB" w:rsidRDefault="00816AF7" w:rsidP="005412AB">
            <w:pPr>
              <w:tabs>
                <w:tab w:val="left" w:pos="1110"/>
              </w:tabs>
              <w:spacing w:before="60" w:after="60"/>
              <w:jc w:val="both"/>
              <w:rPr>
                <w:rFonts w:ascii="Calibri Light" w:hAnsi="Calibri Light" w:cs="Calibri Light"/>
                <w:b/>
                <w:sz w:val="20"/>
                <w:szCs w:val="20"/>
              </w:rPr>
            </w:pPr>
          </w:p>
        </w:tc>
      </w:tr>
      <w:tr w:rsidR="00D81646" w:rsidRPr="0000509E" w14:paraId="5FFDE2A6"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6661E6D4" w14:textId="0B4FA121" w:rsidR="001469EA" w:rsidRPr="002C23FF" w:rsidRDefault="006847E1"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001556D3">
              <w:rPr>
                <w:rFonts w:ascii="Calibri Light" w:hAnsi="Calibri Light" w:cs="Calibri Light"/>
                <w:b/>
                <w:bCs/>
                <w:color w:val="FFFFFF" w:themeColor="background1"/>
                <w:sz w:val="20"/>
                <w:szCs w:val="20"/>
              </w:rPr>
              <w:t>Medium</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54E13D6A" w14:textId="2669C9D6" w:rsidR="001469EA" w:rsidRPr="002343D9" w:rsidRDefault="0028542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Management Reporting </w:t>
            </w:r>
            <w:r w:rsidR="0042318A">
              <w:rPr>
                <w:rFonts w:ascii="Calibri Light" w:hAnsi="Calibri Light" w:cs="Calibri Light"/>
                <w:b/>
                <w:bCs/>
                <w:color w:val="FFFFFF" w:themeColor="background1"/>
                <w:sz w:val="20"/>
                <w:szCs w:val="20"/>
              </w:rPr>
              <w:t>of EHS activities</w:t>
            </w:r>
          </w:p>
        </w:tc>
      </w:tr>
      <w:tr w:rsidR="006847E1" w:rsidRPr="0000509E" w14:paraId="7F0070AF"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9ECDDA9" w14:textId="3A849D76" w:rsidR="006847E1" w:rsidRPr="004D523C" w:rsidRDefault="006847E1" w:rsidP="006847E1">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w:t>
            </w:r>
            <w:r w:rsidR="007215D1">
              <w:t xml:space="preserve"> </w:t>
            </w:r>
            <w:r w:rsidR="007215D1" w:rsidRPr="007215D1">
              <w:rPr>
                <w:rFonts w:ascii="Calibri Light" w:hAnsi="Calibri Light" w:cs="Calibri Light"/>
                <w:color w:val="0070C0"/>
                <w:sz w:val="20"/>
                <w:szCs w:val="20"/>
              </w:rPr>
              <w:t>KU-EHS-03</w:t>
            </w:r>
          </w:p>
        </w:tc>
      </w:tr>
      <w:tr w:rsidR="006847E1" w:rsidRPr="0000509E" w14:paraId="1EC6A664"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1AC5DFD"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2526D20" w14:textId="0A681958" w:rsidR="00C9589B" w:rsidRPr="00C9589B" w:rsidRDefault="006C0C91" w:rsidP="00676A9E">
            <w:pPr>
              <w:pStyle w:val="NumberedHeading1"/>
              <w:spacing w:before="120" w:after="120"/>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EHS</w:t>
            </w:r>
            <w:r w:rsidR="00C9589B" w:rsidRPr="00C9589B">
              <w:rPr>
                <w:rFonts w:ascii="Calibri Light" w:hAnsi="Calibri Light" w:cs="Calibri Light"/>
                <w:bCs/>
                <w:spacing w:val="0"/>
                <w:kern w:val="0"/>
                <w:sz w:val="20"/>
                <w:szCs w:val="20"/>
              </w:rPr>
              <w:t xml:space="preserve"> Committee creation</w:t>
            </w:r>
            <w:r w:rsidR="00C9589B">
              <w:rPr>
                <w:rFonts w:ascii="Calibri Light" w:hAnsi="Calibri Light" w:cs="Calibri Light"/>
                <w:bCs/>
                <w:spacing w:val="0"/>
                <w:kern w:val="0"/>
                <w:sz w:val="20"/>
                <w:szCs w:val="20"/>
              </w:rPr>
              <w:t>:</w:t>
            </w:r>
          </w:p>
          <w:p w14:paraId="5C9E8E52" w14:textId="01F1B988" w:rsidR="006847E1" w:rsidRDefault="006847E1" w:rsidP="00676A9E">
            <w:pPr>
              <w:pStyle w:val="NumberedHeading1"/>
              <w:spacing w:before="120" w:after="120"/>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 xml:space="preserve">As per </w:t>
            </w:r>
            <w:r w:rsidR="003B6D68" w:rsidRPr="003B6D68">
              <w:rPr>
                <w:rFonts w:ascii="Calibri Light" w:hAnsi="Calibri Light" w:cs="Calibri Light"/>
                <w:b w:val="0"/>
                <w:spacing w:val="0"/>
                <w:kern w:val="0"/>
                <w:sz w:val="20"/>
                <w:szCs w:val="20"/>
              </w:rPr>
              <w:t xml:space="preserve">OSHAD, Management System Elements V3.1, </w:t>
            </w:r>
            <w:r w:rsidR="000871F1">
              <w:rPr>
                <w:rFonts w:ascii="Calibri Light" w:hAnsi="Calibri Light" w:cs="Calibri Light"/>
                <w:b w:val="0"/>
                <w:spacing w:val="0"/>
                <w:kern w:val="0"/>
                <w:sz w:val="20"/>
                <w:szCs w:val="20"/>
              </w:rPr>
              <w:t>S</w:t>
            </w:r>
            <w:r w:rsidR="003B6D68" w:rsidRPr="003B6D68">
              <w:rPr>
                <w:rFonts w:ascii="Calibri Light" w:hAnsi="Calibri Light" w:cs="Calibri Light"/>
                <w:b w:val="0"/>
                <w:spacing w:val="0"/>
                <w:kern w:val="0"/>
                <w:sz w:val="20"/>
                <w:szCs w:val="20"/>
              </w:rPr>
              <w:t xml:space="preserve">ection 3.2, the </w:t>
            </w:r>
            <w:r w:rsidR="00927810" w:rsidRPr="003B6D68">
              <w:rPr>
                <w:rFonts w:ascii="Calibri Light" w:hAnsi="Calibri Light" w:cs="Calibri Light"/>
                <w:b w:val="0"/>
                <w:spacing w:val="0"/>
                <w:kern w:val="0"/>
                <w:sz w:val="20"/>
                <w:szCs w:val="20"/>
              </w:rPr>
              <w:t>entity</w:t>
            </w:r>
            <w:r w:rsidR="003B6D68" w:rsidRPr="003B6D68">
              <w:rPr>
                <w:rFonts w:ascii="Calibri Light" w:hAnsi="Calibri Light" w:cs="Calibri Light"/>
                <w:b w:val="0"/>
                <w:spacing w:val="0"/>
                <w:kern w:val="0"/>
                <w:sz w:val="20"/>
                <w:szCs w:val="20"/>
              </w:rPr>
              <w:t xml:space="preserve"> with greater than 50 employees shall establish O</w:t>
            </w:r>
            <w:r w:rsidR="000871F1">
              <w:rPr>
                <w:rFonts w:ascii="Calibri Light" w:hAnsi="Calibri Light" w:cs="Calibri Light"/>
                <w:b w:val="0"/>
                <w:spacing w:val="0"/>
                <w:kern w:val="0"/>
                <w:sz w:val="20"/>
                <w:szCs w:val="20"/>
              </w:rPr>
              <w:t xml:space="preserve">ccupational </w:t>
            </w:r>
            <w:r w:rsidR="003B6D68" w:rsidRPr="003B6D68">
              <w:rPr>
                <w:rFonts w:ascii="Calibri Light" w:hAnsi="Calibri Light" w:cs="Calibri Light"/>
                <w:b w:val="0"/>
                <w:spacing w:val="0"/>
                <w:kern w:val="0"/>
                <w:sz w:val="20"/>
                <w:szCs w:val="20"/>
              </w:rPr>
              <w:t>S</w:t>
            </w:r>
            <w:r w:rsidR="000871F1">
              <w:rPr>
                <w:rFonts w:ascii="Calibri Light" w:hAnsi="Calibri Light" w:cs="Calibri Light"/>
                <w:b w:val="0"/>
                <w:spacing w:val="0"/>
                <w:kern w:val="0"/>
                <w:sz w:val="20"/>
                <w:szCs w:val="20"/>
              </w:rPr>
              <w:t>afety Health (OSH)</w:t>
            </w:r>
            <w:r w:rsidR="003B6D68" w:rsidRPr="003B6D68">
              <w:rPr>
                <w:rFonts w:ascii="Calibri Light" w:hAnsi="Calibri Light" w:cs="Calibri Light"/>
                <w:b w:val="0"/>
                <w:spacing w:val="0"/>
                <w:kern w:val="0"/>
                <w:sz w:val="20"/>
                <w:szCs w:val="20"/>
              </w:rPr>
              <w:t xml:space="preserve"> Committee. OSH Committee meetings shall be recorded and conducted </w:t>
            </w:r>
            <w:r w:rsidR="00370FF5">
              <w:rPr>
                <w:rFonts w:ascii="Calibri Light" w:hAnsi="Calibri Light" w:cs="Calibri Light"/>
                <w:b w:val="0"/>
                <w:spacing w:val="0"/>
                <w:kern w:val="0"/>
                <w:sz w:val="20"/>
                <w:szCs w:val="20"/>
              </w:rPr>
              <w:t xml:space="preserve">at a </w:t>
            </w:r>
            <w:r w:rsidR="003B6D68" w:rsidRPr="003B6D68">
              <w:rPr>
                <w:rFonts w:ascii="Calibri Light" w:hAnsi="Calibri Light" w:cs="Calibri Light"/>
                <w:b w:val="0"/>
                <w:spacing w:val="0"/>
                <w:kern w:val="0"/>
                <w:sz w:val="20"/>
                <w:szCs w:val="20"/>
              </w:rPr>
              <w:t xml:space="preserve">minimum </w:t>
            </w:r>
            <w:r w:rsidR="00370FF5">
              <w:rPr>
                <w:rFonts w:ascii="Calibri Light" w:hAnsi="Calibri Light" w:cs="Calibri Light"/>
                <w:b w:val="0"/>
                <w:spacing w:val="0"/>
                <w:kern w:val="0"/>
                <w:sz w:val="20"/>
                <w:szCs w:val="20"/>
              </w:rPr>
              <w:t xml:space="preserve">of </w:t>
            </w:r>
            <w:r w:rsidR="003B6D68" w:rsidRPr="003B6D68">
              <w:rPr>
                <w:rFonts w:ascii="Calibri Light" w:hAnsi="Calibri Light" w:cs="Calibri Light"/>
                <w:b w:val="0"/>
                <w:spacing w:val="0"/>
                <w:kern w:val="0"/>
                <w:sz w:val="20"/>
                <w:szCs w:val="20"/>
              </w:rPr>
              <w:t>4 times a year.</w:t>
            </w:r>
          </w:p>
          <w:p w14:paraId="09822D92" w14:textId="3308A963" w:rsidR="00225D3A" w:rsidRPr="003405E0" w:rsidRDefault="00225D3A" w:rsidP="00676A9E">
            <w:pPr>
              <w:pStyle w:val="NumberedHeading1"/>
              <w:spacing w:before="120" w:after="12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An EHS Committee </w:t>
            </w:r>
            <w:r w:rsidR="000235B6" w:rsidRPr="003405E0">
              <w:rPr>
                <w:rFonts w:ascii="Calibri Light" w:hAnsi="Calibri Light" w:cs="Calibri Light"/>
                <w:b w:val="0"/>
                <w:spacing w:val="0"/>
                <w:kern w:val="0"/>
                <w:sz w:val="20"/>
                <w:szCs w:val="20"/>
              </w:rPr>
              <w:t>brings together management and employees/contractors to help</w:t>
            </w:r>
            <w:r w:rsidR="006B36A0" w:rsidRPr="003405E0">
              <w:rPr>
                <w:rFonts w:ascii="Calibri Light" w:hAnsi="Calibri Light" w:cs="Calibri Light"/>
                <w:b w:val="0"/>
                <w:spacing w:val="0"/>
                <w:kern w:val="0"/>
                <w:sz w:val="20"/>
                <w:szCs w:val="20"/>
              </w:rPr>
              <w:t xml:space="preserve"> create and maintain a safe workplace.</w:t>
            </w:r>
            <w:r w:rsidR="00694D4E" w:rsidRPr="003405E0">
              <w:rPr>
                <w:rFonts w:ascii="Calibri Light" w:hAnsi="Calibri Light" w:cs="Calibri Light"/>
                <w:b w:val="0"/>
                <w:spacing w:val="0"/>
                <w:kern w:val="0"/>
                <w:sz w:val="20"/>
                <w:szCs w:val="20"/>
              </w:rPr>
              <w:t xml:space="preserve"> It allows participation in development, </w:t>
            </w:r>
            <w:r w:rsidR="000178D6" w:rsidRPr="003405E0">
              <w:rPr>
                <w:rFonts w:ascii="Calibri Light" w:hAnsi="Calibri Light" w:cs="Calibri Light"/>
                <w:b w:val="0"/>
                <w:spacing w:val="0"/>
                <w:kern w:val="0"/>
                <w:sz w:val="20"/>
                <w:szCs w:val="20"/>
              </w:rPr>
              <w:t>implementation,</w:t>
            </w:r>
            <w:r w:rsidR="00694D4E" w:rsidRPr="003405E0">
              <w:rPr>
                <w:rFonts w:ascii="Calibri Light" w:hAnsi="Calibri Light" w:cs="Calibri Light"/>
                <w:b w:val="0"/>
                <w:spacing w:val="0"/>
                <w:kern w:val="0"/>
                <w:sz w:val="20"/>
                <w:szCs w:val="20"/>
              </w:rPr>
              <w:t xml:space="preserve"> and monitoring of the organization EHS policies and procedures</w:t>
            </w:r>
            <w:r w:rsidR="000178D6" w:rsidRPr="003405E0">
              <w:rPr>
                <w:rFonts w:ascii="Calibri Light" w:hAnsi="Calibri Light" w:cs="Calibri Light"/>
                <w:b w:val="0"/>
                <w:spacing w:val="0"/>
                <w:kern w:val="0"/>
                <w:sz w:val="20"/>
                <w:szCs w:val="20"/>
              </w:rPr>
              <w:t xml:space="preserve">. </w:t>
            </w:r>
            <w:r w:rsidR="00370FF5" w:rsidRPr="003405E0">
              <w:rPr>
                <w:rFonts w:ascii="Calibri Light" w:hAnsi="Calibri Light" w:cs="Calibri Light"/>
                <w:b w:val="0"/>
                <w:spacing w:val="0"/>
                <w:kern w:val="0"/>
                <w:sz w:val="20"/>
                <w:szCs w:val="20"/>
              </w:rPr>
              <w:t xml:space="preserve">Further, this </w:t>
            </w:r>
            <w:r w:rsidR="000178D6" w:rsidRPr="003405E0">
              <w:rPr>
                <w:rFonts w:ascii="Calibri Light" w:hAnsi="Calibri Light" w:cs="Calibri Light"/>
                <w:b w:val="0"/>
                <w:spacing w:val="0"/>
                <w:kern w:val="0"/>
                <w:sz w:val="20"/>
                <w:szCs w:val="20"/>
              </w:rPr>
              <w:t xml:space="preserve">Committee enhances the </w:t>
            </w:r>
            <w:r w:rsidR="001E081E" w:rsidRPr="003405E0">
              <w:rPr>
                <w:rFonts w:ascii="Calibri Light" w:hAnsi="Calibri Light" w:cs="Calibri Light"/>
                <w:b w:val="0"/>
                <w:spacing w:val="0"/>
                <w:kern w:val="0"/>
                <w:sz w:val="20"/>
                <w:szCs w:val="20"/>
              </w:rPr>
              <w:t xml:space="preserve">investigation of EHS </w:t>
            </w:r>
            <w:commentRangeStart w:id="18"/>
            <w:r w:rsidR="001E081E" w:rsidRPr="003405E0">
              <w:rPr>
                <w:rFonts w:ascii="Calibri Light" w:hAnsi="Calibri Light" w:cs="Calibri Light"/>
                <w:b w:val="0"/>
                <w:spacing w:val="0"/>
                <w:kern w:val="0"/>
                <w:sz w:val="20"/>
                <w:szCs w:val="20"/>
              </w:rPr>
              <w:t xml:space="preserve">concerns and EHS </w:t>
            </w:r>
            <w:r w:rsidR="000178D6" w:rsidRPr="003405E0">
              <w:rPr>
                <w:rFonts w:ascii="Calibri Light" w:hAnsi="Calibri Light" w:cs="Calibri Light"/>
                <w:b w:val="0"/>
                <w:spacing w:val="0"/>
                <w:kern w:val="0"/>
                <w:sz w:val="20"/>
                <w:szCs w:val="20"/>
              </w:rPr>
              <w:t>reporting culture</w:t>
            </w:r>
            <w:r w:rsidR="001E081E" w:rsidRPr="003405E0">
              <w:rPr>
                <w:rFonts w:ascii="Calibri Light" w:hAnsi="Calibri Light" w:cs="Calibri Light"/>
                <w:b w:val="0"/>
                <w:spacing w:val="0"/>
                <w:kern w:val="0"/>
                <w:sz w:val="20"/>
                <w:szCs w:val="20"/>
              </w:rPr>
              <w:t>.</w:t>
            </w:r>
            <w:r w:rsidR="000178D6" w:rsidRPr="003405E0">
              <w:rPr>
                <w:rFonts w:ascii="Calibri Light" w:hAnsi="Calibri Light" w:cs="Calibri Light"/>
                <w:b w:val="0"/>
                <w:spacing w:val="0"/>
                <w:kern w:val="0"/>
                <w:sz w:val="20"/>
                <w:szCs w:val="20"/>
              </w:rPr>
              <w:t xml:space="preserve"> </w:t>
            </w:r>
          </w:p>
          <w:p w14:paraId="49C6D0B5" w14:textId="6A535138" w:rsidR="006847E1" w:rsidRPr="003405E0" w:rsidRDefault="00C9589B" w:rsidP="00B5004C">
            <w:pPr>
              <w:pStyle w:val="NumberedHeading1"/>
              <w:numPr>
                <w:ilvl w:val="0"/>
                <w:numId w:val="3"/>
              </w:numPr>
              <w:spacing w:before="120" w:after="12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B</w:t>
            </w:r>
            <w:r w:rsidR="009D5C58" w:rsidRPr="003405E0">
              <w:rPr>
                <w:rFonts w:ascii="Calibri Light" w:hAnsi="Calibri Light" w:cs="Calibri Light"/>
                <w:b w:val="0"/>
                <w:spacing w:val="0"/>
                <w:kern w:val="0"/>
                <w:sz w:val="20"/>
                <w:szCs w:val="20"/>
              </w:rPr>
              <w:t>ased on our review, it was noted that the EHS Committee is not established and function</w:t>
            </w:r>
            <w:r w:rsidR="000871F1" w:rsidRPr="003405E0">
              <w:rPr>
                <w:rFonts w:ascii="Calibri Light" w:hAnsi="Calibri Light" w:cs="Calibri Light"/>
                <w:b w:val="0"/>
                <w:spacing w:val="0"/>
                <w:kern w:val="0"/>
                <w:sz w:val="20"/>
                <w:szCs w:val="20"/>
              </w:rPr>
              <w:t>al</w:t>
            </w:r>
            <w:r w:rsidR="00370FF5" w:rsidRPr="003405E0">
              <w:rPr>
                <w:rFonts w:ascii="Calibri Light" w:hAnsi="Calibri Light" w:cs="Calibri Light"/>
                <w:b w:val="0"/>
                <w:spacing w:val="0"/>
                <w:kern w:val="0"/>
                <w:sz w:val="20"/>
                <w:szCs w:val="20"/>
              </w:rPr>
              <w:t xml:space="preserve">, </w:t>
            </w:r>
            <w:r w:rsidR="00E371DA" w:rsidRPr="003405E0">
              <w:rPr>
                <w:rFonts w:ascii="Calibri Light" w:hAnsi="Calibri Light" w:cs="Calibri Light"/>
                <w:b w:val="0"/>
                <w:spacing w:val="0"/>
                <w:kern w:val="0"/>
                <w:sz w:val="20"/>
                <w:szCs w:val="20"/>
              </w:rPr>
              <w:t>which may lead to in</w:t>
            </w:r>
            <w:r w:rsidR="00370FF5" w:rsidRPr="003405E0">
              <w:rPr>
                <w:rFonts w:ascii="Calibri Light" w:hAnsi="Calibri Light" w:cs="Calibri Light"/>
                <w:b w:val="0"/>
                <w:spacing w:val="0"/>
                <w:kern w:val="0"/>
                <w:sz w:val="20"/>
                <w:szCs w:val="20"/>
              </w:rPr>
              <w:t>effective monitoring of</w:t>
            </w:r>
            <w:r w:rsidR="00E371DA" w:rsidRPr="003405E0">
              <w:rPr>
                <w:rFonts w:ascii="Calibri Light" w:hAnsi="Calibri Light" w:cs="Calibri Light"/>
                <w:b w:val="0"/>
                <w:spacing w:val="0"/>
                <w:kern w:val="0"/>
                <w:sz w:val="20"/>
                <w:szCs w:val="20"/>
              </w:rPr>
              <w:t xml:space="preserve"> EHS </w:t>
            </w:r>
            <w:r w:rsidR="00370FF5" w:rsidRPr="003405E0">
              <w:rPr>
                <w:rFonts w:ascii="Calibri Light" w:hAnsi="Calibri Light" w:cs="Calibri Light"/>
                <w:b w:val="0"/>
                <w:spacing w:val="0"/>
                <w:kern w:val="0"/>
                <w:sz w:val="20"/>
                <w:szCs w:val="20"/>
              </w:rPr>
              <w:t xml:space="preserve">operations </w:t>
            </w:r>
            <w:r w:rsidR="00E371DA" w:rsidRPr="003405E0">
              <w:rPr>
                <w:rFonts w:ascii="Calibri Light" w:hAnsi="Calibri Light" w:cs="Calibri Light"/>
                <w:b w:val="0"/>
                <w:spacing w:val="0"/>
                <w:kern w:val="0"/>
                <w:sz w:val="20"/>
                <w:szCs w:val="20"/>
              </w:rPr>
              <w:t xml:space="preserve">and </w:t>
            </w:r>
            <w:r w:rsidR="00370FF5" w:rsidRPr="003405E0">
              <w:rPr>
                <w:rFonts w:ascii="Calibri Light" w:hAnsi="Calibri Light" w:cs="Calibri Light"/>
                <w:b w:val="0"/>
                <w:spacing w:val="0"/>
                <w:kern w:val="0"/>
                <w:sz w:val="20"/>
                <w:szCs w:val="20"/>
              </w:rPr>
              <w:t xml:space="preserve">thereby, </w:t>
            </w:r>
            <w:r w:rsidR="00E371DA" w:rsidRPr="003405E0">
              <w:rPr>
                <w:rFonts w:ascii="Calibri Light" w:hAnsi="Calibri Light" w:cs="Calibri Light"/>
                <w:b w:val="0"/>
                <w:spacing w:val="0"/>
                <w:kern w:val="0"/>
                <w:sz w:val="20"/>
                <w:szCs w:val="20"/>
              </w:rPr>
              <w:t xml:space="preserve">ineffective </w:t>
            </w:r>
            <w:r w:rsidR="00370FF5" w:rsidRPr="003405E0">
              <w:rPr>
                <w:rFonts w:ascii="Calibri Light" w:hAnsi="Calibri Light" w:cs="Calibri Light"/>
                <w:b w:val="0"/>
                <w:spacing w:val="0"/>
                <w:kern w:val="0"/>
                <w:sz w:val="20"/>
                <w:szCs w:val="20"/>
              </w:rPr>
              <w:t xml:space="preserve">implementation of </w:t>
            </w:r>
            <w:r w:rsidR="003F5099" w:rsidRPr="003405E0">
              <w:rPr>
                <w:rFonts w:ascii="Calibri Light" w:hAnsi="Calibri Light" w:cs="Calibri Light"/>
                <w:b w:val="0"/>
                <w:spacing w:val="0"/>
                <w:kern w:val="0"/>
                <w:sz w:val="20"/>
                <w:szCs w:val="20"/>
              </w:rPr>
              <w:t xml:space="preserve">EHS Management </w:t>
            </w:r>
            <w:r w:rsidR="00370FF5" w:rsidRPr="003405E0">
              <w:rPr>
                <w:rFonts w:ascii="Calibri Light" w:hAnsi="Calibri Light" w:cs="Calibri Light"/>
                <w:b w:val="0"/>
                <w:spacing w:val="0"/>
                <w:kern w:val="0"/>
                <w:sz w:val="20"/>
                <w:szCs w:val="20"/>
              </w:rPr>
              <w:t>System</w:t>
            </w:r>
            <w:commentRangeEnd w:id="18"/>
            <w:r w:rsidR="001D3698">
              <w:rPr>
                <w:rStyle w:val="CommentReference"/>
                <w:rFonts w:ascii="Calibri Light" w:eastAsia="Calibri Light" w:hAnsi="Calibri Light" w:cs="Calibri Light"/>
                <w:b w:val="0"/>
                <w:spacing w:val="0"/>
                <w:kern w:val="0"/>
              </w:rPr>
              <w:commentReference w:id="18"/>
            </w:r>
            <w:r w:rsidR="003F5099" w:rsidRPr="003405E0">
              <w:rPr>
                <w:rFonts w:ascii="Calibri Light" w:hAnsi="Calibri Light" w:cs="Calibri Light"/>
                <w:b w:val="0"/>
                <w:spacing w:val="0"/>
                <w:kern w:val="0"/>
                <w:sz w:val="20"/>
                <w:szCs w:val="20"/>
              </w:rPr>
              <w:t>.</w:t>
            </w:r>
          </w:p>
          <w:p w14:paraId="7A0761FE" w14:textId="77777777" w:rsidR="00C9589B" w:rsidRPr="003405E0" w:rsidRDefault="00C9589B" w:rsidP="00676A9E">
            <w:pPr>
              <w:pStyle w:val="NumberedHeading1"/>
              <w:spacing w:before="120" w:after="120"/>
              <w:ind w:left="90"/>
              <w:jc w:val="both"/>
              <w:rPr>
                <w:rFonts w:ascii="Calibri Light" w:hAnsi="Calibri Light" w:cs="Calibri Light"/>
                <w:b w:val="0"/>
                <w:spacing w:val="0"/>
                <w:kern w:val="0"/>
                <w:sz w:val="20"/>
                <w:szCs w:val="20"/>
              </w:rPr>
            </w:pPr>
          </w:p>
          <w:p w14:paraId="265E7032" w14:textId="5441DFD4" w:rsidR="00C9589B" w:rsidRPr="003405E0" w:rsidRDefault="00C9589B" w:rsidP="00816AF7">
            <w:pPr>
              <w:pStyle w:val="NumberedHeading1"/>
              <w:spacing w:before="120" w:after="120"/>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Conducting Management Reviews over EHS activities:</w:t>
            </w:r>
          </w:p>
          <w:p w14:paraId="163D5EE8" w14:textId="0538210F" w:rsidR="0028307A" w:rsidRDefault="0028307A" w:rsidP="00676A9E">
            <w:pPr>
              <w:pStyle w:val="NumberedHeading1"/>
              <w:spacing w:before="120" w:after="120"/>
              <w:ind w:left="9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Management Review Meetings </w:t>
            </w:r>
            <w:r w:rsidR="00B8491B" w:rsidRPr="003405E0">
              <w:rPr>
                <w:rFonts w:ascii="Calibri Light" w:hAnsi="Calibri Light" w:cs="Calibri Light"/>
                <w:b w:val="0"/>
                <w:spacing w:val="0"/>
                <w:kern w:val="0"/>
                <w:sz w:val="20"/>
                <w:szCs w:val="20"/>
              </w:rPr>
              <w:t xml:space="preserve">establishes the involvement and commitment of top management in the EHS </w:t>
            </w:r>
            <w:r w:rsidR="00370FF5" w:rsidRPr="003405E0">
              <w:rPr>
                <w:rFonts w:ascii="Calibri Light" w:hAnsi="Calibri Light" w:cs="Calibri Light"/>
                <w:b w:val="0"/>
                <w:spacing w:val="0"/>
                <w:kern w:val="0"/>
                <w:sz w:val="20"/>
                <w:szCs w:val="20"/>
              </w:rPr>
              <w:t>activities</w:t>
            </w:r>
            <w:r w:rsidR="00B8491B" w:rsidRPr="003405E0">
              <w:rPr>
                <w:rFonts w:ascii="Calibri Light" w:hAnsi="Calibri Light" w:cs="Calibri Light"/>
                <w:b w:val="0"/>
                <w:spacing w:val="0"/>
                <w:kern w:val="0"/>
                <w:sz w:val="20"/>
                <w:szCs w:val="20"/>
              </w:rPr>
              <w:t xml:space="preserve">. </w:t>
            </w:r>
            <w:r w:rsidR="00B73D85" w:rsidRPr="003405E0">
              <w:rPr>
                <w:rFonts w:ascii="Calibri Light" w:hAnsi="Calibri Light" w:cs="Calibri Light"/>
                <w:b w:val="0"/>
                <w:spacing w:val="0"/>
                <w:kern w:val="0"/>
                <w:sz w:val="20"/>
                <w:szCs w:val="20"/>
              </w:rPr>
              <w:t>Management</w:t>
            </w:r>
            <w:r w:rsidR="00326856" w:rsidRPr="003405E0">
              <w:rPr>
                <w:rFonts w:ascii="Calibri Light" w:hAnsi="Calibri Light" w:cs="Calibri Light"/>
                <w:b w:val="0"/>
                <w:spacing w:val="0"/>
                <w:kern w:val="0"/>
                <w:sz w:val="20"/>
                <w:szCs w:val="20"/>
              </w:rPr>
              <w:t xml:space="preserve"> revie</w:t>
            </w:r>
            <w:r w:rsidR="00B73D85" w:rsidRPr="003405E0">
              <w:rPr>
                <w:rFonts w:ascii="Calibri Light" w:hAnsi="Calibri Light" w:cs="Calibri Light"/>
                <w:b w:val="0"/>
                <w:spacing w:val="0"/>
                <w:kern w:val="0"/>
                <w:sz w:val="20"/>
                <w:szCs w:val="20"/>
              </w:rPr>
              <w:t>w meetings enables top management to assess EHS input/agenda</w:t>
            </w:r>
            <w:r w:rsidR="006006FD" w:rsidRPr="003405E0">
              <w:rPr>
                <w:rFonts w:ascii="Calibri Light" w:hAnsi="Calibri Light" w:cs="Calibri Light"/>
                <w:b w:val="0"/>
                <w:spacing w:val="0"/>
                <w:kern w:val="0"/>
                <w:sz w:val="20"/>
                <w:szCs w:val="20"/>
              </w:rPr>
              <w:t xml:space="preserve"> </w:t>
            </w:r>
            <w:r w:rsidR="00370FF5" w:rsidRPr="003405E0">
              <w:rPr>
                <w:rFonts w:ascii="Calibri Light" w:hAnsi="Calibri Light" w:cs="Calibri Light"/>
                <w:b w:val="0"/>
                <w:spacing w:val="0"/>
                <w:kern w:val="0"/>
                <w:sz w:val="20"/>
                <w:szCs w:val="20"/>
              </w:rPr>
              <w:t xml:space="preserve">to ensure safety of staff </w:t>
            </w:r>
            <w:r w:rsidR="006006FD" w:rsidRPr="003405E0">
              <w:rPr>
                <w:rFonts w:ascii="Calibri Light" w:hAnsi="Calibri Light" w:cs="Calibri Light"/>
                <w:b w:val="0"/>
                <w:spacing w:val="0"/>
                <w:kern w:val="0"/>
                <w:sz w:val="20"/>
                <w:szCs w:val="20"/>
              </w:rPr>
              <w:t xml:space="preserve">and identify </w:t>
            </w:r>
            <w:r w:rsidR="00370FF5" w:rsidRPr="003405E0">
              <w:rPr>
                <w:rFonts w:ascii="Calibri Light" w:hAnsi="Calibri Light" w:cs="Calibri Light"/>
                <w:b w:val="0"/>
                <w:spacing w:val="0"/>
                <w:kern w:val="0"/>
                <w:sz w:val="20"/>
                <w:szCs w:val="20"/>
              </w:rPr>
              <w:t xml:space="preserve">any </w:t>
            </w:r>
            <w:r w:rsidR="006006FD" w:rsidRPr="003405E0">
              <w:rPr>
                <w:rFonts w:ascii="Calibri Light" w:hAnsi="Calibri Light" w:cs="Calibri Light"/>
                <w:b w:val="0"/>
                <w:spacing w:val="0"/>
                <w:kern w:val="0"/>
                <w:sz w:val="20"/>
                <w:szCs w:val="20"/>
              </w:rPr>
              <w:t>areas for improvements.</w:t>
            </w:r>
          </w:p>
          <w:p w14:paraId="3ACBAF29" w14:textId="05D9F94B" w:rsidR="003A2B60" w:rsidRDefault="006847E1" w:rsidP="00676A9E">
            <w:pPr>
              <w:pStyle w:val="NumberedHeading1"/>
              <w:spacing w:before="120" w:after="120"/>
              <w:ind w:left="9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w:t>
            </w:r>
            <w:r w:rsidR="002639FF">
              <w:rPr>
                <w:rFonts w:ascii="Calibri Light" w:hAnsi="Calibri Light" w:cs="Calibri Light"/>
                <w:b w:val="0"/>
                <w:spacing w:val="0"/>
                <w:kern w:val="0"/>
                <w:sz w:val="20"/>
                <w:szCs w:val="20"/>
              </w:rPr>
              <w:t xml:space="preserve">ISO </w:t>
            </w:r>
            <w:r w:rsidR="003A2B60">
              <w:rPr>
                <w:rFonts w:ascii="Calibri Light" w:hAnsi="Calibri Light" w:cs="Calibri Light"/>
                <w:b w:val="0"/>
                <w:spacing w:val="0"/>
                <w:kern w:val="0"/>
                <w:sz w:val="20"/>
                <w:szCs w:val="20"/>
              </w:rPr>
              <w:t>45001:2018,</w:t>
            </w:r>
            <w:r w:rsidR="003A2B60" w:rsidRPr="003A2B60">
              <w:rPr>
                <w:rFonts w:ascii="Calibri Light" w:hAnsi="Calibri Light" w:cs="Calibri Light"/>
                <w:b w:val="0"/>
                <w:spacing w:val="0"/>
                <w:kern w:val="0"/>
                <w:sz w:val="20"/>
                <w:szCs w:val="20"/>
              </w:rPr>
              <w:t xml:space="preserve"> the management review shall include the following:</w:t>
            </w:r>
          </w:p>
          <w:p w14:paraId="2DF06936" w14:textId="1095FF5F" w:rsidR="00717193" w:rsidRPr="000871F1" w:rsidRDefault="007977D0" w:rsidP="000871F1">
            <w:pPr>
              <w:pStyle w:val="Body"/>
              <w:numPr>
                <w:ilvl w:val="0"/>
                <w:numId w:val="13"/>
              </w:numPr>
              <w:spacing w:before="60"/>
              <w:ind w:left="791"/>
              <w:rPr>
                <w:rFonts w:ascii="Calibri Light" w:hAnsi="Calibri Light" w:cs="Calibri Light"/>
                <w:sz w:val="20"/>
                <w:szCs w:val="20"/>
              </w:rPr>
            </w:pPr>
            <w:r w:rsidRPr="007977D0">
              <w:rPr>
                <w:rFonts w:ascii="Calibri Light" w:hAnsi="Calibri Light" w:cs="Calibri Light"/>
                <w:sz w:val="20"/>
                <w:szCs w:val="20"/>
              </w:rPr>
              <w:t xml:space="preserve">The extent to which </w:t>
            </w:r>
            <w:commentRangeStart w:id="19"/>
            <w:r w:rsidRPr="007977D0">
              <w:rPr>
                <w:rFonts w:ascii="Calibri Light" w:hAnsi="Calibri Light" w:cs="Calibri Light"/>
                <w:sz w:val="20"/>
                <w:szCs w:val="20"/>
              </w:rPr>
              <w:t>environmental objectives have been achieved</w:t>
            </w:r>
          </w:p>
          <w:p w14:paraId="737F7B68" w14:textId="247F120F" w:rsidR="00717193" w:rsidRPr="000871F1" w:rsidRDefault="007977D0" w:rsidP="000871F1">
            <w:pPr>
              <w:pStyle w:val="Body"/>
              <w:numPr>
                <w:ilvl w:val="0"/>
                <w:numId w:val="13"/>
              </w:numPr>
              <w:spacing w:before="60"/>
              <w:ind w:left="791"/>
              <w:rPr>
                <w:rFonts w:ascii="Calibri Light" w:hAnsi="Calibri Light" w:cs="Calibri Light"/>
                <w:sz w:val="20"/>
                <w:szCs w:val="20"/>
              </w:rPr>
            </w:pPr>
            <w:r w:rsidRPr="007977D0">
              <w:rPr>
                <w:rFonts w:ascii="Calibri Light" w:hAnsi="Calibri Light" w:cs="Calibri Light"/>
                <w:sz w:val="20"/>
                <w:szCs w:val="20"/>
              </w:rPr>
              <w:t xml:space="preserve">Information on the organization’s environmental </w:t>
            </w:r>
            <w:commentRangeEnd w:id="19"/>
            <w:r w:rsidR="001D3698">
              <w:rPr>
                <w:rStyle w:val="CommentReference"/>
                <w:rFonts w:ascii="Calibri Light" w:eastAsia="Calibri Light" w:hAnsi="Calibri Light" w:cs="Calibri Light"/>
              </w:rPr>
              <w:commentReference w:id="19"/>
            </w:r>
            <w:r w:rsidRPr="007977D0">
              <w:rPr>
                <w:rFonts w:ascii="Calibri Light" w:hAnsi="Calibri Light" w:cs="Calibri Light"/>
                <w:sz w:val="20"/>
                <w:szCs w:val="20"/>
              </w:rPr>
              <w:t>performance, including trends</w:t>
            </w:r>
            <w:r w:rsidR="008C7626">
              <w:rPr>
                <w:rFonts w:ascii="Calibri Light" w:hAnsi="Calibri Light" w:cs="Calibri Light"/>
                <w:sz w:val="20"/>
                <w:szCs w:val="20"/>
              </w:rPr>
              <w:t xml:space="preserve"> </w:t>
            </w:r>
          </w:p>
          <w:p w14:paraId="42BC1EC3" w14:textId="577BDC65" w:rsidR="00717193" w:rsidRPr="000871F1" w:rsidRDefault="007977D0" w:rsidP="000871F1">
            <w:pPr>
              <w:pStyle w:val="Body"/>
              <w:numPr>
                <w:ilvl w:val="0"/>
                <w:numId w:val="13"/>
              </w:numPr>
              <w:spacing w:before="60"/>
              <w:ind w:left="791"/>
              <w:rPr>
                <w:rFonts w:ascii="Calibri Light" w:hAnsi="Calibri Light" w:cs="Calibri Light"/>
                <w:sz w:val="20"/>
                <w:szCs w:val="20"/>
              </w:rPr>
            </w:pPr>
            <w:r w:rsidRPr="007977D0">
              <w:rPr>
                <w:rFonts w:ascii="Calibri Light" w:hAnsi="Calibri Light" w:cs="Calibri Light"/>
                <w:sz w:val="20"/>
                <w:szCs w:val="20"/>
              </w:rPr>
              <w:t>Monitoring and measurement results</w:t>
            </w:r>
            <w:r w:rsidR="00CD63B5">
              <w:rPr>
                <w:rFonts w:ascii="Calibri Light" w:hAnsi="Calibri Light" w:cs="Calibri Light"/>
                <w:sz w:val="20"/>
                <w:szCs w:val="20"/>
              </w:rPr>
              <w:t xml:space="preserve"> </w:t>
            </w:r>
          </w:p>
          <w:p w14:paraId="61FABC9F" w14:textId="2080270B" w:rsidR="00717193" w:rsidRPr="000871F1" w:rsidRDefault="007977D0" w:rsidP="000871F1">
            <w:pPr>
              <w:pStyle w:val="Body"/>
              <w:numPr>
                <w:ilvl w:val="0"/>
                <w:numId w:val="13"/>
              </w:numPr>
              <w:spacing w:before="60"/>
              <w:ind w:left="791"/>
              <w:rPr>
                <w:rFonts w:ascii="Calibri Light" w:hAnsi="Calibri Light" w:cs="Calibri Light"/>
                <w:sz w:val="20"/>
                <w:szCs w:val="20"/>
              </w:rPr>
            </w:pPr>
            <w:r w:rsidRPr="007977D0">
              <w:rPr>
                <w:rFonts w:ascii="Calibri Light" w:hAnsi="Calibri Light" w:cs="Calibri Light"/>
                <w:sz w:val="20"/>
                <w:szCs w:val="20"/>
              </w:rPr>
              <w:t>Fulfilment of its compliance obligations</w:t>
            </w:r>
          </w:p>
          <w:p w14:paraId="04B8F04A" w14:textId="1F749B70" w:rsidR="003A2B60" w:rsidRPr="000871F1" w:rsidRDefault="007977D0" w:rsidP="000871F1">
            <w:pPr>
              <w:pStyle w:val="Body"/>
              <w:numPr>
                <w:ilvl w:val="0"/>
                <w:numId w:val="13"/>
              </w:numPr>
              <w:spacing w:before="60"/>
              <w:ind w:left="791"/>
              <w:rPr>
                <w:rFonts w:ascii="Calibri Light" w:hAnsi="Calibri Light" w:cs="Calibri Light"/>
                <w:sz w:val="20"/>
                <w:szCs w:val="20"/>
              </w:rPr>
            </w:pPr>
            <w:r w:rsidRPr="007977D0">
              <w:rPr>
                <w:rFonts w:ascii="Calibri Light" w:hAnsi="Calibri Light" w:cs="Calibri Light"/>
                <w:sz w:val="20"/>
                <w:szCs w:val="20"/>
              </w:rPr>
              <w:t>Audit results</w:t>
            </w:r>
          </w:p>
          <w:p w14:paraId="288CA194" w14:textId="0AAF4DA1" w:rsidR="008E68CD" w:rsidRDefault="00C9589B" w:rsidP="00B5004C">
            <w:pPr>
              <w:pStyle w:val="NumberedHeading1"/>
              <w:numPr>
                <w:ilvl w:val="0"/>
                <w:numId w:val="3"/>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B</w:t>
            </w:r>
            <w:r w:rsidR="00CD63B5" w:rsidRPr="00CD63B5">
              <w:rPr>
                <w:rFonts w:ascii="Calibri Light" w:hAnsi="Calibri Light" w:cs="Calibri Light"/>
                <w:b w:val="0"/>
                <w:spacing w:val="0"/>
                <w:kern w:val="0"/>
                <w:sz w:val="20"/>
                <w:szCs w:val="20"/>
              </w:rPr>
              <w:t xml:space="preserve">ased on our review of the Management Review Meeting </w:t>
            </w:r>
            <w:commentRangeStart w:id="20"/>
            <w:r w:rsidR="00CD63B5" w:rsidRPr="00CD63B5">
              <w:rPr>
                <w:rFonts w:ascii="Calibri Light" w:hAnsi="Calibri Light" w:cs="Calibri Light"/>
                <w:b w:val="0"/>
                <w:spacing w:val="0"/>
                <w:kern w:val="0"/>
                <w:sz w:val="20"/>
                <w:szCs w:val="20"/>
              </w:rPr>
              <w:t>conducted in Dec 2022, it was noted that the ISO 45001</w:t>
            </w:r>
            <w:r w:rsidR="00CD63B5" w:rsidRPr="003405E0">
              <w:rPr>
                <w:rFonts w:ascii="Calibri Light" w:hAnsi="Calibri Light" w:cs="Calibri Light"/>
                <w:b w:val="0"/>
                <w:spacing w:val="0"/>
                <w:kern w:val="0"/>
                <w:sz w:val="20"/>
                <w:szCs w:val="20"/>
              </w:rPr>
              <w:t xml:space="preserve">:2018 </w:t>
            </w:r>
            <w:r w:rsidR="00370FF5" w:rsidRPr="003405E0">
              <w:rPr>
                <w:rFonts w:ascii="Calibri Light" w:hAnsi="Calibri Light" w:cs="Calibri Light"/>
                <w:b w:val="0"/>
                <w:spacing w:val="0"/>
                <w:kern w:val="0"/>
                <w:sz w:val="20"/>
                <w:szCs w:val="20"/>
              </w:rPr>
              <w:t xml:space="preserve">coverage </w:t>
            </w:r>
            <w:r w:rsidR="00CD63B5" w:rsidRPr="003405E0">
              <w:rPr>
                <w:rFonts w:ascii="Calibri Light" w:hAnsi="Calibri Light" w:cs="Calibri Light"/>
                <w:b w:val="0"/>
                <w:spacing w:val="0"/>
                <w:kern w:val="0"/>
                <w:sz w:val="20"/>
                <w:szCs w:val="20"/>
              </w:rPr>
              <w:t xml:space="preserve">of the management review </w:t>
            </w:r>
            <w:r w:rsidR="00370FF5" w:rsidRPr="003405E0">
              <w:rPr>
                <w:rFonts w:ascii="Calibri Light" w:hAnsi="Calibri Light" w:cs="Calibri Light"/>
                <w:b w:val="0"/>
                <w:spacing w:val="0"/>
                <w:kern w:val="0"/>
                <w:sz w:val="20"/>
                <w:szCs w:val="20"/>
              </w:rPr>
              <w:t xml:space="preserve">on areas such as achievement of environment objectives, organization’s environmental performance, measurement results, compliance </w:t>
            </w:r>
            <w:commentRangeEnd w:id="20"/>
            <w:r w:rsidR="009C30DF">
              <w:rPr>
                <w:rStyle w:val="CommentReference"/>
                <w:rFonts w:ascii="Calibri Light" w:eastAsia="Calibri Light" w:hAnsi="Calibri Light" w:cs="Calibri Light"/>
                <w:b w:val="0"/>
                <w:spacing w:val="0"/>
                <w:kern w:val="0"/>
              </w:rPr>
              <w:commentReference w:id="20"/>
            </w:r>
            <w:r w:rsidR="00370FF5" w:rsidRPr="003405E0">
              <w:rPr>
                <w:rFonts w:ascii="Calibri Light" w:hAnsi="Calibri Light" w:cs="Calibri Light"/>
                <w:b w:val="0"/>
                <w:spacing w:val="0"/>
                <w:kern w:val="0"/>
                <w:sz w:val="20"/>
                <w:szCs w:val="20"/>
              </w:rPr>
              <w:t xml:space="preserve">obligations and audits results (as shown above) </w:t>
            </w:r>
            <w:r w:rsidR="00CD63B5" w:rsidRPr="003405E0">
              <w:rPr>
                <w:rFonts w:ascii="Calibri Light" w:hAnsi="Calibri Light" w:cs="Calibri Light"/>
                <w:b w:val="0"/>
                <w:spacing w:val="0"/>
                <w:kern w:val="0"/>
                <w:sz w:val="20"/>
                <w:szCs w:val="20"/>
              </w:rPr>
              <w:t>w</w:t>
            </w:r>
            <w:r w:rsidR="00EA39F8" w:rsidRPr="003405E0">
              <w:rPr>
                <w:rFonts w:ascii="Calibri Light" w:hAnsi="Calibri Light" w:cs="Calibri Light"/>
                <w:b w:val="0"/>
                <w:spacing w:val="0"/>
                <w:kern w:val="0"/>
                <w:sz w:val="20"/>
                <w:szCs w:val="20"/>
              </w:rPr>
              <w:t>ere</w:t>
            </w:r>
            <w:r w:rsidR="00CD63B5" w:rsidRPr="003405E0">
              <w:rPr>
                <w:rFonts w:ascii="Calibri Light" w:hAnsi="Calibri Light" w:cs="Calibri Light"/>
                <w:b w:val="0"/>
                <w:spacing w:val="0"/>
                <w:kern w:val="0"/>
                <w:sz w:val="20"/>
                <w:szCs w:val="20"/>
              </w:rPr>
              <w:t xml:space="preserve"> not met.</w:t>
            </w:r>
            <w:r w:rsidR="00FD553C" w:rsidRPr="003405E0">
              <w:rPr>
                <w:rFonts w:ascii="Calibri Light" w:hAnsi="Calibri Light" w:cs="Calibri Light"/>
                <w:b w:val="0"/>
                <w:spacing w:val="0"/>
                <w:kern w:val="0"/>
                <w:sz w:val="20"/>
                <w:szCs w:val="20"/>
              </w:rPr>
              <w:t xml:space="preserve"> This may lead to </w:t>
            </w:r>
            <w:r w:rsidR="00C67009" w:rsidRPr="003405E0">
              <w:rPr>
                <w:rFonts w:ascii="Calibri Light" w:hAnsi="Calibri Light" w:cs="Calibri Light"/>
                <w:b w:val="0"/>
                <w:spacing w:val="0"/>
                <w:kern w:val="0"/>
                <w:sz w:val="20"/>
                <w:szCs w:val="20"/>
              </w:rPr>
              <w:t xml:space="preserve">management not </w:t>
            </w:r>
            <w:r w:rsidR="00370FF5" w:rsidRPr="003405E0">
              <w:rPr>
                <w:rFonts w:ascii="Calibri Light" w:hAnsi="Calibri Light" w:cs="Calibri Light"/>
                <w:b w:val="0"/>
                <w:spacing w:val="0"/>
                <w:kern w:val="0"/>
                <w:sz w:val="20"/>
                <w:szCs w:val="20"/>
              </w:rPr>
              <w:t xml:space="preserve">being </w:t>
            </w:r>
            <w:r w:rsidR="00C67009" w:rsidRPr="003405E0">
              <w:rPr>
                <w:rFonts w:ascii="Calibri Light" w:hAnsi="Calibri Light" w:cs="Calibri Light"/>
                <w:b w:val="0"/>
                <w:spacing w:val="0"/>
                <w:kern w:val="0"/>
                <w:sz w:val="20"/>
                <w:szCs w:val="20"/>
              </w:rPr>
              <w:t xml:space="preserve">aware of the current EHS </w:t>
            </w:r>
            <w:proofErr w:type="gramStart"/>
            <w:r w:rsidR="00370FF5" w:rsidRPr="003405E0">
              <w:rPr>
                <w:rFonts w:ascii="Calibri Light" w:hAnsi="Calibri Light" w:cs="Calibri Light"/>
                <w:b w:val="0"/>
                <w:spacing w:val="0"/>
                <w:kern w:val="0"/>
                <w:sz w:val="20"/>
                <w:szCs w:val="20"/>
              </w:rPr>
              <w:t>performance ,</w:t>
            </w:r>
            <w:proofErr w:type="gramEnd"/>
            <w:r w:rsidR="00370FF5" w:rsidRPr="003405E0">
              <w:rPr>
                <w:rFonts w:ascii="Calibri Light" w:hAnsi="Calibri Light" w:cs="Calibri Light"/>
                <w:b w:val="0"/>
                <w:spacing w:val="0"/>
                <w:kern w:val="0"/>
                <w:sz w:val="20"/>
                <w:szCs w:val="20"/>
              </w:rPr>
              <w:t xml:space="preserve"> </w:t>
            </w:r>
            <w:r w:rsidR="001F0EE0" w:rsidRPr="003405E0">
              <w:rPr>
                <w:rFonts w:ascii="Calibri Light" w:hAnsi="Calibri Light" w:cs="Calibri Light"/>
                <w:b w:val="0"/>
                <w:spacing w:val="0"/>
                <w:kern w:val="0"/>
                <w:sz w:val="20"/>
                <w:szCs w:val="20"/>
              </w:rPr>
              <w:t>issues and compliance obligations</w:t>
            </w:r>
            <w:r w:rsidR="00370FF5" w:rsidRPr="003405E0">
              <w:rPr>
                <w:rFonts w:ascii="Calibri Light" w:hAnsi="Calibri Light" w:cs="Calibri Light"/>
                <w:b w:val="0"/>
                <w:spacing w:val="0"/>
                <w:kern w:val="0"/>
                <w:sz w:val="20"/>
                <w:szCs w:val="20"/>
              </w:rPr>
              <w:t>.</w:t>
            </w:r>
            <w:r w:rsidR="001F0EE0" w:rsidRPr="003405E0">
              <w:rPr>
                <w:rFonts w:ascii="Calibri Light" w:hAnsi="Calibri Light" w:cs="Calibri Light"/>
                <w:b w:val="0"/>
                <w:spacing w:val="0"/>
                <w:kern w:val="0"/>
                <w:sz w:val="20"/>
                <w:szCs w:val="20"/>
              </w:rPr>
              <w:t xml:space="preserve"> </w:t>
            </w:r>
          </w:p>
          <w:p w14:paraId="4ABE8F9C" w14:textId="2B495A62" w:rsidR="006847E1" w:rsidRDefault="001F13D9" w:rsidP="005D0A61">
            <w:pPr>
              <w:pStyle w:val="NumberedHeading1"/>
              <w:spacing w:before="120" w:after="120"/>
              <w:ind w:left="45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Refer </w:t>
            </w:r>
            <w:r w:rsidR="008E68CD">
              <w:rPr>
                <w:rFonts w:ascii="Calibri Light" w:hAnsi="Calibri Light" w:cs="Calibri Light"/>
                <w:b w:val="0"/>
                <w:spacing w:val="0"/>
                <w:kern w:val="0"/>
                <w:sz w:val="20"/>
                <w:szCs w:val="20"/>
              </w:rPr>
              <w:t xml:space="preserve">to </w:t>
            </w:r>
            <w:r w:rsidR="00A013B7">
              <w:rPr>
                <w:rFonts w:ascii="Calibri Light" w:hAnsi="Calibri Light" w:cs="Calibri Light"/>
                <w:spacing w:val="0"/>
                <w:kern w:val="0"/>
                <w:sz w:val="20"/>
                <w:szCs w:val="20"/>
              </w:rPr>
              <w:t xml:space="preserve">Appendix </w:t>
            </w:r>
            <w:r w:rsidR="00EA39F8">
              <w:rPr>
                <w:rFonts w:ascii="Calibri Light" w:hAnsi="Calibri Light" w:cs="Calibri Light"/>
                <w:spacing w:val="0"/>
                <w:kern w:val="0"/>
                <w:sz w:val="20"/>
                <w:szCs w:val="20"/>
              </w:rPr>
              <w:t>3</w:t>
            </w:r>
            <w:r w:rsidR="00A013B7">
              <w:rPr>
                <w:rFonts w:ascii="Calibri Light" w:hAnsi="Calibri Light" w:cs="Calibri Light"/>
                <w:spacing w:val="0"/>
                <w:kern w:val="0"/>
                <w:sz w:val="20"/>
                <w:szCs w:val="20"/>
              </w:rPr>
              <w:t xml:space="preserve"> </w:t>
            </w:r>
            <w:r w:rsidR="00525CCE">
              <w:rPr>
                <w:rFonts w:ascii="Calibri Light" w:hAnsi="Calibri Light" w:cs="Calibri Light"/>
                <w:spacing w:val="0"/>
                <w:kern w:val="0"/>
                <w:sz w:val="20"/>
                <w:szCs w:val="20"/>
              </w:rPr>
              <w:t>–</w:t>
            </w:r>
            <w:r w:rsidR="00A013B7">
              <w:rPr>
                <w:rFonts w:ascii="Calibri Light" w:hAnsi="Calibri Light" w:cs="Calibri Light"/>
                <w:spacing w:val="0"/>
                <w:kern w:val="0"/>
                <w:sz w:val="20"/>
                <w:szCs w:val="20"/>
              </w:rPr>
              <w:t xml:space="preserve"> </w:t>
            </w:r>
            <w:r w:rsidR="00525CCE">
              <w:rPr>
                <w:rFonts w:ascii="Calibri Light" w:hAnsi="Calibri Light" w:cs="Calibri Light"/>
                <w:b w:val="0"/>
                <w:spacing w:val="0"/>
                <w:kern w:val="0"/>
                <w:sz w:val="20"/>
                <w:szCs w:val="20"/>
              </w:rPr>
              <w:t xml:space="preserve">Management review </w:t>
            </w:r>
            <w:r w:rsidR="00074ACE">
              <w:rPr>
                <w:rFonts w:ascii="Calibri Light" w:hAnsi="Calibri Light" w:cs="Calibri Light"/>
                <w:b w:val="0"/>
                <w:spacing w:val="0"/>
                <w:kern w:val="0"/>
                <w:sz w:val="20"/>
                <w:szCs w:val="20"/>
              </w:rPr>
              <w:t>meeting’s</w:t>
            </w:r>
            <w:r w:rsidR="00525CCE">
              <w:rPr>
                <w:rFonts w:ascii="Calibri Light" w:hAnsi="Calibri Light" w:cs="Calibri Light"/>
                <w:b w:val="0"/>
                <w:spacing w:val="0"/>
                <w:kern w:val="0"/>
                <w:sz w:val="20"/>
                <w:szCs w:val="20"/>
              </w:rPr>
              <w:t xml:space="preserve"> </w:t>
            </w:r>
            <w:r w:rsidR="005D0A61">
              <w:rPr>
                <w:rFonts w:ascii="Calibri Light" w:hAnsi="Calibri Light" w:cs="Calibri Light"/>
                <w:b w:val="0"/>
                <w:spacing w:val="0"/>
                <w:kern w:val="0"/>
                <w:sz w:val="20"/>
                <w:szCs w:val="20"/>
              </w:rPr>
              <w:t>agenda in 2022</w:t>
            </w:r>
            <w:r>
              <w:rPr>
                <w:rFonts w:ascii="Calibri Light" w:hAnsi="Calibri Light" w:cs="Calibri Light"/>
                <w:b w:val="0"/>
                <w:spacing w:val="0"/>
                <w:kern w:val="0"/>
                <w:sz w:val="20"/>
                <w:szCs w:val="20"/>
              </w:rPr>
              <w:t>.</w:t>
            </w:r>
          </w:p>
          <w:p w14:paraId="0292D02A" w14:textId="77777777" w:rsidR="00C9589B" w:rsidRDefault="00C9589B" w:rsidP="00676A9E">
            <w:pPr>
              <w:pStyle w:val="NumberedHeading1"/>
              <w:spacing w:before="120" w:after="120"/>
              <w:jc w:val="both"/>
              <w:rPr>
                <w:rFonts w:ascii="Calibri Light" w:hAnsi="Calibri Light" w:cs="Calibri Light"/>
                <w:bCs/>
                <w:spacing w:val="0"/>
                <w:kern w:val="0"/>
                <w:sz w:val="20"/>
                <w:szCs w:val="20"/>
              </w:rPr>
            </w:pPr>
          </w:p>
          <w:p w14:paraId="4520B57F" w14:textId="1C566C47" w:rsidR="00C9589B" w:rsidRPr="00C9589B" w:rsidRDefault="00C9589B" w:rsidP="00676A9E">
            <w:pPr>
              <w:pStyle w:val="NumberedHeading1"/>
              <w:spacing w:before="120" w:after="120"/>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lastRenderedPageBreak/>
              <w:t>Reporting of EHS Performance</w:t>
            </w:r>
            <w:r>
              <w:rPr>
                <w:rFonts w:ascii="Calibri Light" w:hAnsi="Calibri Light" w:cs="Calibri Light"/>
                <w:bCs/>
                <w:spacing w:val="0"/>
                <w:kern w:val="0"/>
                <w:sz w:val="20"/>
                <w:szCs w:val="20"/>
              </w:rPr>
              <w:t>:</w:t>
            </w:r>
          </w:p>
          <w:p w14:paraId="3A04FA0D" w14:textId="3CB9C801" w:rsidR="00A15B9E" w:rsidRPr="003405E0" w:rsidRDefault="000556D9" w:rsidP="00676A9E">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team </w:t>
            </w:r>
            <w:r w:rsidR="008E6001">
              <w:rPr>
                <w:rFonts w:ascii="Calibri Light" w:hAnsi="Calibri Light" w:cs="Calibri Light"/>
                <w:b w:val="0"/>
                <w:spacing w:val="0"/>
                <w:kern w:val="0"/>
                <w:sz w:val="20"/>
                <w:szCs w:val="20"/>
              </w:rPr>
              <w:t xml:space="preserve">generates an </w:t>
            </w:r>
            <w:r w:rsidR="00FA659E">
              <w:rPr>
                <w:rFonts w:ascii="Calibri Light" w:hAnsi="Calibri Light" w:cs="Calibri Light"/>
                <w:b w:val="0"/>
                <w:spacing w:val="0"/>
                <w:kern w:val="0"/>
                <w:sz w:val="20"/>
                <w:szCs w:val="20"/>
              </w:rPr>
              <w:t>A</w:t>
            </w:r>
            <w:r w:rsidR="008E6001">
              <w:rPr>
                <w:rFonts w:ascii="Calibri Light" w:hAnsi="Calibri Light" w:cs="Calibri Light"/>
                <w:b w:val="0"/>
                <w:spacing w:val="0"/>
                <w:kern w:val="0"/>
                <w:sz w:val="20"/>
                <w:szCs w:val="20"/>
              </w:rPr>
              <w:t xml:space="preserve">nnual </w:t>
            </w:r>
            <w:r w:rsidR="00FA659E">
              <w:rPr>
                <w:rFonts w:ascii="Calibri Light" w:hAnsi="Calibri Light" w:cs="Calibri Light"/>
                <w:b w:val="0"/>
                <w:spacing w:val="0"/>
                <w:kern w:val="0"/>
                <w:sz w:val="20"/>
                <w:szCs w:val="20"/>
              </w:rPr>
              <w:t>R</w:t>
            </w:r>
            <w:r w:rsidR="008E6001">
              <w:rPr>
                <w:rFonts w:ascii="Calibri Light" w:hAnsi="Calibri Light" w:cs="Calibri Light"/>
                <w:b w:val="0"/>
                <w:spacing w:val="0"/>
                <w:kern w:val="0"/>
                <w:sz w:val="20"/>
                <w:szCs w:val="20"/>
              </w:rPr>
              <w:t xml:space="preserve">eport </w:t>
            </w:r>
            <w:r w:rsidR="0088027C">
              <w:rPr>
                <w:rFonts w:ascii="Calibri Light" w:hAnsi="Calibri Light" w:cs="Calibri Light"/>
                <w:b w:val="0"/>
                <w:spacing w:val="0"/>
                <w:kern w:val="0"/>
                <w:sz w:val="20"/>
                <w:szCs w:val="20"/>
              </w:rPr>
              <w:t>showing the EHS performance, contractor performance, EHS statistics</w:t>
            </w:r>
            <w:r w:rsidR="00A15B9E">
              <w:rPr>
                <w:rFonts w:ascii="Calibri Light" w:hAnsi="Calibri Light" w:cs="Calibri Light"/>
                <w:b w:val="0"/>
                <w:spacing w:val="0"/>
                <w:kern w:val="0"/>
                <w:sz w:val="20"/>
                <w:szCs w:val="20"/>
              </w:rPr>
              <w:t>, and the KPI results.</w:t>
            </w:r>
            <w:r w:rsidR="00535661">
              <w:rPr>
                <w:rFonts w:ascii="Calibri Light" w:hAnsi="Calibri Light" w:cs="Calibri Light"/>
                <w:b w:val="0"/>
                <w:spacing w:val="0"/>
                <w:kern w:val="0"/>
                <w:sz w:val="20"/>
                <w:szCs w:val="20"/>
              </w:rPr>
              <w:t xml:space="preserve"> </w:t>
            </w:r>
            <w:r w:rsidR="00535661" w:rsidRPr="003405E0">
              <w:rPr>
                <w:rFonts w:ascii="Calibri Light" w:hAnsi="Calibri Light" w:cs="Calibri Light"/>
                <w:b w:val="0"/>
                <w:spacing w:val="0"/>
                <w:kern w:val="0"/>
                <w:sz w:val="20"/>
                <w:szCs w:val="20"/>
              </w:rPr>
              <w:t xml:space="preserve">The annual EHS report </w:t>
            </w:r>
            <w:r w:rsidR="003858FF" w:rsidRPr="003405E0">
              <w:rPr>
                <w:rFonts w:ascii="Calibri Light" w:hAnsi="Calibri Light" w:cs="Calibri Light"/>
                <w:b w:val="0"/>
                <w:spacing w:val="0"/>
                <w:kern w:val="0"/>
                <w:sz w:val="20"/>
                <w:szCs w:val="20"/>
              </w:rPr>
              <w:t xml:space="preserve">establishes analysis of the overall EHS performance </w:t>
            </w:r>
            <w:r w:rsidR="00436257" w:rsidRPr="003405E0">
              <w:rPr>
                <w:rFonts w:ascii="Calibri Light" w:hAnsi="Calibri Light" w:cs="Calibri Light"/>
                <w:b w:val="0"/>
                <w:spacing w:val="0"/>
                <w:kern w:val="0"/>
                <w:sz w:val="20"/>
                <w:szCs w:val="20"/>
              </w:rPr>
              <w:t>and EHS objectives.</w:t>
            </w:r>
          </w:p>
          <w:p w14:paraId="10EFC972" w14:textId="027F62D3" w:rsidR="00A3410A" w:rsidRPr="003405E0" w:rsidRDefault="00C9589B" w:rsidP="00B5004C">
            <w:pPr>
              <w:pStyle w:val="NumberedHeading1"/>
              <w:numPr>
                <w:ilvl w:val="0"/>
                <w:numId w:val="3"/>
              </w:numPr>
              <w:spacing w:before="120" w:after="12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Based on</w:t>
            </w:r>
            <w:r w:rsidR="00997DDB" w:rsidRPr="003405E0">
              <w:rPr>
                <w:rFonts w:ascii="Calibri Light" w:hAnsi="Calibri Light" w:cs="Calibri Light"/>
                <w:b w:val="0"/>
                <w:spacing w:val="0"/>
                <w:kern w:val="0"/>
                <w:sz w:val="20"/>
                <w:szCs w:val="20"/>
              </w:rPr>
              <w:t xml:space="preserve"> our review</w:t>
            </w:r>
            <w:r w:rsidR="00A15B9E" w:rsidRPr="003405E0">
              <w:rPr>
                <w:rFonts w:ascii="Calibri Light" w:hAnsi="Calibri Light" w:cs="Calibri Light"/>
                <w:b w:val="0"/>
                <w:spacing w:val="0"/>
                <w:kern w:val="0"/>
                <w:sz w:val="20"/>
                <w:szCs w:val="20"/>
              </w:rPr>
              <w:t>,</w:t>
            </w:r>
            <w:r w:rsidR="00997DDB" w:rsidRPr="003405E0">
              <w:rPr>
                <w:rFonts w:ascii="Calibri Light" w:hAnsi="Calibri Light" w:cs="Calibri Light"/>
                <w:b w:val="0"/>
                <w:spacing w:val="0"/>
                <w:kern w:val="0"/>
                <w:sz w:val="20"/>
                <w:szCs w:val="20"/>
              </w:rPr>
              <w:t xml:space="preserve"> it was noted that</w:t>
            </w:r>
            <w:r w:rsidR="00A15B9E" w:rsidRPr="003405E0">
              <w:rPr>
                <w:rFonts w:ascii="Calibri Light" w:hAnsi="Calibri Light" w:cs="Calibri Light"/>
                <w:b w:val="0"/>
                <w:spacing w:val="0"/>
                <w:kern w:val="0"/>
                <w:sz w:val="20"/>
                <w:szCs w:val="20"/>
              </w:rPr>
              <w:t xml:space="preserve"> the </w:t>
            </w:r>
            <w:commentRangeStart w:id="21"/>
            <w:r w:rsidR="00A15B9E" w:rsidRPr="003405E0">
              <w:rPr>
                <w:rFonts w:ascii="Calibri Light" w:hAnsi="Calibri Light" w:cs="Calibri Light"/>
                <w:b w:val="0"/>
                <w:spacing w:val="0"/>
                <w:kern w:val="0"/>
                <w:sz w:val="20"/>
                <w:szCs w:val="20"/>
              </w:rPr>
              <w:t xml:space="preserve">annual report for the year 2022 was not generated and </w:t>
            </w:r>
            <w:r w:rsidR="009917DD" w:rsidRPr="003405E0">
              <w:rPr>
                <w:rFonts w:ascii="Calibri Light" w:hAnsi="Calibri Light" w:cs="Calibri Light"/>
                <w:b w:val="0"/>
                <w:spacing w:val="0"/>
                <w:kern w:val="0"/>
                <w:sz w:val="20"/>
                <w:szCs w:val="20"/>
              </w:rPr>
              <w:t>recorded</w:t>
            </w:r>
            <w:r w:rsidR="00C8090D" w:rsidRPr="003405E0">
              <w:rPr>
                <w:rFonts w:ascii="Calibri Light" w:hAnsi="Calibri Light" w:cs="Calibri Light"/>
                <w:b w:val="0"/>
                <w:spacing w:val="0"/>
                <w:kern w:val="0"/>
                <w:sz w:val="20"/>
                <w:szCs w:val="20"/>
              </w:rPr>
              <w:t xml:space="preserve"> which may result in inadequate </w:t>
            </w:r>
            <w:r w:rsidR="00FA659E" w:rsidRPr="003405E0">
              <w:rPr>
                <w:rFonts w:ascii="Calibri Light" w:hAnsi="Calibri Light" w:cs="Calibri Light"/>
                <w:b w:val="0"/>
                <w:spacing w:val="0"/>
                <w:kern w:val="0"/>
                <w:sz w:val="20"/>
                <w:szCs w:val="20"/>
              </w:rPr>
              <w:t xml:space="preserve">monitoring of </w:t>
            </w:r>
            <w:del w:id="22" w:author="Anamika Menon" w:date="2023-06-19T11:54:00Z">
              <w:r w:rsidR="00FA659E" w:rsidRPr="003405E0" w:rsidDel="00B137FC">
                <w:rPr>
                  <w:rFonts w:ascii="Calibri Light" w:hAnsi="Calibri Light" w:cs="Calibri Light"/>
                  <w:b w:val="0"/>
                  <w:spacing w:val="0"/>
                  <w:kern w:val="0"/>
                  <w:sz w:val="20"/>
                  <w:szCs w:val="20"/>
                </w:rPr>
                <w:delText xml:space="preserve">ESH </w:delText>
              </w:r>
            </w:del>
            <w:ins w:id="23" w:author="Anamika Menon" w:date="2023-06-19T11:54:00Z">
              <w:r w:rsidR="00B137FC">
                <w:rPr>
                  <w:rFonts w:ascii="Calibri Light" w:hAnsi="Calibri Light" w:cs="Calibri Light"/>
                  <w:b w:val="0"/>
                  <w:spacing w:val="0"/>
                  <w:kern w:val="0"/>
                  <w:sz w:val="20"/>
                  <w:szCs w:val="20"/>
                </w:rPr>
                <w:t>EHS</w:t>
              </w:r>
              <w:r w:rsidR="00B137FC" w:rsidRPr="003405E0">
                <w:rPr>
                  <w:rFonts w:ascii="Calibri Light" w:hAnsi="Calibri Light" w:cs="Calibri Light"/>
                  <w:b w:val="0"/>
                  <w:spacing w:val="0"/>
                  <w:kern w:val="0"/>
                  <w:sz w:val="20"/>
                  <w:szCs w:val="20"/>
                </w:rPr>
                <w:t xml:space="preserve"> </w:t>
              </w:r>
            </w:ins>
            <w:r w:rsidR="00FA659E" w:rsidRPr="003405E0">
              <w:rPr>
                <w:rFonts w:ascii="Calibri Light" w:hAnsi="Calibri Light" w:cs="Calibri Light"/>
                <w:b w:val="0"/>
                <w:spacing w:val="0"/>
                <w:kern w:val="0"/>
                <w:sz w:val="20"/>
                <w:szCs w:val="20"/>
              </w:rPr>
              <w:t>activities</w:t>
            </w:r>
            <w:commentRangeEnd w:id="21"/>
            <w:r w:rsidR="001D3698">
              <w:rPr>
                <w:rStyle w:val="CommentReference"/>
                <w:rFonts w:ascii="Calibri Light" w:eastAsia="Calibri Light" w:hAnsi="Calibri Light" w:cs="Calibri Light"/>
                <w:b w:val="0"/>
                <w:spacing w:val="0"/>
                <w:kern w:val="0"/>
              </w:rPr>
              <w:commentReference w:id="21"/>
            </w:r>
            <w:r w:rsidR="00FA659E" w:rsidRPr="003405E0">
              <w:rPr>
                <w:rFonts w:ascii="Calibri Light" w:hAnsi="Calibri Light" w:cs="Calibri Light"/>
                <w:b w:val="0"/>
                <w:spacing w:val="0"/>
                <w:kern w:val="0"/>
                <w:sz w:val="20"/>
                <w:szCs w:val="20"/>
              </w:rPr>
              <w:t>.</w:t>
            </w:r>
          </w:p>
          <w:p w14:paraId="3A6415BF" w14:textId="77777777" w:rsidR="006847E1" w:rsidRDefault="006847E1" w:rsidP="006847E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CA3094B" w14:textId="712D69E9" w:rsidR="006847E1" w:rsidRPr="00AC4517" w:rsidRDefault="00695BDE"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the EHS Committee </w:t>
            </w:r>
            <w:r w:rsidR="0024780A">
              <w:rPr>
                <w:rFonts w:ascii="Calibri Light" w:hAnsi="Calibri Light" w:cs="Calibri Light"/>
                <w:sz w:val="20"/>
                <w:szCs w:val="20"/>
              </w:rPr>
              <w:t xml:space="preserve">and conduct EHS committee meetings </w:t>
            </w:r>
            <w:r w:rsidR="00997DDB">
              <w:rPr>
                <w:rFonts w:ascii="Calibri Light" w:hAnsi="Calibri Light" w:cs="Calibri Light"/>
                <w:sz w:val="20"/>
                <w:szCs w:val="20"/>
              </w:rPr>
              <w:t xml:space="preserve">as </w:t>
            </w:r>
            <w:r w:rsidR="00FA659E">
              <w:rPr>
                <w:rFonts w:ascii="Calibri Light" w:hAnsi="Calibri Light" w:cs="Calibri Light"/>
                <w:sz w:val="20"/>
                <w:szCs w:val="20"/>
              </w:rPr>
              <w:t>per the frequency defined in OSHAD (4 times as a minimum)</w:t>
            </w:r>
            <w:r w:rsidR="0043132B">
              <w:rPr>
                <w:rFonts w:ascii="Calibri Light" w:hAnsi="Calibri Light" w:cs="Calibri Light"/>
                <w:sz w:val="20"/>
                <w:szCs w:val="20"/>
              </w:rPr>
              <w:t>.</w:t>
            </w:r>
          </w:p>
          <w:p w14:paraId="05A851F9" w14:textId="0B9884EC" w:rsidR="006847E1" w:rsidRDefault="00F055C6"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Update the </w:t>
            </w:r>
            <w:r w:rsidR="00FA659E">
              <w:rPr>
                <w:rFonts w:ascii="Calibri Light" w:hAnsi="Calibri Light" w:cs="Calibri Light"/>
                <w:sz w:val="20"/>
                <w:szCs w:val="20"/>
              </w:rPr>
              <w:t xml:space="preserve">EHS </w:t>
            </w:r>
            <w:r>
              <w:rPr>
                <w:rFonts w:ascii="Calibri Light" w:hAnsi="Calibri Light" w:cs="Calibri Light"/>
                <w:sz w:val="20"/>
                <w:szCs w:val="20"/>
              </w:rPr>
              <w:t xml:space="preserve">Management Review Agenda </w:t>
            </w:r>
            <w:r w:rsidR="00FA659E">
              <w:rPr>
                <w:rFonts w:ascii="Calibri Light" w:hAnsi="Calibri Light" w:cs="Calibri Light"/>
                <w:sz w:val="20"/>
                <w:szCs w:val="20"/>
              </w:rPr>
              <w:t xml:space="preserve">to ensure coverage of </w:t>
            </w:r>
            <w:r>
              <w:rPr>
                <w:rFonts w:ascii="Calibri Light" w:hAnsi="Calibri Light" w:cs="Calibri Light"/>
                <w:sz w:val="20"/>
                <w:szCs w:val="20"/>
              </w:rPr>
              <w:t>requirements</w:t>
            </w:r>
            <w:r w:rsidR="00FA659E">
              <w:rPr>
                <w:rFonts w:ascii="Calibri Light" w:hAnsi="Calibri Light" w:cs="Calibri Light"/>
                <w:sz w:val="20"/>
                <w:szCs w:val="20"/>
              </w:rPr>
              <w:t xml:space="preserve"> of ISO 45001:2018.</w:t>
            </w:r>
          </w:p>
          <w:p w14:paraId="255D7B20" w14:textId="14313BF7" w:rsidR="006847E1" w:rsidRDefault="000A2E36"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997DDB">
              <w:rPr>
                <w:rFonts w:ascii="Calibri Light" w:hAnsi="Calibri Light" w:cs="Calibri Light"/>
                <w:sz w:val="20"/>
                <w:szCs w:val="20"/>
              </w:rPr>
              <w:t xml:space="preserve">that </w:t>
            </w:r>
            <w:r>
              <w:rPr>
                <w:rFonts w:ascii="Calibri Light" w:hAnsi="Calibri Light" w:cs="Calibri Light"/>
                <w:sz w:val="20"/>
                <w:szCs w:val="20"/>
              </w:rPr>
              <w:t xml:space="preserve">the </w:t>
            </w:r>
            <w:r w:rsidR="00FA659E">
              <w:rPr>
                <w:rFonts w:ascii="Calibri Light" w:hAnsi="Calibri Light" w:cs="Calibri Light"/>
                <w:sz w:val="20"/>
                <w:szCs w:val="20"/>
              </w:rPr>
              <w:t xml:space="preserve">EHS Annual Report is generated on timely basis covering the key statistics around man-hours worked, number of workforce, </w:t>
            </w:r>
            <w:commentRangeStart w:id="24"/>
            <w:r w:rsidR="00FA659E">
              <w:rPr>
                <w:rFonts w:ascii="Calibri Light" w:hAnsi="Calibri Light" w:cs="Calibri Light"/>
                <w:sz w:val="20"/>
                <w:szCs w:val="20"/>
              </w:rPr>
              <w:t>LTI</w:t>
            </w:r>
            <w:commentRangeEnd w:id="24"/>
            <w:r w:rsidR="00B137FC">
              <w:rPr>
                <w:rStyle w:val="CommentReference"/>
                <w:rFonts w:ascii="Calibri Light" w:eastAsia="Calibri Light" w:hAnsi="Calibri Light" w:cs="Calibri Light"/>
              </w:rPr>
              <w:commentReference w:id="24"/>
            </w:r>
            <w:r w:rsidR="00FA659E">
              <w:rPr>
                <w:rFonts w:ascii="Calibri Light" w:hAnsi="Calibri Light" w:cs="Calibri Light"/>
                <w:sz w:val="20"/>
                <w:szCs w:val="20"/>
              </w:rPr>
              <w:t>s, near-misses, property incidents, etc. Also, reports should be submitted to the management for monitoring of EHS activities.</w:t>
            </w:r>
          </w:p>
          <w:p w14:paraId="1AC2C3D9" w14:textId="77777777" w:rsidR="006847E1" w:rsidRPr="00D220F5" w:rsidRDefault="006847E1" w:rsidP="006847E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CE01501" w14:textId="1FF9F7CD" w:rsidR="006847E1" w:rsidRPr="00D220F5" w:rsidRDefault="006847E1"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B92918A" w14:textId="77777777" w:rsidR="006847E1" w:rsidRPr="00D220F5" w:rsidRDefault="006847E1" w:rsidP="000A2E36">
            <w:pPr>
              <w:tabs>
                <w:tab w:val="left" w:pos="1110"/>
              </w:tabs>
              <w:spacing w:before="60" w:after="60"/>
              <w:jc w:val="both"/>
              <w:rPr>
                <w:rFonts w:ascii="Calibri Light" w:hAnsi="Calibri Light" w:cs="Calibri Light"/>
                <w:b/>
                <w:sz w:val="20"/>
                <w:szCs w:val="20"/>
                <w:lang w:val="fr-FR"/>
              </w:rPr>
            </w:pPr>
          </w:p>
          <w:p w14:paraId="40E65498" w14:textId="53A44704" w:rsidR="006847E1" w:rsidRDefault="006847E1" w:rsidP="006847E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F480FA0" w14:textId="77777777" w:rsidR="006847E1" w:rsidRPr="00A679EB" w:rsidRDefault="006847E1" w:rsidP="000A2E36">
            <w:pPr>
              <w:tabs>
                <w:tab w:val="left" w:pos="1110"/>
              </w:tabs>
              <w:spacing w:before="60" w:after="60"/>
              <w:jc w:val="both"/>
              <w:rPr>
                <w:rFonts w:ascii="Calibri Light" w:hAnsi="Calibri Light" w:cs="Calibri Light"/>
                <w:sz w:val="20"/>
                <w:szCs w:val="20"/>
              </w:rPr>
            </w:pPr>
          </w:p>
          <w:p w14:paraId="39431428" w14:textId="77777777" w:rsidR="00884CA5" w:rsidRDefault="008400BE" w:rsidP="0010065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3356AA0E" w14:textId="540D43C1" w:rsidR="006F7EB3" w:rsidRPr="00100656" w:rsidRDefault="006F7EB3" w:rsidP="00100656">
            <w:pPr>
              <w:tabs>
                <w:tab w:val="left" w:pos="1110"/>
              </w:tabs>
              <w:spacing w:before="60" w:after="60"/>
              <w:jc w:val="both"/>
              <w:rPr>
                <w:rFonts w:ascii="Calibri Light" w:hAnsi="Calibri Light" w:cs="Calibri Light"/>
                <w:b/>
                <w:sz w:val="20"/>
                <w:szCs w:val="20"/>
              </w:rPr>
            </w:pPr>
          </w:p>
        </w:tc>
      </w:tr>
      <w:tr w:rsidR="00D81646" w:rsidRPr="0000509E" w14:paraId="68EA24E4"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1997F17C"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534DC342" w:rsidR="001469EA" w:rsidRPr="002C23FF" w:rsidRDefault="00946E60"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w:t>
            </w:r>
            <w:r w:rsidR="005F23FD">
              <w:rPr>
                <w:rFonts w:ascii="Calibri Light" w:hAnsi="Calibri Light" w:cs="Calibri Light"/>
                <w:b/>
                <w:bCs/>
                <w:color w:val="FFFFFF" w:themeColor="background1"/>
                <w:sz w:val="20"/>
                <w:szCs w:val="20"/>
              </w:rPr>
              <w:t xml:space="preserve">Objectives and </w:t>
            </w:r>
            <w:r w:rsidR="00B70465">
              <w:rPr>
                <w:rFonts w:ascii="Calibri Light" w:hAnsi="Calibri Light" w:cs="Calibri Light"/>
                <w:b/>
                <w:bCs/>
                <w:color w:val="FFFFFF" w:themeColor="background1"/>
                <w:sz w:val="20"/>
                <w:szCs w:val="20"/>
              </w:rPr>
              <w:t xml:space="preserve">KPIs Monitoring </w:t>
            </w:r>
          </w:p>
        </w:tc>
      </w:tr>
      <w:tr w:rsidR="0005478A" w:rsidRPr="0000509E" w14:paraId="10C6CC92"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5114A26E"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215D1">
              <w:t xml:space="preserve"> </w:t>
            </w:r>
            <w:r w:rsidR="007215D1" w:rsidRPr="007215D1">
              <w:rPr>
                <w:rFonts w:ascii="Calibri Light" w:hAnsi="Calibri Light" w:cs="Calibri Light"/>
                <w:color w:val="0070C0"/>
                <w:sz w:val="20"/>
                <w:szCs w:val="20"/>
              </w:rPr>
              <w:t>KU-EHS-04</w:t>
            </w:r>
          </w:p>
        </w:tc>
      </w:tr>
      <w:tr w:rsidR="0005478A" w:rsidRPr="0000509E" w14:paraId="4214754D"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89602D" w14:textId="745ABDE9" w:rsidR="00C9589B" w:rsidRPr="00C9589B" w:rsidRDefault="00C9589B" w:rsidP="00225573">
            <w:pPr>
              <w:pStyle w:val="NumberedHeading1"/>
              <w:spacing w:before="120" w:after="120"/>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Develop EHS Objectives as per ISO 45001 requirements:</w:t>
            </w:r>
          </w:p>
          <w:p w14:paraId="170F0C7E" w14:textId="74E4C0C4" w:rsidR="00225573" w:rsidRDefault="00BE5269" w:rsidP="0022557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w:t>
            </w:r>
            <w:r w:rsidR="00225573">
              <w:rPr>
                <w:rFonts w:ascii="Calibri Light" w:hAnsi="Calibri Light" w:cs="Calibri Light"/>
                <w:b w:val="0"/>
                <w:spacing w:val="0"/>
                <w:kern w:val="0"/>
                <w:sz w:val="20"/>
                <w:szCs w:val="20"/>
              </w:rPr>
              <w:t xml:space="preserve">he EHS Objectives are set to ensure compatibility </w:t>
            </w:r>
            <w:r w:rsidR="00997DDB">
              <w:rPr>
                <w:rFonts w:ascii="Calibri Light" w:hAnsi="Calibri Light" w:cs="Calibri Light"/>
                <w:b w:val="0"/>
                <w:spacing w:val="0"/>
                <w:kern w:val="0"/>
                <w:sz w:val="20"/>
                <w:szCs w:val="20"/>
              </w:rPr>
              <w:t xml:space="preserve">of EHS Department </w:t>
            </w:r>
            <w:r w:rsidR="00225573">
              <w:rPr>
                <w:rFonts w:ascii="Calibri Light" w:hAnsi="Calibri Light" w:cs="Calibri Light"/>
                <w:b w:val="0"/>
                <w:spacing w:val="0"/>
                <w:kern w:val="0"/>
                <w:sz w:val="20"/>
                <w:szCs w:val="20"/>
              </w:rPr>
              <w:t>with the strategic direction of KU and</w:t>
            </w:r>
            <w:r w:rsidR="00225573">
              <w:t xml:space="preserve"> </w:t>
            </w:r>
            <w:r w:rsidR="00225573" w:rsidRPr="00DD0AE1">
              <w:rPr>
                <w:rFonts w:ascii="Calibri Light" w:hAnsi="Calibri Light" w:cs="Calibri Light"/>
                <w:b w:val="0"/>
                <w:spacing w:val="0"/>
                <w:kern w:val="0"/>
                <w:sz w:val="20"/>
                <w:szCs w:val="20"/>
              </w:rPr>
              <w:t xml:space="preserve">in order to maintain and continually improve the </w:t>
            </w:r>
            <w:r w:rsidR="00225573">
              <w:rPr>
                <w:rFonts w:ascii="Calibri Light" w:hAnsi="Calibri Light" w:cs="Calibri Light"/>
                <w:b w:val="0"/>
                <w:spacing w:val="0"/>
                <w:kern w:val="0"/>
                <w:sz w:val="20"/>
                <w:szCs w:val="20"/>
              </w:rPr>
              <w:t>EHS</w:t>
            </w:r>
            <w:r w:rsidR="00225573" w:rsidRPr="00DD0AE1">
              <w:rPr>
                <w:rFonts w:ascii="Calibri Light" w:hAnsi="Calibri Light" w:cs="Calibri Light"/>
                <w:b w:val="0"/>
                <w:spacing w:val="0"/>
                <w:kern w:val="0"/>
                <w:sz w:val="20"/>
                <w:szCs w:val="20"/>
              </w:rPr>
              <w:t xml:space="preserve"> management system and performance</w:t>
            </w:r>
            <w:r w:rsidR="00225573">
              <w:rPr>
                <w:rFonts w:ascii="Calibri Light" w:hAnsi="Calibri Light" w:cs="Calibri Light"/>
                <w:b w:val="0"/>
                <w:spacing w:val="0"/>
                <w:kern w:val="0"/>
                <w:sz w:val="20"/>
                <w:szCs w:val="20"/>
              </w:rPr>
              <w:t>.</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As per</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ISO</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45001:2018, </w:t>
            </w:r>
            <w:r w:rsidR="00225573">
              <w:rPr>
                <w:rFonts w:ascii="Calibri Light" w:hAnsi="Calibri Light" w:cs="Calibri Light"/>
                <w:b w:val="0"/>
                <w:spacing w:val="0"/>
                <w:kern w:val="0"/>
                <w:sz w:val="20"/>
                <w:szCs w:val="20"/>
              </w:rPr>
              <w:t>EHS objectives should take the following into account:</w:t>
            </w:r>
          </w:p>
          <w:p w14:paraId="375EE975" w14:textId="77777777" w:rsidR="00225573" w:rsidRPr="00537023" w:rsidRDefault="00225573" w:rsidP="00B5004C">
            <w:pPr>
              <w:pStyle w:val="NumberedHeading1"/>
              <w:numPr>
                <w:ilvl w:val="0"/>
                <w:numId w:val="15"/>
              </w:numPr>
              <w:spacing w:before="0" w:after="0"/>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 xml:space="preserve">Results of the assessment of risks and </w:t>
            </w:r>
            <w:commentRangeStart w:id="25"/>
            <w:r w:rsidRPr="00537023">
              <w:rPr>
                <w:rFonts w:ascii="Calibri Light" w:hAnsi="Calibri Light" w:cs="Calibri Light"/>
                <w:b w:val="0"/>
                <w:spacing w:val="0"/>
                <w:kern w:val="0"/>
                <w:sz w:val="20"/>
                <w:szCs w:val="20"/>
              </w:rPr>
              <w:t xml:space="preserve">opportunities </w:t>
            </w:r>
          </w:p>
          <w:p w14:paraId="4F2F035F" w14:textId="293B3D1D" w:rsidR="00225573" w:rsidRDefault="00225573" w:rsidP="00B5004C">
            <w:pPr>
              <w:pStyle w:val="NumberedHeading1"/>
              <w:numPr>
                <w:ilvl w:val="0"/>
                <w:numId w:val="15"/>
              </w:numPr>
              <w:spacing w:before="0" w:after="0"/>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 xml:space="preserve">Results of consultation </w:t>
            </w:r>
            <w:r w:rsidR="009172C9" w:rsidRPr="00537023">
              <w:rPr>
                <w:rFonts w:ascii="Calibri Light" w:hAnsi="Calibri Light" w:cs="Calibri Light"/>
                <w:b w:val="0"/>
                <w:spacing w:val="0"/>
                <w:kern w:val="0"/>
                <w:sz w:val="20"/>
                <w:szCs w:val="20"/>
              </w:rPr>
              <w:t>with</w:t>
            </w:r>
            <w:r w:rsidRPr="00537023">
              <w:rPr>
                <w:rFonts w:ascii="Calibri Light" w:hAnsi="Calibri Light" w:cs="Calibri Light"/>
                <w:b w:val="0"/>
                <w:spacing w:val="0"/>
                <w:kern w:val="0"/>
                <w:sz w:val="20"/>
                <w:szCs w:val="20"/>
              </w:rPr>
              <w:t xml:space="preserve"> workers and workers </w:t>
            </w:r>
            <w:r w:rsidR="009172C9" w:rsidRPr="00537023">
              <w:rPr>
                <w:rFonts w:ascii="Calibri Light" w:hAnsi="Calibri Light" w:cs="Calibri Light"/>
                <w:b w:val="0"/>
                <w:spacing w:val="0"/>
                <w:kern w:val="0"/>
                <w:sz w:val="20"/>
                <w:szCs w:val="20"/>
              </w:rPr>
              <w:t>representatives</w:t>
            </w:r>
            <w:r w:rsidRPr="00537023">
              <w:rPr>
                <w:rFonts w:ascii="Calibri Light" w:hAnsi="Calibri Light" w:cs="Calibri Light"/>
                <w:b w:val="0"/>
                <w:spacing w:val="0"/>
                <w:kern w:val="0"/>
                <w:sz w:val="20"/>
                <w:szCs w:val="20"/>
              </w:rPr>
              <w:t xml:space="preserve"> </w:t>
            </w:r>
            <w:commentRangeEnd w:id="25"/>
            <w:r w:rsidR="001D3698">
              <w:rPr>
                <w:rStyle w:val="CommentReference"/>
                <w:rFonts w:ascii="Calibri Light" w:eastAsia="Calibri Light" w:hAnsi="Calibri Light" w:cs="Calibri Light"/>
                <w:b w:val="0"/>
                <w:spacing w:val="0"/>
                <w:kern w:val="0"/>
              </w:rPr>
              <w:commentReference w:id="25"/>
            </w:r>
          </w:p>
          <w:p w14:paraId="59A1337E" w14:textId="74A1C36D" w:rsidR="00225573" w:rsidRPr="003405E0" w:rsidRDefault="00997DDB"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It </w:t>
            </w:r>
            <w:r w:rsidR="00225573" w:rsidRPr="003405E0">
              <w:rPr>
                <w:rFonts w:ascii="Calibri Light" w:hAnsi="Calibri Light" w:cs="Calibri Light"/>
                <w:sz w:val="20"/>
                <w:szCs w:val="20"/>
              </w:rPr>
              <w:t>was noted that the EHS objectives of 2022 do not cover the above ISO 45001:2018 requirements</w:t>
            </w:r>
            <w:r w:rsidR="0042318A" w:rsidRPr="003405E0">
              <w:rPr>
                <w:rFonts w:ascii="Calibri Light" w:hAnsi="Calibri Light" w:cs="Calibri Light"/>
                <w:sz w:val="20"/>
                <w:szCs w:val="20"/>
              </w:rPr>
              <w:t>, due to which the risks and opportunities may not be assessed leading to execution of unsafe activities without considering the hazards.</w:t>
            </w:r>
          </w:p>
          <w:p w14:paraId="73B701F9" w14:textId="77777777" w:rsidR="00C9589B" w:rsidRDefault="00C9589B" w:rsidP="00CB51DC">
            <w:pPr>
              <w:spacing w:before="60" w:after="60"/>
              <w:jc w:val="both"/>
              <w:rPr>
                <w:rFonts w:ascii="Calibri Light" w:hAnsi="Calibri Light" w:cs="Calibri Light"/>
                <w:sz w:val="20"/>
                <w:szCs w:val="20"/>
              </w:rPr>
            </w:pPr>
          </w:p>
          <w:p w14:paraId="28B469D6" w14:textId="7C953CCA" w:rsidR="00C9589B" w:rsidRPr="00816AF7" w:rsidRDefault="00C9589B" w:rsidP="00816AF7">
            <w:pPr>
              <w:pStyle w:val="NumberedHeading1"/>
              <w:spacing w:before="120" w:after="120"/>
              <w:jc w:val="both"/>
              <w:rPr>
                <w:rFonts w:ascii="Calibri Light" w:hAnsi="Calibri Light" w:cs="Calibri Light"/>
                <w:bCs/>
                <w:spacing w:val="0"/>
                <w:kern w:val="0"/>
                <w:sz w:val="20"/>
                <w:szCs w:val="20"/>
              </w:rPr>
            </w:pPr>
            <w:r w:rsidRPr="00816AF7">
              <w:rPr>
                <w:rFonts w:ascii="Calibri Light" w:hAnsi="Calibri Light" w:cs="Calibri Light"/>
                <w:bCs/>
                <w:spacing w:val="0"/>
                <w:kern w:val="0"/>
                <w:sz w:val="20"/>
                <w:szCs w:val="20"/>
              </w:rPr>
              <w:t>Ensure achievement of EHS Objectives:</w:t>
            </w:r>
          </w:p>
          <w:p w14:paraId="362365EB" w14:textId="03E50F54" w:rsidR="00CB51DC" w:rsidRDefault="003C0BE9" w:rsidP="00CB51DC">
            <w:pPr>
              <w:spacing w:before="60" w:after="60"/>
              <w:jc w:val="both"/>
              <w:rPr>
                <w:rFonts w:ascii="Calibri Light" w:hAnsi="Calibri Light" w:cs="Calibri Light"/>
                <w:sz w:val="20"/>
                <w:szCs w:val="20"/>
              </w:rPr>
            </w:pPr>
            <w:r>
              <w:rPr>
                <w:rFonts w:ascii="Calibri Light" w:hAnsi="Calibri Light" w:cs="Calibri Light"/>
                <w:sz w:val="20"/>
                <w:szCs w:val="20"/>
              </w:rPr>
              <w:t xml:space="preserve">As per ISO 45001:2015, </w:t>
            </w:r>
            <w:r w:rsidR="00997DDB">
              <w:rPr>
                <w:rFonts w:ascii="Calibri Light" w:hAnsi="Calibri Light" w:cs="Calibri Light"/>
                <w:sz w:val="20"/>
                <w:szCs w:val="20"/>
              </w:rPr>
              <w:t>S</w:t>
            </w:r>
            <w:r>
              <w:rPr>
                <w:rFonts w:ascii="Calibri Light" w:hAnsi="Calibri Light" w:cs="Calibri Light"/>
                <w:sz w:val="20"/>
                <w:szCs w:val="20"/>
              </w:rPr>
              <w:t>ection 6.2.2</w:t>
            </w:r>
            <w:r w:rsidR="00997DDB">
              <w:rPr>
                <w:rFonts w:ascii="Calibri Light" w:hAnsi="Calibri Light" w:cs="Calibri Light"/>
                <w:sz w:val="20"/>
                <w:szCs w:val="20"/>
              </w:rPr>
              <w:t xml:space="preserve">, </w:t>
            </w:r>
            <w:r w:rsidR="00997DDB" w:rsidRPr="00203B7A">
              <w:rPr>
                <w:rFonts w:ascii="Calibri Light" w:hAnsi="Calibri Light" w:cs="Calibri Light"/>
                <w:sz w:val="20"/>
                <w:szCs w:val="20"/>
              </w:rPr>
              <w:t>when</w:t>
            </w:r>
            <w:r w:rsidR="00203B7A" w:rsidRPr="00203B7A">
              <w:rPr>
                <w:rFonts w:ascii="Calibri Light" w:hAnsi="Calibri Light" w:cs="Calibri Light"/>
                <w:sz w:val="20"/>
                <w:szCs w:val="20"/>
              </w:rPr>
              <w:t xml:space="preserve"> planning how to achieve its </w:t>
            </w:r>
            <w:commentRangeStart w:id="26"/>
            <w:r w:rsidR="00203B7A" w:rsidRPr="00203B7A">
              <w:rPr>
                <w:rFonts w:ascii="Calibri Light" w:hAnsi="Calibri Light" w:cs="Calibri Light"/>
                <w:sz w:val="20"/>
                <w:szCs w:val="20"/>
              </w:rPr>
              <w:t>OS</w:t>
            </w:r>
            <w:r w:rsidR="00997DDB">
              <w:rPr>
                <w:rFonts w:ascii="Calibri Light" w:hAnsi="Calibri Light" w:cs="Calibri Light"/>
                <w:sz w:val="20"/>
                <w:szCs w:val="20"/>
              </w:rPr>
              <w:t>H</w:t>
            </w:r>
            <w:commentRangeEnd w:id="26"/>
            <w:r w:rsidR="00405D45">
              <w:rPr>
                <w:rStyle w:val="CommentReference"/>
                <w:rFonts w:ascii="Calibri Light" w:eastAsia="Calibri Light" w:hAnsi="Calibri Light" w:cs="Calibri Light"/>
              </w:rPr>
              <w:commentReference w:id="26"/>
            </w:r>
            <w:r w:rsidR="00203B7A" w:rsidRPr="00203B7A">
              <w:rPr>
                <w:rFonts w:ascii="Calibri Light" w:hAnsi="Calibri Light" w:cs="Calibri Light"/>
                <w:sz w:val="20"/>
                <w:szCs w:val="20"/>
              </w:rPr>
              <w:t xml:space="preserve"> objectives, the organization shall determine</w:t>
            </w:r>
            <w:r w:rsidR="00396F40">
              <w:t xml:space="preserve"> </w:t>
            </w:r>
            <w:r w:rsidR="00396F40" w:rsidRPr="00396F40">
              <w:rPr>
                <w:rFonts w:ascii="Calibri Light" w:hAnsi="Calibri Light" w:cs="Calibri Light"/>
                <w:sz w:val="20"/>
                <w:szCs w:val="20"/>
              </w:rPr>
              <w:t>how the results will be evaluated, including</w:t>
            </w:r>
            <w:r w:rsidR="00B66DE0">
              <w:rPr>
                <w:rFonts w:ascii="Calibri Light" w:hAnsi="Calibri Light" w:cs="Calibri Light"/>
                <w:sz w:val="20"/>
                <w:szCs w:val="20"/>
              </w:rPr>
              <w:t xml:space="preserve"> the</w:t>
            </w:r>
            <w:r w:rsidR="00396F40" w:rsidRPr="00396F40">
              <w:rPr>
                <w:rFonts w:ascii="Calibri Light" w:hAnsi="Calibri Light" w:cs="Calibri Light"/>
                <w:sz w:val="20"/>
                <w:szCs w:val="20"/>
              </w:rPr>
              <w:t xml:space="preserve"> indicators for monitoring</w:t>
            </w:r>
            <w:r w:rsidR="00B66DE0">
              <w:rPr>
                <w:rFonts w:ascii="Calibri Light" w:hAnsi="Calibri Light" w:cs="Calibri Light"/>
                <w:sz w:val="20"/>
                <w:szCs w:val="20"/>
              </w:rPr>
              <w:t>.</w:t>
            </w:r>
          </w:p>
          <w:p w14:paraId="6EA1272A" w14:textId="39F7F206" w:rsidR="00830DA7" w:rsidRPr="00206E7A" w:rsidRDefault="0042318A" w:rsidP="001D3698">
            <w:pPr>
              <w:pStyle w:val="ListParagraph"/>
              <w:numPr>
                <w:ilvl w:val="0"/>
                <w:numId w:val="3"/>
              </w:numPr>
              <w:spacing w:before="60" w:after="60"/>
              <w:jc w:val="both"/>
              <w:rPr>
                <w:rFonts w:ascii="Calibri Light" w:hAnsi="Calibri Light" w:cs="Calibri Light"/>
                <w:sz w:val="20"/>
                <w:szCs w:val="20"/>
                <w:u w:val="single"/>
              </w:rPr>
            </w:pPr>
            <w:r w:rsidRPr="00206E7A">
              <w:rPr>
                <w:rFonts w:ascii="Calibri Light" w:hAnsi="Calibri Light" w:cs="Calibri Light"/>
                <w:sz w:val="20"/>
                <w:szCs w:val="20"/>
              </w:rPr>
              <w:t>B</w:t>
            </w:r>
            <w:r w:rsidR="00CE2BFE" w:rsidRPr="00206E7A">
              <w:rPr>
                <w:rFonts w:ascii="Calibri Light" w:hAnsi="Calibri Light" w:cs="Calibri Light"/>
                <w:sz w:val="20"/>
                <w:szCs w:val="20"/>
              </w:rPr>
              <w:t xml:space="preserve">ased on our review of the 2022 EHS </w:t>
            </w:r>
            <w:commentRangeStart w:id="27"/>
            <w:r w:rsidR="00CE2BFE" w:rsidRPr="00206E7A">
              <w:rPr>
                <w:rFonts w:ascii="Calibri Light" w:hAnsi="Calibri Light" w:cs="Calibri Light"/>
                <w:sz w:val="20"/>
                <w:szCs w:val="20"/>
              </w:rPr>
              <w:t xml:space="preserve">objectives, it was </w:t>
            </w:r>
            <w:commentRangeEnd w:id="27"/>
            <w:r w:rsidR="00405D45">
              <w:rPr>
                <w:rStyle w:val="CommentReference"/>
                <w:rFonts w:ascii="Calibri Light" w:eastAsia="Calibri Light" w:hAnsi="Calibri Light" w:cs="Calibri Light"/>
              </w:rPr>
              <w:commentReference w:id="27"/>
            </w:r>
            <w:r w:rsidR="00CE2BFE" w:rsidRPr="00206E7A">
              <w:rPr>
                <w:rFonts w:ascii="Calibri Light" w:hAnsi="Calibri Light" w:cs="Calibri Light"/>
                <w:sz w:val="20"/>
                <w:szCs w:val="20"/>
              </w:rPr>
              <w:t xml:space="preserve">noted that </w:t>
            </w:r>
            <w:r w:rsidRPr="00206E7A">
              <w:rPr>
                <w:rFonts w:ascii="Calibri Light" w:hAnsi="Calibri Light" w:cs="Calibri Light"/>
                <w:sz w:val="20"/>
                <w:szCs w:val="20"/>
              </w:rPr>
              <w:t>below</w:t>
            </w:r>
            <w:r w:rsidR="00CE2BFE" w:rsidRPr="00206E7A">
              <w:rPr>
                <w:rFonts w:ascii="Calibri Light" w:hAnsi="Calibri Light" w:cs="Calibri Light"/>
                <w:sz w:val="20"/>
                <w:szCs w:val="20"/>
              </w:rPr>
              <w:t xml:space="preserve"> 5 out of 13 EHS objectives</w:t>
            </w:r>
            <w:r w:rsidRPr="00206E7A">
              <w:rPr>
                <w:rFonts w:ascii="Calibri Light" w:hAnsi="Calibri Light" w:cs="Calibri Light"/>
                <w:sz w:val="20"/>
                <w:szCs w:val="20"/>
              </w:rPr>
              <w:t xml:space="preserve"> were</w:t>
            </w:r>
            <w:r w:rsidR="00CE2BFE" w:rsidRPr="00206E7A">
              <w:rPr>
                <w:rFonts w:ascii="Calibri Light" w:hAnsi="Calibri Light" w:cs="Calibri Light"/>
                <w:sz w:val="20"/>
                <w:szCs w:val="20"/>
              </w:rPr>
              <w:t xml:space="preserve"> not achieved in 2022</w:t>
            </w:r>
            <w:r w:rsidR="00206E7A" w:rsidRPr="00206E7A">
              <w:rPr>
                <w:rFonts w:ascii="Calibri Light" w:hAnsi="Calibri Light" w:cs="Calibri Light"/>
                <w:sz w:val="20"/>
                <w:szCs w:val="20"/>
              </w:rPr>
              <w:t>:</w:t>
            </w:r>
          </w:p>
          <w:tbl>
            <w:tblPr>
              <w:tblW w:w="9710" w:type="dxa"/>
              <w:tblLook w:val="04A0" w:firstRow="1" w:lastRow="0" w:firstColumn="1" w:lastColumn="0" w:noHBand="0" w:noVBand="1"/>
              <w:tblPrChange w:id="28" w:author="Anamika Menon" w:date="2023-06-19T12:03:00Z">
                <w:tblPr>
                  <w:tblW w:w="9710" w:type="dxa"/>
                  <w:tblLook w:val="04A0" w:firstRow="1" w:lastRow="0" w:firstColumn="1" w:lastColumn="0" w:noHBand="0" w:noVBand="1"/>
                </w:tblPr>
              </w:tblPrChange>
            </w:tblPr>
            <w:tblGrid>
              <w:gridCol w:w="473"/>
              <w:gridCol w:w="2479"/>
              <w:gridCol w:w="2269"/>
              <w:gridCol w:w="1428"/>
              <w:gridCol w:w="802"/>
              <w:gridCol w:w="2250"/>
              <w:tblGridChange w:id="29">
                <w:tblGrid>
                  <w:gridCol w:w="473"/>
                  <w:gridCol w:w="2479"/>
                  <w:gridCol w:w="2269"/>
                  <w:gridCol w:w="1428"/>
                  <w:gridCol w:w="802"/>
                  <w:gridCol w:w="2250"/>
                </w:tblGrid>
              </w:tblGridChange>
            </w:tblGrid>
            <w:tr w:rsidR="00830DA7" w:rsidRPr="00830DA7" w14:paraId="1619F177" w14:textId="77777777" w:rsidTr="007B4B45">
              <w:trPr>
                <w:trHeight w:val="420"/>
                <w:tblHeader/>
                <w:trPrChange w:id="30" w:author="Anamika Menon" w:date="2023-06-19T12:03:00Z">
                  <w:trPr>
                    <w:trHeight w:val="420"/>
                  </w:trPr>
                </w:trPrChange>
              </w:trPr>
              <w:tc>
                <w:tcPr>
                  <w:tcW w:w="474" w:type="dxa"/>
                  <w:tcBorders>
                    <w:top w:val="single" w:sz="4" w:space="0" w:color="FFFFFF"/>
                    <w:left w:val="single" w:sz="4" w:space="0" w:color="auto"/>
                    <w:bottom w:val="single" w:sz="4" w:space="0" w:color="FFFFFF"/>
                    <w:right w:val="single" w:sz="4" w:space="0" w:color="auto"/>
                  </w:tcBorders>
                  <w:shd w:val="clear" w:color="auto" w:fill="0057B8"/>
                  <w:noWrap/>
                  <w:vAlign w:val="center"/>
                  <w:hideMark/>
                  <w:tcPrChange w:id="31" w:author="Anamika Menon" w:date="2023-06-19T12:03:00Z">
                    <w:tcPr>
                      <w:tcW w:w="474" w:type="dxa"/>
                      <w:tcBorders>
                        <w:top w:val="single" w:sz="4" w:space="0" w:color="FFFFFF"/>
                        <w:left w:val="single" w:sz="4" w:space="0" w:color="auto"/>
                        <w:bottom w:val="single" w:sz="4" w:space="0" w:color="FFFFFF"/>
                        <w:right w:val="single" w:sz="4" w:space="0" w:color="auto"/>
                      </w:tcBorders>
                      <w:shd w:val="clear" w:color="auto" w:fill="0057B8"/>
                      <w:noWrap/>
                      <w:vAlign w:val="center"/>
                      <w:hideMark/>
                    </w:tcPr>
                  </w:tcPrChange>
                </w:tcPr>
                <w:p w14:paraId="1B344F58" w14:textId="77777777" w:rsidR="00830DA7" w:rsidRPr="00997DDB" w:rsidRDefault="00830DA7" w:rsidP="00934E8C">
                  <w:pPr>
                    <w:framePr w:hSpace="181" w:wrap="around" w:vAnchor="page" w:hAnchor="text" w:y="1441"/>
                    <w:suppressOverlap/>
                    <w:jc w:val="center"/>
                    <w:rPr>
                      <w:rFonts w:ascii="Calibri Light" w:hAnsi="Calibri Light" w:cs="Calibri Light"/>
                      <w:b/>
                      <w:bCs/>
                      <w:color w:val="FFFFFF" w:themeColor="background1"/>
                      <w:sz w:val="16"/>
                      <w:szCs w:val="16"/>
                    </w:rPr>
                  </w:pPr>
                  <w:r w:rsidRPr="00997DDB">
                    <w:rPr>
                      <w:rFonts w:ascii="Calibri Light" w:hAnsi="Calibri Light" w:cs="Calibri Light"/>
                      <w:b/>
                      <w:bCs/>
                      <w:color w:val="FFFFFF" w:themeColor="background1"/>
                      <w:sz w:val="16"/>
                      <w:szCs w:val="16"/>
                    </w:rPr>
                    <w:t>S/N</w:t>
                  </w:r>
                </w:p>
              </w:tc>
              <w:tc>
                <w:tcPr>
                  <w:tcW w:w="2481" w:type="dxa"/>
                  <w:tcBorders>
                    <w:top w:val="single" w:sz="4" w:space="0" w:color="FFFFFF"/>
                    <w:left w:val="nil"/>
                    <w:bottom w:val="single" w:sz="4" w:space="0" w:color="FFFFFF"/>
                    <w:right w:val="single" w:sz="4" w:space="0" w:color="auto"/>
                  </w:tcBorders>
                  <w:shd w:val="clear" w:color="auto" w:fill="0057B8"/>
                  <w:noWrap/>
                  <w:vAlign w:val="center"/>
                  <w:hideMark/>
                  <w:tcPrChange w:id="32" w:author="Anamika Menon" w:date="2023-06-19T12:03:00Z">
                    <w:tcPr>
                      <w:tcW w:w="2481" w:type="dxa"/>
                      <w:tcBorders>
                        <w:top w:val="single" w:sz="4" w:space="0" w:color="FFFFFF"/>
                        <w:left w:val="nil"/>
                        <w:bottom w:val="single" w:sz="4" w:space="0" w:color="FFFFFF"/>
                        <w:right w:val="single" w:sz="4" w:space="0" w:color="auto"/>
                      </w:tcBorders>
                      <w:shd w:val="clear" w:color="auto" w:fill="0057B8"/>
                      <w:noWrap/>
                      <w:vAlign w:val="center"/>
                      <w:hideMark/>
                    </w:tcPr>
                  </w:tcPrChange>
                </w:tcPr>
                <w:p w14:paraId="40D49B51" w14:textId="77777777" w:rsidR="00830DA7" w:rsidRPr="00830DA7" w:rsidRDefault="00830DA7" w:rsidP="00934E8C">
                  <w:pPr>
                    <w:framePr w:hSpace="181" w:wrap="around" w:vAnchor="page" w:hAnchor="text" w:y="1441"/>
                    <w:suppressOverlap/>
                    <w:jc w:val="center"/>
                    <w:rPr>
                      <w:rFonts w:ascii="Calibri Light" w:hAnsi="Calibri Light" w:cs="Calibri Light"/>
                      <w:b/>
                      <w:bCs/>
                      <w:color w:val="FFFFFF" w:themeColor="background1"/>
                      <w:sz w:val="18"/>
                      <w:szCs w:val="18"/>
                    </w:rPr>
                  </w:pPr>
                  <w:r w:rsidRPr="00830DA7">
                    <w:rPr>
                      <w:rFonts w:ascii="Calibri Light" w:hAnsi="Calibri Light" w:cs="Calibri Light"/>
                      <w:b/>
                      <w:bCs/>
                      <w:color w:val="FFFFFF" w:themeColor="background1"/>
                      <w:sz w:val="18"/>
                      <w:szCs w:val="18"/>
                    </w:rPr>
                    <w:t>Objectives Details</w:t>
                  </w:r>
                </w:p>
              </w:tc>
              <w:tc>
                <w:tcPr>
                  <w:tcW w:w="2271" w:type="dxa"/>
                  <w:tcBorders>
                    <w:top w:val="single" w:sz="4" w:space="0" w:color="FFFFFF"/>
                    <w:left w:val="nil"/>
                    <w:bottom w:val="single" w:sz="4" w:space="0" w:color="FFFFFF"/>
                    <w:right w:val="single" w:sz="4" w:space="0" w:color="auto"/>
                  </w:tcBorders>
                  <w:shd w:val="clear" w:color="auto" w:fill="0057B8"/>
                  <w:noWrap/>
                  <w:vAlign w:val="center"/>
                  <w:hideMark/>
                  <w:tcPrChange w:id="33" w:author="Anamika Menon" w:date="2023-06-19T12:03:00Z">
                    <w:tcPr>
                      <w:tcW w:w="2271" w:type="dxa"/>
                      <w:tcBorders>
                        <w:top w:val="single" w:sz="4" w:space="0" w:color="FFFFFF"/>
                        <w:left w:val="nil"/>
                        <w:bottom w:val="single" w:sz="4" w:space="0" w:color="FFFFFF"/>
                        <w:right w:val="single" w:sz="4" w:space="0" w:color="auto"/>
                      </w:tcBorders>
                      <w:shd w:val="clear" w:color="auto" w:fill="0057B8"/>
                      <w:noWrap/>
                      <w:vAlign w:val="center"/>
                      <w:hideMark/>
                    </w:tcPr>
                  </w:tcPrChange>
                </w:tcPr>
                <w:p w14:paraId="37573CAE" w14:textId="77777777" w:rsidR="00830DA7" w:rsidRPr="00830DA7" w:rsidRDefault="00830DA7" w:rsidP="00934E8C">
                  <w:pPr>
                    <w:framePr w:hSpace="181" w:wrap="around" w:vAnchor="page" w:hAnchor="text" w:y="1441"/>
                    <w:suppressOverlap/>
                    <w:jc w:val="center"/>
                    <w:rPr>
                      <w:rFonts w:ascii="Calibri Light" w:hAnsi="Calibri Light" w:cs="Calibri Light"/>
                      <w:b/>
                      <w:bCs/>
                      <w:color w:val="FFFFFF" w:themeColor="background1"/>
                      <w:sz w:val="18"/>
                      <w:szCs w:val="18"/>
                    </w:rPr>
                  </w:pPr>
                  <w:r w:rsidRPr="00830DA7">
                    <w:rPr>
                      <w:rFonts w:ascii="Calibri Light" w:hAnsi="Calibri Light" w:cs="Calibri Light"/>
                      <w:b/>
                      <w:bCs/>
                      <w:color w:val="FFFFFF" w:themeColor="background1"/>
                      <w:sz w:val="18"/>
                      <w:szCs w:val="18"/>
                    </w:rPr>
                    <w:t>Evidence  Documents</w:t>
                  </w:r>
                </w:p>
              </w:tc>
              <w:tc>
                <w:tcPr>
                  <w:tcW w:w="1429" w:type="dxa"/>
                  <w:tcBorders>
                    <w:top w:val="single" w:sz="4" w:space="0" w:color="FFFFFF"/>
                    <w:left w:val="nil"/>
                    <w:bottom w:val="single" w:sz="4" w:space="0" w:color="FFFFFF"/>
                    <w:right w:val="single" w:sz="4" w:space="0" w:color="auto"/>
                  </w:tcBorders>
                  <w:shd w:val="clear" w:color="auto" w:fill="0057B8"/>
                  <w:noWrap/>
                  <w:vAlign w:val="center"/>
                  <w:hideMark/>
                  <w:tcPrChange w:id="34" w:author="Anamika Menon" w:date="2023-06-19T12:03:00Z">
                    <w:tcPr>
                      <w:tcW w:w="1429" w:type="dxa"/>
                      <w:tcBorders>
                        <w:top w:val="single" w:sz="4" w:space="0" w:color="FFFFFF"/>
                        <w:left w:val="nil"/>
                        <w:bottom w:val="single" w:sz="4" w:space="0" w:color="FFFFFF"/>
                        <w:right w:val="single" w:sz="4" w:space="0" w:color="auto"/>
                      </w:tcBorders>
                      <w:shd w:val="clear" w:color="auto" w:fill="0057B8"/>
                      <w:noWrap/>
                      <w:vAlign w:val="center"/>
                      <w:hideMark/>
                    </w:tcPr>
                  </w:tcPrChange>
                </w:tcPr>
                <w:p w14:paraId="28BFB947" w14:textId="77777777" w:rsidR="00830DA7" w:rsidRPr="00830DA7" w:rsidRDefault="00830DA7" w:rsidP="00934E8C">
                  <w:pPr>
                    <w:framePr w:hSpace="181" w:wrap="around" w:vAnchor="page" w:hAnchor="text" w:y="1441"/>
                    <w:suppressOverlap/>
                    <w:jc w:val="center"/>
                    <w:rPr>
                      <w:rFonts w:ascii="Calibri Light" w:hAnsi="Calibri Light" w:cs="Calibri Light"/>
                      <w:b/>
                      <w:bCs/>
                      <w:color w:val="FFFFFF" w:themeColor="background1"/>
                      <w:sz w:val="18"/>
                      <w:szCs w:val="18"/>
                    </w:rPr>
                  </w:pPr>
                  <w:r w:rsidRPr="00830DA7">
                    <w:rPr>
                      <w:rFonts w:ascii="Calibri Light" w:hAnsi="Calibri Light" w:cs="Calibri Light"/>
                      <w:b/>
                      <w:bCs/>
                      <w:color w:val="FFFFFF" w:themeColor="background1"/>
                      <w:sz w:val="18"/>
                      <w:szCs w:val="18"/>
                    </w:rPr>
                    <w:t xml:space="preserve">Measuring Method </w:t>
                  </w:r>
                </w:p>
              </w:tc>
              <w:tc>
                <w:tcPr>
                  <w:tcW w:w="803" w:type="dxa"/>
                  <w:tcBorders>
                    <w:top w:val="single" w:sz="4" w:space="0" w:color="FFFFFF"/>
                    <w:left w:val="nil"/>
                    <w:bottom w:val="single" w:sz="4" w:space="0" w:color="FFFFFF"/>
                    <w:right w:val="single" w:sz="4" w:space="0" w:color="auto"/>
                  </w:tcBorders>
                  <w:shd w:val="clear" w:color="auto" w:fill="0057B8"/>
                  <w:noWrap/>
                  <w:vAlign w:val="center"/>
                  <w:hideMark/>
                  <w:tcPrChange w:id="35" w:author="Anamika Menon" w:date="2023-06-19T12:03:00Z">
                    <w:tcPr>
                      <w:tcW w:w="803" w:type="dxa"/>
                      <w:tcBorders>
                        <w:top w:val="single" w:sz="4" w:space="0" w:color="FFFFFF"/>
                        <w:left w:val="nil"/>
                        <w:bottom w:val="single" w:sz="4" w:space="0" w:color="FFFFFF"/>
                        <w:right w:val="single" w:sz="4" w:space="0" w:color="auto"/>
                      </w:tcBorders>
                      <w:shd w:val="clear" w:color="auto" w:fill="0057B8"/>
                      <w:noWrap/>
                      <w:vAlign w:val="center"/>
                      <w:hideMark/>
                    </w:tcPr>
                  </w:tcPrChange>
                </w:tcPr>
                <w:p w14:paraId="5E339901" w14:textId="77777777" w:rsidR="00830DA7" w:rsidRPr="00830DA7" w:rsidRDefault="00830DA7" w:rsidP="00934E8C">
                  <w:pPr>
                    <w:framePr w:hSpace="181" w:wrap="around" w:vAnchor="page" w:hAnchor="text" w:y="1441"/>
                    <w:suppressOverlap/>
                    <w:jc w:val="center"/>
                    <w:rPr>
                      <w:rFonts w:ascii="Calibri Light" w:hAnsi="Calibri Light" w:cs="Calibri Light"/>
                      <w:b/>
                      <w:bCs/>
                      <w:color w:val="FFFFFF" w:themeColor="background1"/>
                      <w:sz w:val="18"/>
                      <w:szCs w:val="18"/>
                    </w:rPr>
                  </w:pPr>
                  <w:r w:rsidRPr="00830DA7">
                    <w:rPr>
                      <w:rFonts w:ascii="Calibri Light" w:hAnsi="Calibri Light" w:cs="Calibri Light"/>
                      <w:b/>
                      <w:bCs/>
                      <w:color w:val="FFFFFF" w:themeColor="background1"/>
                      <w:sz w:val="18"/>
                      <w:szCs w:val="18"/>
                    </w:rPr>
                    <w:t>Target</w:t>
                  </w:r>
                </w:p>
              </w:tc>
              <w:tc>
                <w:tcPr>
                  <w:tcW w:w="2252" w:type="dxa"/>
                  <w:tcBorders>
                    <w:top w:val="single" w:sz="4" w:space="0" w:color="auto"/>
                    <w:left w:val="nil"/>
                    <w:bottom w:val="nil"/>
                    <w:right w:val="nil"/>
                  </w:tcBorders>
                  <w:shd w:val="clear" w:color="auto" w:fill="0057B8"/>
                  <w:noWrap/>
                  <w:vAlign w:val="center"/>
                  <w:hideMark/>
                  <w:tcPrChange w:id="36" w:author="Anamika Menon" w:date="2023-06-19T12:03:00Z">
                    <w:tcPr>
                      <w:tcW w:w="2252" w:type="dxa"/>
                      <w:tcBorders>
                        <w:top w:val="single" w:sz="4" w:space="0" w:color="auto"/>
                        <w:left w:val="nil"/>
                        <w:bottom w:val="nil"/>
                        <w:right w:val="nil"/>
                      </w:tcBorders>
                      <w:shd w:val="clear" w:color="auto" w:fill="0057B8"/>
                      <w:noWrap/>
                      <w:vAlign w:val="center"/>
                      <w:hideMark/>
                    </w:tcPr>
                  </w:tcPrChange>
                </w:tcPr>
                <w:p w14:paraId="7C81AEC0" w14:textId="17439781" w:rsidR="00830DA7" w:rsidRPr="00830DA7" w:rsidRDefault="00830DA7" w:rsidP="00934E8C">
                  <w:pPr>
                    <w:framePr w:hSpace="181" w:wrap="around" w:vAnchor="page" w:hAnchor="text" w:y="1441"/>
                    <w:suppressOverlap/>
                    <w:jc w:val="center"/>
                    <w:rPr>
                      <w:rFonts w:ascii="Calibri Light" w:hAnsi="Calibri Light" w:cs="Calibri Light"/>
                      <w:b/>
                      <w:bCs/>
                      <w:color w:val="FFFFFF" w:themeColor="background1"/>
                      <w:sz w:val="18"/>
                      <w:szCs w:val="18"/>
                    </w:rPr>
                  </w:pPr>
                  <w:del w:id="37" w:author="Anamika Menon" w:date="2023-06-19T12:04:00Z">
                    <w:r w:rsidRPr="00830DA7" w:rsidDel="007B4B45">
                      <w:rPr>
                        <w:rFonts w:ascii="Calibri Light" w:hAnsi="Calibri Light" w:cs="Calibri Light"/>
                        <w:b/>
                        <w:bCs/>
                        <w:color w:val="FFFFFF" w:themeColor="background1"/>
                        <w:sz w:val="18"/>
                        <w:szCs w:val="18"/>
                      </w:rPr>
                      <w:delText>KPMG</w:delText>
                    </w:r>
                    <w:r w:rsidDel="007B4B45">
                      <w:rPr>
                        <w:rFonts w:ascii="Calibri Light" w:hAnsi="Calibri Light" w:cs="Calibri Light"/>
                        <w:b/>
                        <w:bCs/>
                        <w:color w:val="FFFFFF" w:themeColor="background1"/>
                        <w:sz w:val="18"/>
                        <w:szCs w:val="18"/>
                      </w:rPr>
                      <w:delText xml:space="preserve"> </w:delText>
                    </w:r>
                  </w:del>
                  <w:r>
                    <w:rPr>
                      <w:rFonts w:ascii="Calibri Light" w:hAnsi="Calibri Light" w:cs="Calibri Light"/>
                      <w:b/>
                      <w:bCs/>
                      <w:color w:val="FFFFFF" w:themeColor="background1"/>
                      <w:sz w:val="18"/>
                      <w:szCs w:val="18"/>
                    </w:rPr>
                    <w:t xml:space="preserve">Findings </w:t>
                  </w:r>
                </w:p>
              </w:tc>
            </w:tr>
            <w:tr w:rsidR="00830DA7" w:rsidRPr="00830DA7" w14:paraId="38960215" w14:textId="77777777" w:rsidTr="00830DA7">
              <w:trPr>
                <w:trHeight w:val="305"/>
              </w:trPr>
              <w:tc>
                <w:tcPr>
                  <w:tcW w:w="4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51237D"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1</w:t>
                  </w:r>
                </w:p>
              </w:tc>
              <w:tc>
                <w:tcPr>
                  <w:tcW w:w="2481" w:type="dxa"/>
                  <w:tcBorders>
                    <w:top w:val="single" w:sz="4" w:space="0" w:color="auto"/>
                    <w:left w:val="nil"/>
                    <w:bottom w:val="single" w:sz="4" w:space="0" w:color="auto"/>
                    <w:right w:val="single" w:sz="4" w:space="0" w:color="auto"/>
                  </w:tcBorders>
                  <w:shd w:val="clear" w:color="auto" w:fill="auto"/>
                  <w:vAlign w:val="center"/>
                  <w:hideMark/>
                </w:tcPr>
                <w:p w14:paraId="4FCB7AA1"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Achieve 100% compatibility with national standards</w:t>
                  </w:r>
                </w:p>
              </w:tc>
              <w:tc>
                <w:tcPr>
                  <w:tcW w:w="2271" w:type="dxa"/>
                  <w:tcBorders>
                    <w:top w:val="single" w:sz="4" w:space="0" w:color="auto"/>
                    <w:left w:val="nil"/>
                    <w:bottom w:val="single" w:sz="4" w:space="0" w:color="auto"/>
                    <w:right w:val="single" w:sz="4" w:space="0" w:color="auto"/>
                  </w:tcBorders>
                  <w:shd w:val="clear" w:color="auto" w:fill="auto"/>
                  <w:vAlign w:val="center"/>
                  <w:hideMark/>
                </w:tcPr>
                <w:p w14:paraId="4C2C5505"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OSHAD certification and other EHS Standards.</w:t>
                  </w:r>
                </w:p>
              </w:tc>
              <w:tc>
                <w:tcPr>
                  <w:tcW w:w="1429" w:type="dxa"/>
                  <w:tcBorders>
                    <w:top w:val="single" w:sz="4" w:space="0" w:color="auto"/>
                    <w:left w:val="nil"/>
                    <w:bottom w:val="single" w:sz="4" w:space="0" w:color="auto"/>
                    <w:right w:val="single" w:sz="4" w:space="0" w:color="auto"/>
                  </w:tcBorders>
                  <w:shd w:val="clear" w:color="auto" w:fill="auto"/>
                  <w:noWrap/>
                  <w:vAlign w:val="center"/>
                  <w:hideMark/>
                </w:tcPr>
                <w:p w14:paraId="5BC6752F"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 xml:space="preserve">100% Compatibility </w:t>
                  </w:r>
                </w:p>
              </w:tc>
              <w:tc>
                <w:tcPr>
                  <w:tcW w:w="803" w:type="dxa"/>
                  <w:tcBorders>
                    <w:top w:val="single" w:sz="4" w:space="0" w:color="auto"/>
                    <w:left w:val="nil"/>
                    <w:bottom w:val="single" w:sz="4" w:space="0" w:color="auto"/>
                    <w:right w:val="single" w:sz="4" w:space="0" w:color="auto"/>
                  </w:tcBorders>
                  <w:shd w:val="clear" w:color="auto" w:fill="auto"/>
                  <w:noWrap/>
                  <w:vAlign w:val="center"/>
                  <w:hideMark/>
                </w:tcPr>
                <w:p w14:paraId="678A7A24"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 xml:space="preserve"> Dec 2022</w:t>
                  </w:r>
                </w:p>
              </w:tc>
              <w:tc>
                <w:tcPr>
                  <w:tcW w:w="2252" w:type="dxa"/>
                  <w:tcBorders>
                    <w:top w:val="single" w:sz="4" w:space="0" w:color="auto"/>
                    <w:left w:val="nil"/>
                    <w:bottom w:val="single" w:sz="4" w:space="0" w:color="auto"/>
                    <w:right w:val="single" w:sz="4" w:space="0" w:color="auto"/>
                  </w:tcBorders>
                  <w:shd w:val="clear" w:color="auto" w:fill="auto"/>
                  <w:vAlign w:val="center"/>
                  <w:hideMark/>
                </w:tcPr>
                <w:p w14:paraId="467CB0C3" w14:textId="65329454" w:rsidR="00830DA7" w:rsidRPr="00830DA7" w:rsidRDefault="003405E0" w:rsidP="00934E8C">
                  <w:pPr>
                    <w:framePr w:hSpace="181" w:wrap="around" w:vAnchor="page" w:hAnchor="text" w:y="1441"/>
                    <w:suppressOverlap/>
                    <w:rPr>
                      <w:rFonts w:ascii="Calibri Light" w:hAnsi="Calibri Light" w:cs="Calibri Light"/>
                      <w:color w:val="000000"/>
                      <w:sz w:val="18"/>
                      <w:szCs w:val="18"/>
                    </w:rPr>
                  </w:pPr>
                  <w:r>
                    <w:rPr>
                      <w:rFonts w:ascii="Calibri Light" w:hAnsi="Calibri Light" w:cs="Calibri Light"/>
                      <w:color w:val="000000"/>
                      <w:sz w:val="18"/>
                      <w:szCs w:val="18"/>
                    </w:rPr>
                    <w:t xml:space="preserve">Target Achieved for Main Campus. However, Target </w:t>
                  </w:r>
                  <w:r w:rsidR="00830DA7" w:rsidRPr="00830DA7">
                    <w:rPr>
                      <w:rFonts w:ascii="Calibri Light" w:hAnsi="Calibri Light" w:cs="Calibri Light"/>
                      <w:color w:val="000000"/>
                      <w:sz w:val="18"/>
                      <w:szCs w:val="18"/>
                    </w:rPr>
                    <w:t>Not Achieved for SAN</w:t>
                  </w:r>
                  <w:r w:rsidR="00206E7A">
                    <w:rPr>
                      <w:rFonts w:ascii="Calibri Light" w:hAnsi="Calibri Light" w:cs="Calibri Light"/>
                      <w:color w:val="000000"/>
                      <w:sz w:val="18"/>
                      <w:szCs w:val="18"/>
                    </w:rPr>
                    <w:t xml:space="preserve"> campus.</w:t>
                  </w:r>
                </w:p>
              </w:tc>
            </w:tr>
            <w:tr w:rsidR="00830DA7" w:rsidRPr="00830DA7" w14:paraId="2F81D7DE" w14:textId="77777777" w:rsidTr="00830DA7">
              <w:trPr>
                <w:trHeight w:val="386"/>
              </w:trPr>
              <w:tc>
                <w:tcPr>
                  <w:tcW w:w="474" w:type="dxa"/>
                  <w:tcBorders>
                    <w:top w:val="nil"/>
                    <w:left w:val="single" w:sz="4" w:space="0" w:color="auto"/>
                    <w:bottom w:val="single" w:sz="4" w:space="0" w:color="auto"/>
                    <w:right w:val="single" w:sz="4" w:space="0" w:color="auto"/>
                  </w:tcBorders>
                  <w:shd w:val="clear" w:color="auto" w:fill="auto"/>
                  <w:noWrap/>
                  <w:vAlign w:val="center"/>
                  <w:hideMark/>
                </w:tcPr>
                <w:p w14:paraId="6DDA9FEA"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2</w:t>
                  </w:r>
                </w:p>
              </w:tc>
              <w:tc>
                <w:tcPr>
                  <w:tcW w:w="2481" w:type="dxa"/>
                  <w:tcBorders>
                    <w:top w:val="nil"/>
                    <w:left w:val="nil"/>
                    <w:bottom w:val="single" w:sz="4" w:space="0" w:color="auto"/>
                    <w:right w:val="single" w:sz="4" w:space="0" w:color="auto"/>
                  </w:tcBorders>
                  <w:shd w:val="clear" w:color="auto" w:fill="auto"/>
                  <w:vAlign w:val="center"/>
                  <w:hideMark/>
                </w:tcPr>
                <w:p w14:paraId="7735CE5D"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Increase the recycle of general waste to 30% .</w:t>
                  </w:r>
                </w:p>
              </w:tc>
              <w:tc>
                <w:tcPr>
                  <w:tcW w:w="2271" w:type="dxa"/>
                  <w:tcBorders>
                    <w:top w:val="nil"/>
                    <w:left w:val="nil"/>
                    <w:bottom w:val="single" w:sz="4" w:space="0" w:color="auto"/>
                    <w:right w:val="single" w:sz="4" w:space="0" w:color="auto"/>
                  </w:tcBorders>
                  <w:shd w:val="clear" w:color="auto" w:fill="auto"/>
                  <w:vAlign w:val="center"/>
                  <w:hideMark/>
                </w:tcPr>
                <w:p w14:paraId="663AB773"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General Waste Records on Monthly basis</w:t>
                  </w:r>
                </w:p>
              </w:tc>
              <w:tc>
                <w:tcPr>
                  <w:tcW w:w="1429" w:type="dxa"/>
                  <w:tcBorders>
                    <w:top w:val="nil"/>
                    <w:left w:val="nil"/>
                    <w:bottom w:val="single" w:sz="4" w:space="0" w:color="auto"/>
                    <w:right w:val="single" w:sz="4" w:space="0" w:color="auto"/>
                  </w:tcBorders>
                  <w:shd w:val="clear" w:color="auto" w:fill="auto"/>
                  <w:vAlign w:val="center"/>
                  <w:hideMark/>
                </w:tcPr>
                <w:p w14:paraId="759CA5BE"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Recycle 30  %</w:t>
                  </w:r>
                </w:p>
              </w:tc>
              <w:tc>
                <w:tcPr>
                  <w:tcW w:w="803" w:type="dxa"/>
                  <w:tcBorders>
                    <w:top w:val="nil"/>
                    <w:left w:val="nil"/>
                    <w:bottom w:val="single" w:sz="4" w:space="0" w:color="auto"/>
                    <w:right w:val="single" w:sz="4" w:space="0" w:color="auto"/>
                  </w:tcBorders>
                  <w:shd w:val="clear" w:color="auto" w:fill="auto"/>
                  <w:noWrap/>
                  <w:vAlign w:val="center"/>
                  <w:hideMark/>
                </w:tcPr>
                <w:p w14:paraId="158F6A9A"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Dec-22</w:t>
                  </w:r>
                </w:p>
              </w:tc>
              <w:tc>
                <w:tcPr>
                  <w:tcW w:w="2252" w:type="dxa"/>
                  <w:tcBorders>
                    <w:top w:val="nil"/>
                    <w:left w:val="nil"/>
                    <w:bottom w:val="single" w:sz="4" w:space="0" w:color="auto"/>
                    <w:right w:val="single" w:sz="4" w:space="0" w:color="auto"/>
                  </w:tcBorders>
                  <w:shd w:val="clear" w:color="auto" w:fill="auto"/>
                  <w:vAlign w:val="center"/>
                  <w:hideMark/>
                </w:tcPr>
                <w:p w14:paraId="39F96419" w14:textId="4C1276CB"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26%</w:t>
                  </w:r>
                  <w:r w:rsidR="00206E7A">
                    <w:rPr>
                      <w:rFonts w:ascii="Calibri Light" w:hAnsi="Calibri Light" w:cs="Calibri Light"/>
                      <w:color w:val="000000"/>
                      <w:sz w:val="18"/>
                      <w:szCs w:val="18"/>
                    </w:rPr>
                    <w:t xml:space="preserve"> achievement</w:t>
                  </w:r>
                  <w:r w:rsidRPr="00830DA7">
                    <w:rPr>
                      <w:rFonts w:ascii="Calibri Light" w:hAnsi="Calibri Light" w:cs="Calibri Light"/>
                      <w:color w:val="000000"/>
                      <w:sz w:val="18"/>
                      <w:szCs w:val="18"/>
                    </w:rPr>
                    <w:t>. No justification</w:t>
                  </w:r>
                </w:p>
              </w:tc>
            </w:tr>
            <w:tr w:rsidR="00830DA7" w:rsidRPr="00830DA7" w14:paraId="120D7528" w14:textId="77777777" w:rsidTr="00830DA7">
              <w:trPr>
                <w:trHeight w:val="740"/>
              </w:trPr>
              <w:tc>
                <w:tcPr>
                  <w:tcW w:w="474" w:type="dxa"/>
                  <w:tcBorders>
                    <w:top w:val="nil"/>
                    <w:left w:val="single" w:sz="4" w:space="0" w:color="auto"/>
                    <w:bottom w:val="single" w:sz="4" w:space="0" w:color="auto"/>
                    <w:right w:val="single" w:sz="4" w:space="0" w:color="auto"/>
                  </w:tcBorders>
                  <w:shd w:val="clear" w:color="auto" w:fill="auto"/>
                  <w:noWrap/>
                  <w:vAlign w:val="center"/>
                  <w:hideMark/>
                </w:tcPr>
                <w:p w14:paraId="23432FC0"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3</w:t>
                  </w:r>
                </w:p>
              </w:tc>
              <w:tc>
                <w:tcPr>
                  <w:tcW w:w="2481" w:type="dxa"/>
                  <w:tcBorders>
                    <w:top w:val="nil"/>
                    <w:left w:val="nil"/>
                    <w:bottom w:val="single" w:sz="4" w:space="0" w:color="auto"/>
                    <w:right w:val="single" w:sz="4" w:space="0" w:color="auto"/>
                  </w:tcBorders>
                  <w:shd w:val="clear" w:color="auto" w:fill="auto"/>
                  <w:vAlign w:val="center"/>
                  <w:hideMark/>
                </w:tcPr>
                <w:p w14:paraId="638B92E4" w14:textId="6E82EC03"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Target 3% reduction of Energy consumption from the</w:t>
                  </w:r>
                  <w:r>
                    <w:rPr>
                      <w:rFonts w:ascii="Calibri Light" w:hAnsi="Calibri Light" w:cs="Calibri Light"/>
                      <w:color w:val="000000"/>
                      <w:sz w:val="18"/>
                      <w:szCs w:val="18"/>
                    </w:rPr>
                    <w:t xml:space="preserve"> </w:t>
                  </w:r>
                  <w:r w:rsidRPr="00830DA7">
                    <w:rPr>
                      <w:rFonts w:ascii="Calibri Light" w:hAnsi="Calibri Light" w:cs="Calibri Light"/>
                      <w:color w:val="000000"/>
                      <w:sz w:val="18"/>
                      <w:szCs w:val="18"/>
                    </w:rPr>
                    <w:t>previous year .</w:t>
                  </w:r>
                </w:p>
              </w:tc>
              <w:tc>
                <w:tcPr>
                  <w:tcW w:w="2271" w:type="dxa"/>
                  <w:tcBorders>
                    <w:top w:val="nil"/>
                    <w:left w:val="nil"/>
                    <w:bottom w:val="single" w:sz="4" w:space="0" w:color="auto"/>
                    <w:right w:val="single" w:sz="4" w:space="0" w:color="auto"/>
                  </w:tcBorders>
                  <w:shd w:val="clear" w:color="auto" w:fill="auto"/>
                  <w:vAlign w:val="center"/>
                  <w:hideMark/>
                </w:tcPr>
                <w:p w14:paraId="7C8F333B"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3% reduction target  energy consumption/Monthly Report</w:t>
                  </w:r>
                </w:p>
              </w:tc>
              <w:tc>
                <w:tcPr>
                  <w:tcW w:w="1429" w:type="dxa"/>
                  <w:tcBorders>
                    <w:top w:val="nil"/>
                    <w:left w:val="nil"/>
                    <w:bottom w:val="single" w:sz="4" w:space="0" w:color="auto"/>
                    <w:right w:val="single" w:sz="4" w:space="0" w:color="auto"/>
                  </w:tcBorders>
                  <w:shd w:val="clear" w:color="auto" w:fill="auto"/>
                  <w:noWrap/>
                  <w:vAlign w:val="center"/>
                  <w:hideMark/>
                </w:tcPr>
                <w:p w14:paraId="1CAD48AF"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3% Energy Saving</w:t>
                  </w:r>
                </w:p>
              </w:tc>
              <w:tc>
                <w:tcPr>
                  <w:tcW w:w="803" w:type="dxa"/>
                  <w:tcBorders>
                    <w:top w:val="nil"/>
                    <w:left w:val="nil"/>
                    <w:bottom w:val="single" w:sz="4" w:space="0" w:color="auto"/>
                    <w:right w:val="single" w:sz="4" w:space="0" w:color="auto"/>
                  </w:tcBorders>
                  <w:shd w:val="clear" w:color="auto" w:fill="auto"/>
                  <w:noWrap/>
                  <w:vAlign w:val="center"/>
                  <w:hideMark/>
                </w:tcPr>
                <w:p w14:paraId="3ECA2AEE"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Dec-22</w:t>
                  </w:r>
                </w:p>
              </w:tc>
              <w:tc>
                <w:tcPr>
                  <w:tcW w:w="2252" w:type="dxa"/>
                  <w:tcBorders>
                    <w:top w:val="nil"/>
                    <w:left w:val="nil"/>
                    <w:bottom w:val="single" w:sz="4" w:space="0" w:color="auto"/>
                    <w:right w:val="single" w:sz="4" w:space="0" w:color="auto"/>
                  </w:tcBorders>
                  <w:shd w:val="clear" w:color="auto" w:fill="auto"/>
                  <w:vAlign w:val="center"/>
                  <w:hideMark/>
                </w:tcPr>
                <w:p w14:paraId="6CDDBFA1" w14:textId="2326627F"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Average Reduction in MAIN and SAN Campus</w:t>
                  </w:r>
                  <w:r w:rsidR="00206E7A">
                    <w:rPr>
                      <w:rFonts w:ascii="Calibri Light" w:hAnsi="Calibri Light" w:cs="Calibri Light"/>
                      <w:color w:val="000000"/>
                      <w:sz w:val="18"/>
                      <w:szCs w:val="18"/>
                    </w:rPr>
                    <w:t xml:space="preserve"> </w:t>
                  </w:r>
                  <w:r w:rsidRPr="00830DA7">
                    <w:rPr>
                      <w:rFonts w:ascii="Calibri Light" w:hAnsi="Calibri Light" w:cs="Calibri Light"/>
                      <w:color w:val="000000"/>
                      <w:sz w:val="18"/>
                      <w:szCs w:val="18"/>
                    </w:rPr>
                    <w:t>is 2.5 %. No justification</w:t>
                  </w:r>
                </w:p>
              </w:tc>
            </w:tr>
            <w:tr w:rsidR="00830DA7" w:rsidRPr="00830DA7" w14:paraId="4B634EFF" w14:textId="77777777" w:rsidTr="00830DA7">
              <w:trPr>
                <w:trHeight w:val="548"/>
              </w:trPr>
              <w:tc>
                <w:tcPr>
                  <w:tcW w:w="474" w:type="dxa"/>
                  <w:tcBorders>
                    <w:top w:val="nil"/>
                    <w:left w:val="single" w:sz="4" w:space="0" w:color="auto"/>
                    <w:bottom w:val="single" w:sz="4" w:space="0" w:color="auto"/>
                    <w:right w:val="single" w:sz="4" w:space="0" w:color="auto"/>
                  </w:tcBorders>
                  <w:shd w:val="clear" w:color="auto" w:fill="auto"/>
                  <w:noWrap/>
                  <w:vAlign w:val="center"/>
                  <w:hideMark/>
                </w:tcPr>
                <w:p w14:paraId="29544823"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lastRenderedPageBreak/>
                    <w:t>4</w:t>
                  </w:r>
                </w:p>
              </w:tc>
              <w:tc>
                <w:tcPr>
                  <w:tcW w:w="2481" w:type="dxa"/>
                  <w:tcBorders>
                    <w:top w:val="nil"/>
                    <w:left w:val="nil"/>
                    <w:bottom w:val="single" w:sz="4" w:space="0" w:color="auto"/>
                    <w:right w:val="single" w:sz="4" w:space="0" w:color="auto"/>
                  </w:tcBorders>
                  <w:shd w:val="clear" w:color="auto" w:fill="auto"/>
                  <w:vAlign w:val="center"/>
                  <w:hideMark/>
                </w:tcPr>
                <w:p w14:paraId="216040EE"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 xml:space="preserve">Complete full Integrated of Facilities Management CAFM Solution </w:t>
                  </w:r>
                </w:p>
              </w:tc>
              <w:tc>
                <w:tcPr>
                  <w:tcW w:w="2271" w:type="dxa"/>
                  <w:tcBorders>
                    <w:top w:val="nil"/>
                    <w:left w:val="nil"/>
                    <w:bottom w:val="single" w:sz="4" w:space="0" w:color="auto"/>
                    <w:right w:val="single" w:sz="4" w:space="0" w:color="auto"/>
                  </w:tcBorders>
                  <w:shd w:val="clear" w:color="auto" w:fill="auto"/>
                  <w:vAlign w:val="center"/>
                  <w:hideMark/>
                </w:tcPr>
                <w:p w14:paraId="04A7B89D"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Activation of EHS modules in CAFM system</w:t>
                  </w:r>
                </w:p>
              </w:tc>
              <w:tc>
                <w:tcPr>
                  <w:tcW w:w="1429" w:type="dxa"/>
                  <w:tcBorders>
                    <w:top w:val="nil"/>
                    <w:left w:val="nil"/>
                    <w:bottom w:val="single" w:sz="4" w:space="0" w:color="auto"/>
                    <w:right w:val="single" w:sz="4" w:space="0" w:color="auto"/>
                  </w:tcBorders>
                  <w:shd w:val="clear" w:color="auto" w:fill="auto"/>
                  <w:noWrap/>
                  <w:vAlign w:val="center"/>
                  <w:hideMark/>
                </w:tcPr>
                <w:p w14:paraId="316223D2"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100% Completion</w:t>
                  </w:r>
                </w:p>
              </w:tc>
              <w:tc>
                <w:tcPr>
                  <w:tcW w:w="803" w:type="dxa"/>
                  <w:tcBorders>
                    <w:top w:val="nil"/>
                    <w:left w:val="nil"/>
                    <w:bottom w:val="single" w:sz="4" w:space="0" w:color="auto"/>
                    <w:right w:val="single" w:sz="4" w:space="0" w:color="auto"/>
                  </w:tcBorders>
                  <w:shd w:val="clear" w:color="auto" w:fill="auto"/>
                  <w:noWrap/>
                  <w:vAlign w:val="center"/>
                  <w:hideMark/>
                </w:tcPr>
                <w:p w14:paraId="1D04FF64"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Jul-22</w:t>
                  </w:r>
                </w:p>
              </w:tc>
              <w:tc>
                <w:tcPr>
                  <w:tcW w:w="2252" w:type="dxa"/>
                  <w:tcBorders>
                    <w:top w:val="nil"/>
                    <w:left w:val="nil"/>
                    <w:bottom w:val="single" w:sz="4" w:space="0" w:color="auto"/>
                    <w:right w:val="single" w:sz="4" w:space="0" w:color="auto"/>
                  </w:tcBorders>
                  <w:shd w:val="clear" w:color="auto" w:fill="auto"/>
                  <w:vAlign w:val="center"/>
                  <w:hideMark/>
                </w:tcPr>
                <w:p w14:paraId="63C65978" w14:textId="71004821" w:rsidR="00830DA7" w:rsidRPr="00830DA7" w:rsidRDefault="003405E0" w:rsidP="00934E8C">
                  <w:pPr>
                    <w:framePr w:hSpace="181" w:wrap="around" w:vAnchor="page" w:hAnchor="text" w:y="1441"/>
                    <w:suppressOverlap/>
                    <w:rPr>
                      <w:rFonts w:ascii="Calibri Light" w:hAnsi="Calibri Light" w:cs="Calibri Light"/>
                      <w:color w:val="000000"/>
                      <w:sz w:val="18"/>
                      <w:szCs w:val="18"/>
                    </w:rPr>
                  </w:pPr>
                  <w:r>
                    <w:rPr>
                      <w:rFonts w:ascii="Calibri Light" w:hAnsi="Calibri Light" w:cs="Calibri Light"/>
                      <w:color w:val="000000"/>
                      <w:sz w:val="18"/>
                      <w:szCs w:val="18"/>
                    </w:rPr>
                    <w:t xml:space="preserve">Target </w:t>
                  </w:r>
                  <w:r w:rsidR="00830DA7" w:rsidRPr="00830DA7">
                    <w:rPr>
                      <w:rFonts w:ascii="Calibri Light" w:hAnsi="Calibri Light" w:cs="Calibri Light"/>
                      <w:color w:val="000000"/>
                      <w:sz w:val="18"/>
                      <w:szCs w:val="18"/>
                    </w:rPr>
                    <w:t xml:space="preserve">Not Achieved </w:t>
                  </w:r>
                </w:p>
              </w:tc>
            </w:tr>
            <w:tr w:rsidR="00830DA7" w:rsidRPr="00830DA7" w14:paraId="378C8BFD" w14:textId="77777777" w:rsidTr="00830DA7">
              <w:trPr>
                <w:trHeight w:val="1110"/>
              </w:trPr>
              <w:tc>
                <w:tcPr>
                  <w:tcW w:w="474" w:type="dxa"/>
                  <w:tcBorders>
                    <w:top w:val="nil"/>
                    <w:left w:val="single" w:sz="4" w:space="0" w:color="auto"/>
                    <w:bottom w:val="single" w:sz="4" w:space="0" w:color="auto"/>
                    <w:right w:val="single" w:sz="4" w:space="0" w:color="auto"/>
                  </w:tcBorders>
                  <w:shd w:val="clear" w:color="auto" w:fill="auto"/>
                  <w:vAlign w:val="center"/>
                  <w:hideMark/>
                </w:tcPr>
                <w:p w14:paraId="3BDA76E3"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5</w:t>
                  </w:r>
                </w:p>
              </w:tc>
              <w:tc>
                <w:tcPr>
                  <w:tcW w:w="2481" w:type="dxa"/>
                  <w:tcBorders>
                    <w:top w:val="nil"/>
                    <w:left w:val="nil"/>
                    <w:bottom w:val="single" w:sz="4" w:space="0" w:color="auto"/>
                    <w:right w:val="single" w:sz="4" w:space="0" w:color="auto"/>
                  </w:tcBorders>
                  <w:shd w:val="clear" w:color="auto" w:fill="auto"/>
                  <w:vAlign w:val="center"/>
                  <w:hideMark/>
                </w:tcPr>
                <w:p w14:paraId="470FABAB"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Develop Integrated Quality Management System and achieve ISO 9001 or more  (ISO standard , APPA and RICS).</w:t>
                  </w:r>
                </w:p>
              </w:tc>
              <w:tc>
                <w:tcPr>
                  <w:tcW w:w="2271" w:type="dxa"/>
                  <w:tcBorders>
                    <w:top w:val="nil"/>
                    <w:left w:val="nil"/>
                    <w:bottom w:val="single" w:sz="4" w:space="0" w:color="auto"/>
                    <w:right w:val="single" w:sz="4" w:space="0" w:color="auto"/>
                  </w:tcBorders>
                  <w:shd w:val="clear" w:color="auto" w:fill="auto"/>
                  <w:vAlign w:val="center"/>
                  <w:hideMark/>
                </w:tcPr>
                <w:p w14:paraId="3F39AAB8" w14:textId="77777777" w:rsidR="00830DA7" w:rsidRPr="00830DA7" w:rsidRDefault="00830DA7" w:rsidP="00934E8C">
                  <w:pPr>
                    <w:framePr w:hSpace="181" w:wrap="around" w:vAnchor="page" w:hAnchor="text" w:y="1441"/>
                    <w:suppressOverlap/>
                    <w:rPr>
                      <w:rFonts w:ascii="Calibri Light" w:hAnsi="Calibri Light" w:cs="Calibri Light"/>
                      <w:color w:val="000000"/>
                      <w:sz w:val="18"/>
                      <w:szCs w:val="18"/>
                    </w:rPr>
                  </w:pPr>
                  <w:r w:rsidRPr="00830DA7">
                    <w:rPr>
                      <w:rFonts w:ascii="Calibri Light" w:hAnsi="Calibri Light" w:cs="Calibri Light"/>
                      <w:color w:val="000000"/>
                      <w:sz w:val="18"/>
                      <w:szCs w:val="18"/>
                    </w:rPr>
                    <w:t xml:space="preserve">ISO Certification </w:t>
                  </w:r>
                </w:p>
              </w:tc>
              <w:tc>
                <w:tcPr>
                  <w:tcW w:w="1429" w:type="dxa"/>
                  <w:tcBorders>
                    <w:top w:val="nil"/>
                    <w:left w:val="nil"/>
                    <w:bottom w:val="single" w:sz="4" w:space="0" w:color="auto"/>
                    <w:right w:val="single" w:sz="4" w:space="0" w:color="auto"/>
                  </w:tcBorders>
                  <w:shd w:val="clear" w:color="auto" w:fill="auto"/>
                  <w:noWrap/>
                  <w:vAlign w:val="center"/>
                  <w:hideMark/>
                </w:tcPr>
                <w:p w14:paraId="22572864"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100% Completion</w:t>
                  </w:r>
                </w:p>
              </w:tc>
              <w:tc>
                <w:tcPr>
                  <w:tcW w:w="803" w:type="dxa"/>
                  <w:tcBorders>
                    <w:top w:val="nil"/>
                    <w:left w:val="nil"/>
                    <w:bottom w:val="single" w:sz="4" w:space="0" w:color="auto"/>
                    <w:right w:val="single" w:sz="4" w:space="0" w:color="auto"/>
                  </w:tcBorders>
                  <w:shd w:val="clear" w:color="auto" w:fill="auto"/>
                  <w:noWrap/>
                  <w:vAlign w:val="center"/>
                  <w:hideMark/>
                </w:tcPr>
                <w:p w14:paraId="04B54C1D" w14:textId="77777777" w:rsidR="00830DA7" w:rsidRPr="00830DA7" w:rsidRDefault="00830DA7" w:rsidP="00934E8C">
                  <w:pPr>
                    <w:framePr w:hSpace="181" w:wrap="around" w:vAnchor="page" w:hAnchor="text" w:y="1441"/>
                    <w:suppressOverlap/>
                    <w:jc w:val="center"/>
                    <w:rPr>
                      <w:rFonts w:ascii="Calibri Light" w:hAnsi="Calibri Light" w:cs="Calibri Light"/>
                      <w:color w:val="000000"/>
                      <w:sz w:val="18"/>
                      <w:szCs w:val="18"/>
                    </w:rPr>
                  </w:pPr>
                  <w:r w:rsidRPr="00830DA7">
                    <w:rPr>
                      <w:rFonts w:ascii="Calibri Light" w:hAnsi="Calibri Light" w:cs="Calibri Light"/>
                      <w:color w:val="000000"/>
                      <w:sz w:val="18"/>
                      <w:szCs w:val="18"/>
                    </w:rPr>
                    <w:t>Dec-22</w:t>
                  </w:r>
                </w:p>
              </w:tc>
              <w:tc>
                <w:tcPr>
                  <w:tcW w:w="2252" w:type="dxa"/>
                  <w:tcBorders>
                    <w:top w:val="nil"/>
                    <w:left w:val="nil"/>
                    <w:bottom w:val="single" w:sz="4" w:space="0" w:color="auto"/>
                    <w:right w:val="single" w:sz="4" w:space="0" w:color="auto"/>
                  </w:tcBorders>
                  <w:shd w:val="clear" w:color="auto" w:fill="auto"/>
                  <w:vAlign w:val="center"/>
                  <w:hideMark/>
                </w:tcPr>
                <w:p w14:paraId="3A35A876" w14:textId="73C7EC73" w:rsidR="00830DA7" w:rsidRPr="00830DA7" w:rsidRDefault="003405E0" w:rsidP="00934E8C">
                  <w:pPr>
                    <w:framePr w:hSpace="181" w:wrap="around" w:vAnchor="page" w:hAnchor="text" w:y="1441"/>
                    <w:suppressOverlap/>
                    <w:rPr>
                      <w:rFonts w:ascii="Calibri Light" w:hAnsi="Calibri Light" w:cs="Calibri Light"/>
                      <w:color w:val="000000"/>
                      <w:sz w:val="18"/>
                      <w:szCs w:val="18"/>
                    </w:rPr>
                  </w:pPr>
                  <w:r>
                    <w:rPr>
                      <w:rFonts w:ascii="Calibri Light" w:hAnsi="Calibri Light" w:cs="Calibri Light"/>
                      <w:color w:val="000000"/>
                      <w:sz w:val="18"/>
                      <w:szCs w:val="18"/>
                    </w:rPr>
                    <w:t xml:space="preserve">Target </w:t>
                  </w:r>
                  <w:r w:rsidR="00830DA7" w:rsidRPr="00830DA7">
                    <w:rPr>
                      <w:rFonts w:ascii="Calibri Light" w:hAnsi="Calibri Light" w:cs="Calibri Light"/>
                      <w:color w:val="000000"/>
                      <w:sz w:val="18"/>
                      <w:szCs w:val="18"/>
                    </w:rPr>
                    <w:t xml:space="preserve">Not Achieved </w:t>
                  </w:r>
                </w:p>
              </w:tc>
            </w:tr>
          </w:tbl>
          <w:p w14:paraId="7737B3AE"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59C88BE" w14:textId="4A36D3E4" w:rsidR="00225573" w:rsidRDefault="00225573"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the coverage of</w:t>
            </w:r>
            <w:r w:rsidR="00156FD2">
              <w:rPr>
                <w:rFonts w:ascii="Calibri Light" w:hAnsi="Calibri Light" w:cs="Calibri Light"/>
                <w:sz w:val="20"/>
                <w:szCs w:val="20"/>
              </w:rPr>
              <w:t xml:space="preserve"> objectives </w:t>
            </w:r>
            <w:r w:rsidR="00206E7A">
              <w:rPr>
                <w:rFonts w:ascii="Calibri Light" w:hAnsi="Calibri Light" w:cs="Calibri Light"/>
                <w:sz w:val="20"/>
                <w:szCs w:val="20"/>
              </w:rPr>
              <w:t xml:space="preserve">such as assessment of risks &amp; opportunities, worker consultation results, etc. while developing </w:t>
            </w:r>
            <w:r w:rsidR="00156FD2">
              <w:rPr>
                <w:rFonts w:ascii="Calibri Light" w:hAnsi="Calibri Light" w:cs="Calibri Light"/>
                <w:sz w:val="20"/>
                <w:szCs w:val="20"/>
              </w:rPr>
              <w:t xml:space="preserve">KU’s </w:t>
            </w:r>
            <w:r>
              <w:rPr>
                <w:rFonts w:ascii="Calibri Light" w:hAnsi="Calibri Light" w:cs="Calibri Light"/>
                <w:sz w:val="20"/>
                <w:szCs w:val="20"/>
              </w:rPr>
              <w:t>EHS Objectives.</w:t>
            </w:r>
          </w:p>
          <w:p w14:paraId="3A84A1FF" w14:textId="6D3D9DEC" w:rsidR="00830DA7" w:rsidRDefault="00830DA7"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100% </w:t>
            </w:r>
            <w:r w:rsidR="00B85AAC">
              <w:rPr>
                <w:rFonts w:ascii="Calibri Light" w:hAnsi="Calibri Light" w:cs="Calibri Light"/>
                <w:sz w:val="20"/>
                <w:szCs w:val="20"/>
              </w:rPr>
              <w:t>a</w:t>
            </w:r>
            <w:r>
              <w:rPr>
                <w:rFonts w:ascii="Calibri Light" w:hAnsi="Calibri Light" w:cs="Calibri Light"/>
                <w:sz w:val="20"/>
                <w:szCs w:val="20"/>
              </w:rPr>
              <w:t>chievement</w:t>
            </w:r>
            <w:r w:rsidR="00B85AAC">
              <w:rPr>
                <w:rFonts w:ascii="Calibri Light" w:hAnsi="Calibri Light" w:cs="Calibri Light"/>
                <w:sz w:val="20"/>
                <w:szCs w:val="20"/>
              </w:rPr>
              <w:t xml:space="preserve"> of EHS objectives and</w:t>
            </w:r>
            <w:r w:rsidR="00110A4E">
              <w:rPr>
                <w:rFonts w:ascii="Calibri Light" w:hAnsi="Calibri Light" w:cs="Calibri Light"/>
                <w:sz w:val="20"/>
                <w:szCs w:val="20"/>
              </w:rPr>
              <w:t xml:space="preserve"> </w:t>
            </w:r>
            <w:r w:rsidR="00B22006">
              <w:rPr>
                <w:rFonts w:ascii="Calibri Light" w:hAnsi="Calibri Light" w:cs="Calibri Light"/>
                <w:sz w:val="20"/>
                <w:szCs w:val="20"/>
              </w:rPr>
              <w:t>r</w:t>
            </w:r>
            <w:r w:rsidR="00110A4E">
              <w:rPr>
                <w:rFonts w:ascii="Calibri Light" w:hAnsi="Calibri Light" w:cs="Calibri Light"/>
                <w:sz w:val="20"/>
                <w:szCs w:val="20"/>
              </w:rPr>
              <w:t xml:space="preserve">ecord justifications </w:t>
            </w:r>
            <w:r w:rsidR="00206E7A">
              <w:rPr>
                <w:rFonts w:ascii="Calibri Light" w:hAnsi="Calibri Light" w:cs="Calibri Light"/>
                <w:sz w:val="20"/>
                <w:szCs w:val="20"/>
              </w:rPr>
              <w:t>in case of</w:t>
            </w:r>
            <w:r w:rsidR="00110A4E">
              <w:rPr>
                <w:rFonts w:ascii="Calibri Light" w:hAnsi="Calibri Light" w:cs="Calibri Light"/>
                <w:sz w:val="20"/>
                <w:szCs w:val="20"/>
              </w:rPr>
              <w:t xml:space="preserve"> non-achieved objectives.</w:t>
            </w:r>
          </w:p>
          <w:p w14:paraId="235F981E"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5B7F22" w14:textId="1CAC3CB8" w:rsidR="0005478A" w:rsidRPr="00D220F5"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228F2B9" w14:textId="77777777" w:rsidR="0005478A" w:rsidRPr="00D220F5" w:rsidRDefault="0005478A" w:rsidP="0005478A">
            <w:pPr>
              <w:tabs>
                <w:tab w:val="left" w:pos="1110"/>
              </w:tabs>
              <w:spacing w:before="60" w:after="60"/>
              <w:ind w:left="426"/>
              <w:jc w:val="both"/>
              <w:rPr>
                <w:rFonts w:ascii="Calibri Light" w:hAnsi="Calibri Light" w:cs="Calibri Light"/>
                <w:b/>
                <w:sz w:val="20"/>
                <w:szCs w:val="20"/>
                <w:lang w:val="fr-FR"/>
              </w:rPr>
            </w:pPr>
          </w:p>
          <w:p w14:paraId="37F485F7" w14:textId="16A2298D"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2772062C" w14:textId="77777777" w:rsidR="00156FD2" w:rsidRDefault="0005478A" w:rsidP="009D553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2060F144" w14:textId="5C639C73" w:rsidR="00C9589B" w:rsidRPr="009D553A" w:rsidRDefault="00C9589B" w:rsidP="009D553A">
            <w:pPr>
              <w:tabs>
                <w:tab w:val="left" w:pos="1110"/>
              </w:tabs>
              <w:spacing w:before="60" w:after="60"/>
              <w:jc w:val="both"/>
              <w:rPr>
                <w:rFonts w:ascii="Calibri Light" w:hAnsi="Calibri Light" w:cs="Calibri Light"/>
                <w:b/>
                <w:sz w:val="20"/>
                <w:szCs w:val="20"/>
              </w:rPr>
            </w:pPr>
          </w:p>
        </w:tc>
      </w:tr>
      <w:tr w:rsidR="00D81646" w:rsidRPr="0000509E" w14:paraId="3F4E9CA7"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31F0423B" w:rsidR="001469EA" w:rsidRPr="002C23FF" w:rsidRDefault="00EE5276"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181AEFB6" w:rsidR="001469EA" w:rsidRPr="002343D9" w:rsidRDefault="006C2569"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Legal Compliance </w:t>
            </w:r>
            <w:r w:rsidR="00EE5276">
              <w:rPr>
                <w:rFonts w:ascii="Calibri Light" w:hAnsi="Calibri Light" w:cs="Calibri Light"/>
                <w:b/>
                <w:bCs/>
                <w:color w:val="FFFFFF" w:themeColor="background1"/>
                <w:sz w:val="20"/>
                <w:szCs w:val="20"/>
              </w:rPr>
              <w:t xml:space="preserve"> </w:t>
            </w:r>
          </w:p>
        </w:tc>
      </w:tr>
      <w:tr w:rsidR="00EE5276" w:rsidRPr="0000509E" w14:paraId="36A2E472"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73F725CE" w:rsidR="00EE5276" w:rsidRPr="002343D9" w:rsidRDefault="00EE5276" w:rsidP="00EE527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215D1">
              <w:t xml:space="preserve"> </w:t>
            </w:r>
            <w:r w:rsidR="007215D1" w:rsidRPr="007215D1">
              <w:rPr>
                <w:rFonts w:ascii="Calibri Light" w:hAnsi="Calibri Light" w:cs="Calibri Light"/>
                <w:color w:val="0070C0"/>
                <w:sz w:val="20"/>
                <w:szCs w:val="20"/>
              </w:rPr>
              <w:t>KU-EHS-06</w:t>
            </w:r>
          </w:p>
        </w:tc>
      </w:tr>
      <w:tr w:rsidR="00EE5276" w:rsidRPr="0000509E" w14:paraId="7F573593"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43E392" w14:textId="77777777" w:rsidR="00EE5276" w:rsidRPr="008C70C7" w:rsidRDefault="00EE5276" w:rsidP="00EE527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DD9BC83" w14:textId="154C3568" w:rsidR="00EE5276" w:rsidRPr="009A29E9" w:rsidRDefault="00136E40" w:rsidP="009A29E9">
            <w:pPr>
              <w:tabs>
                <w:tab w:val="left" w:pos="10"/>
              </w:tabs>
              <w:spacing w:before="60" w:after="60"/>
              <w:jc w:val="both"/>
              <w:rPr>
                <w:rFonts w:ascii="Calibri Light" w:hAnsi="Calibri Light" w:cs="Calibri Light"/>
                <w:sz w:val="20"/>
                <w:szCs w:val="20"/>
              </w:rPr>
            </w:pPr>
            <w:r w:rsidRPr="009A29E9">
              <w:rPr>
                <w:rFonts w:ascii="Calibri Light" w:hAnsi="Calibri Light" w:cs="Calibri Light"/>
                <w:sz w:val="20"/>
                <w:szCs w:val="20"/>
              </w:rPr>
              <w:t>As per the</w:t>
            </w:r>
            <w:r>
              <w:t xml:space="preserve"> </w:t>
            </w:r>
            <w:r w:rsidRPr="009A29E9">
              <w:rPr>
                <w:rFonts w:ascii="Calibri Light" w:hAnsi="Calibri Light" w:cs="Calibri Light"/>
                <w:sz w:val="20"/>
                <w:szCs w:val="20"/>
              </w:rPr>
              <w:t xml:space="preserve">Identification and Access to Legal and Other Requirements </w:t>
            </w:r>
            <w:r w:rsidR="009172C9" w:rsidRPr="009A29E9">
              <w:rPr>
                <w:rFonts w:ascii="Calibri Light" w:hAnsi="Calibri Light" w:cs="Calibri Light"/>
                <w:sz w:val="20"/>
                <w:szCs w:val="20"/>
              </w:rPr>
              <w:t>Procedure</w:t>
            </w:r>
            <w:r w:rsidRPr="009A29E9">
              <w:rPr>
                <w:rFonts w:ascii="Calibri Light" w:hAnsi="Calibri Light" w:cs="Calibri Light"/>
                <w:sz w:val="20"/>
                <w:szCs w:val="20"/>
              </w:rPr>
              <w:t xml:space="preserve"> "</w:t>
            </w:r>
            <w:r>
              <w:t xml:space="preserve"> </w:t>
            </w:r>
            <w:r w:rsidRPr="009A29E9">
              <w:rPr>
                <w:rFonts w:ascii="Calibri Light" w:hAnsi="Calibri Light" w:cs="Calibri Light"/>
                <w:sz w:val="20"/>
                <w:szCs w:val="20"/>
              </w:rPr>
              <w:t xml:space="preserve">KU–FD–EHS–MSM–02", </w:t>
            </w:r>
            <w:r w:rsidR="009553D8">
              <w:rPr>
                <w:rFonts w:ascii="Calibri Light" w:hAnsi="Calibri Light" w:cs="Calibri Light"/>
                <w:sz w:val="20"/>
                <w:szCs w:val="20"/>
              </w:rPr>
              <w:t>S</w:t>
            </w:r>
            <w:r w:rsidRPr="009A29E9">
              <w:rPr>
                <w:rFonts w:ascii="Calibri Light" w:hAnsi="Calibri Light" w:cs="Calibri Light"/>
                <w:sz w:val="20"/>
                <w:szCs w:val="20"/>
              </w:rPr>
              <w:t>ection 5.</w:t>
            </w:r>
            <w:r w:rsidR="00822966" w:rsidRPr="009A29E9">
              <w:rPr>
                <w:rFonts w:ascii="Calibri Light" w:hAnsi="Calibri Light" w:cs="Calibri Light"/>
                <w:sz w:val="20"/>
                <w:szCs w:val="20"/>
              </w:rPr>
              <w:t>1</w:t>
            </w:r>
            <w:r w:rsidRPr="009A29E9">
              <w:rPr>
                <w:rFonts w:ascii="Calibri Light" w:hAnsi="Calibri Light" w:cs="Calibri Light"/>
                <w:sz w:val="20"/>
                <w:szCs w:val="20"/>
              </w:rPr>
              <w:t xml:space="preserve">, </w:t>
            </w:r>
            <w:r w:rsidR="00A775B2" w:rsidRPr="009A29E9">
              <w:rPr>
                <w:rFonts w:ascii="Calibri Light" w:hAnsi="Calibri Light" w:cs="Calibri Light"/>
                <w:sz w:val="20"/>
                <w:szCs w:val="20"/>
              </w:rPr>
              <w:t xml:space="preserve">Legal and other requirements as applicable to KU operations, </w:t>
            </w:r>
            <w:r w:rsidR="00156FD2" w:rsidRPr="009A29E9">
              <w:rPr>
                <w:rFonts w:ascii="Calibri Light" w:hAnsi="Calibri Light" w:cs="Calibri Light"/>
                <w:sz w:val="20"/>
                <w:szCs w:val="20"/>
              </w:rPr>
              <w:t>regarding</w:t>
            </w:r>
            <w:r w:rsidR="00A775B2" w:rsidRPr="009A29E9">
              <w:rPr>
                <w:rFonts w:ascii="Calibri Light" w:hAnsi="Calibri Light" w:cs="Calibri Light"/>
                <w:sz w:val="20"/>
                <w:szCs w:val="20"/>
              </w:rPr>
              <w:t xml:space="preserve"> the requirements of the EHS Management System, Environmental aspects and Occupational Health and Safety requirements are identified by EHS </w:t>
            </w:r>
            <w:r w:rsidR="00001FE0">
              <w:rPr>
                <w:rFonts w:ascii="Calibri Light" w:hAnsi="Calibri Light" w:cs="Calibri Light"/>
                <w:sz w:val="20"/>
                <w:szCs w:val="20"/>
              </w:rPr>
              <w:t>Department</w:t>
            </w:r>
            <w:r w:rsidR="00A775B2" w:rsidRPr="009A29E9">
              <w:rPr>
                <w:rFonts w:ascii="Calibri Light" w:hAnsi="Calibri Light" w:cs="Calibri Light"/>
                <w:sz w:val="20"/>
                <w:szCs w:val="20"/>
              </w:rPr>
              <w:t xml:space="preserve">. EHS </w:t>
            </w:r>
            <w:r w:rsidR="00001FE0">
              <w:rPr>
                <w:rFonts w:ascii="Calibri Light" w:hAnsi="Calibri Light" w:cs="Calibri Light"/>
                <w:sz w:val="20"/>
                <w:szCs w:val="20"/>
              </w:rPr>
              <w:t xml:space="preserve">Department </w:t>
            </w:r>
            <w:r w:rsidR="00A775B2" w:rsidRPr="009A29E9">
              <w:rPr>
                <w:rFonts w:ascii="Calibri Light" w:hAnsi="Calibri Light" w:cs="Calibri Light"/>
                <w:sz w:val="20"/>
                <w:szCs w:val="20"/>
              </w:rPr>
              <w:t>identifies, tracks, and maintains a list of all applicable legal and other requirements as applicable to KU operations.</w:t>
            </w:r>
          </w:p>
          <w:p w14:paraId="73A664B0" w14:textId="22CF5D90" w:rsidR="00D01C19" w:rsidRPr="00D01C19" w:rsidRDefault="00156FD2"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B</w:t>
            </w:r>
            <w:r w:rsidR="00307BAC" w:rsidRPr="00D01C19">
              <w:rPr>
                <w:rFonts w:ascii="Calibri Light" w:hAnsi="Calibri Light" w:cs="Calibri Light"/>
                <w:sz w:val="20"/>
                <w:szCs w:val="20"/>
              </w:rPr>
              <w:t>ased</w:t>
            </w:r>
            <w:r w:rsidR="00D01C19" w:rsidRPr="00D01C19">
              <w:rPr>
                <w:rFonts w:ascii="Calibri Light" w:hAnsi="Calibri Light" w:cs="Calibri Light"/>
                <w:sz w:val="20"/>
                <w:szCs w:val="20"/>
              </w:rPr>
              <w:t xml:space="preserve"> on our review of the EHS Legal and </w:t>
            </w:r>
            <w:r w:rsidR="009553D8">
              <w:rPr>
                <w:rFonts w:ascii="Calibri Light" w:hAnsi="Calibri Light" w:cs="Calibri Light"/>
                <w:sz w:val="20"/>
                <w:szCs w:val="20"/>
              </w:rPr>
              <w:t>O</w:t>
            </w:r>
            <w:r w:rsidR="00D01C19" w:rsidRPr="00D01C19">
              <w:rPr>
                <w:rFonts w:ascii="Calibri Light" w:hAnsi="Calibri Light" w:cs="Calibri Light"/>
                <w:sz w:val="20"/>
                <w:szCs w:val="20"/>
              </w:rPr>
              <w:t xml:space="preserve">ther </w:t>
            </w:r>
            <w:r w:rsidR="009553D8">
              <w:rPr>
                <w:rFonts w:ascii="Calibri Light" w:hAnsi="Calibri Light" w:cs="Calibri Light"/>
                <w:sz w:val="20"/>
                <w:szCs w:val="20"/>
              </w:rPr>
              <w:t>R</w:t>
            </w:r>
            <w:r w:rsidR="00D01C19" w:rsidRPr="00D01C19">
              <w:rPr>
                <w:rFonts w:ascii="Calibri Light" w:hAnsi="Calibri Light" w:cs="Calibri Light"/>
                <w:sz w:val="20"/>
                <w:szCs w:val="20"/>
              </w:rPr>
              <w:t>equirements Register (KU-DF-EHS-REG-02) Rev. 04, Dated 18 Oct 2022</w:t>
            </w:r>
            <w:r>
              <w:rPr>
                <w:rFonts w:ascii="Calibri Light" w:hAnsi="Calibri Light" w:cs="Calibri Light"/>
                <w:sz w:val="20"/>
                <w:szCs w:val="20"/>
              </w:rPr>
              <w:t>,</w:t>
            </w:r>
            <w:r w:rsidR="00D01C19" w:rsidRPr="00D01C19">
              <w:rPr>
                <w:rFonts w:ascii="Calibri Light" w:hAnsi="Calibri Light" w:cs="Calibri Light"/>
                <w:sz w:val="20"/>
                <w:szCs w:val="20"/>
              </w:rPr>
              <w:t xml:space="preserve"> it was noted that</w:t>
            </w:r>
            <w:r>
              <w:rPr>
                <w:rFonts w:ascii="Calibri Light" w:hAnsi="Calibri Light" w:cs="Calibri Light"/>
                <w:sz w:val="20"/>
                <w:szCs w:val="20"/>
              </w:rPr>
              <w:t xml:space="preserve"> below requirements </w:t>
            </w:r>
            <w:r w:rsidR="00C36ABB">
              <w:rPr>
                <w:rFonts w:ascii="Calibri Light" w:hAnsi="Calibri Light" w:cs="Calibri Light"/>
                <w:sz w:val="20"/>
                <w:szCs w:val="20"/>
              </w:rPr>
              <w:t xml:space="preserve">applicable to KU’s operations </w:t>
            </w:r>
            <w:r>
              <w:rPr>
                <w:rFonts w:ascii="Calibri Light" w:hAnsi="Calibri Light" w:cs="Calibri Light"/>
                <w:sz w:val="20"/>
                <w:szCs w:val="20"/>
              </w:rPr>
              <w:t>were not identified:</w:t>
            </w:r>
          </w:p>
          <w:p w14:paraId="51719784" w14:textId="53B366F5" w:rsidR="00D01C19" w:rsidRPr="00D01C19" w:rsidRDefault="00D01C19" w:rsidP="00156FD2">
            <w:pPr>
              <w:pStyle w:val="ListParagraph"/>
              <w:numPr>
                <w:ilvl w:val="1"/>
                <w:numId w:val="3"/>
              </w:numPr>
              <w:spacing w:before="60" w:after="60"/>
              <w:ind w:left="790"/>
              <w:jc w:val="both"/>
              <w:rPr>
                <w:rFonts w:ascii="Calibri Light" w:hAnsi="Calibri Light" w:cs="Calibri Light"/>
                <w:sz w:val="20"/>
                <w:szCs w:val="20"/>
              </w:rPr>
            </w:pPr>
            <w:commentRangeStart w:id="38"/>
            <w:r w:rsidRPr="00D01C19">
              <w:rPr>
                <w:rFonts w:ascii="Calibri Light" w:hAnsi="Calibri Light" w:cs="Calibri Light"/>
                <w:sz w:val="20"/>
                <w:szCs w:val="20"/>
              </w:rPr>
              <w:t>Federal Law No. 33 of 2021 on Employment Relationship.</w:t>
            </w:r>
          </w:p>
          <w:p w14:paraId="0DCE8C3B" w14:textId="2481A224" w:rsidR="00D01C19" w:rsidRPr="00D01C19" w:rsidRDefault="00D01C19" w:rsidP="00156FD2">
            <w:pPr>
              <w:pStyle w:val="ListParagraph"/>
              <w:numPr>
                <w:ilvl w:val="1"/>
                <w:numId w:val="3"/>
              </w:numPr>
              <w:spacing w:before="60" w:after="60"/>
              <w:ind w:left="790"/>
              <w:jc w:val="both"/>
              <w:rPr>
                <w:rFonts w:ascii="Calibri Light" w:hAnsi="Calibri Light" w:cs="Calibri Light"/>
                <w:sz w:val="20"/>
                <w:szCs w:val="20"/>
              </w:rPr>
            </w:pPr>
            <w:r w:rsidRPr="00D01C19">
              <w:rPr>
                <w:rFonts w:ascii="Calibri Light" w:hAnsi="Calibri Light" w:cs="Calibri Light"/>
                <w:sz w:val="20"/>
                <w:szCs w:val="20"/>
              </w:rPr>
              <w:t>UAE Ministerial Resolution No. (505) of 2012 on Issuing the Regulation of the Cabinet Resolution No. (24) of 2012 concerning Regulating Civil Defense Services in the State.</w:t>
            </w:r>
          </w:p>
          <w:p w14:paraId="47E66EC7" w14:textId="590C793E" w:rsidR="00D01C19" w:rsidRPr="00D01C19" w:rsidRDefault="00D01C19" w:rsidP="00156FD2">
            <w:pPr>
              <w:pStyle w:val="ListParagraph"/>
              <w:numPr>
                <w:ilvl w:val="1"/>
                <w:numId w:val="3"/>
              </w:numPr>
              <w:spacing w:before="60" w:after="60"/>
              <w:ind w:left="790"/>
              <w:jc w:val="both"/>
              <w:rPr>
                <w:rFonts w:ascii="Calibri Light" w:hAnsi="Calibri Light" w:cs="Calibri Light"/>
                <w:sz w:val="20"/>
                <w:szCs w:val="20"/>
              </w:rPr>
            </w:pPr>
            <w:r w:rsidRPr="00D01C19">
              <w:rPr>
                <w:rFonts w:ascii="Calibri Light" w:hAnsi="Calibri Light" w:cs="Calibri Light"/>
                <w:sz w:val="20"/>
                <w:szCs w:val="20"/>
              </w:rPr>
              <w:t>Federal Law No. 12 of 2018 on the Integrated Waste Management</w:t>
            </w:r>
            <w:r w:rsidR="00156FD2">
              <w:rPr>
                <w:rFonts w:ascii="Calibri Light" w:hAnsi="Calibri Light" w:cs="Calibri Light"/>
                <w:sz w:val="20"/>
                <w:szCs w:val="20"/>
              </w:rPr>
              <w:t>.</w:t>
            </w:r>
          </w:p>
          <w:p w14:paraId="0B8BEA08" w14:textId="6019DB6C" w:rsidR="00A775B2" w:rsidRDefault="00D01C19" w:rsidP="001D3698">
            <w:pPr>
              <w:pStyle w:val="ListParagraph"/>
              <w:numPr>
                <w:ilvl w:val="1"/>
                <w:numId w:val="3"/>
              </w:numPr>
              <w:spacing w:before="60" w:after="60"/>
              <w:ind w:left="790"/>
              <w:jc w:val="both"/>
              <w:rPr>
                <w:rFonts w:ascii="Calibri Light" w:hAnsi="Calibri Light" w:cs="Calibri Light"/>
                <w:sz w:val="20"/>
                <w:szCs w:val="20"/>
              </w:rPr>
            </w:pPr>
            <w:r w:rsidRPr="00D42F92">
              <w:rPr>
                <w:rFonts w:ascii="Calibri Light" w:hAnsi="Calibri Light" w:cs="Calibri Light"/>
                <w:sz w:val="20"/>
                <w:szCs w:val="20"/>
              </w:rPr>
              <w:t>Federal Law No. 12 of 2006 - Article 2, regarding the emission or the leakage of the Gaseous and Solid</w:t>
            </w:r>
            <w:r w:rsidR="00D42F92" w:rsidRPr="00D42F92">
              <w:rPr>
                <w:rFonts w:ascii="Calibri Light" w:hAnsi="Calibri Light" w:cs="Calibri Light"/>
                <w:sz w:val="20"/>
                <w:szCs w:val="20"/>
              </w:rPr>
              <w:t xml:space="preserve"> </w:t>
            </w:r>
            <w:r w:rsidRPr="00D42F92">
              <w:rPr>
                <w:rFonts w:ascii="Calibri Light" w:hAnsi="Calibri Light" w:cs="Calibri Light"/>
                <w:sz w:val="20"/>
                <w:szCs w:val="20"/>
              </w:rPr>
              <w:t xml:space="preserve">Pollutants and vapors </w:t>
            </w:r>
            <w:commentRangeEnd w:id="38"/>
            <w:r w:rsidR="00405D45">
              <w:rPr>
                <w:rStyle w:val="CommentReference"/>
                <w:rFonts w:ascii="Calibri Light" w:eastAsia="Calibri Light" w:hAnsi="Calibri Light" w:cs="Calibri Light"/>
              </w:rPr>
              <w:commentReference w:id="38"/>
            </w:r>
            <w:r w:rsidRPr="00D42F92">
              <w:rPr>
                <w:rFonts w:ascii="Calibri Light" w:hAnsi="Calibri Light" w:cs="Calibri Light"/>
                <w:sz w:val="20"/>
                <w:szCs w:val="20"/>
              </w:rPr>
              <w:t>to the ambient air was not identified in the EHS Legal and other requirements Register</w:t>
            </w:r>
          </w:p>
          <w:p w14:paraId="70DBB845" w14:textId="0845350F" w:rsidR="00640272" w:rsidRPr="00D42F92" w:rsidRDefault="00640272" w:rsidP="00640272">
            <w:pPr>
              <w:pStyle w:val="ListParagraph"/>
              <w:spacing w:before="60" w:after="60"/>
              <w:ind w:left="450"/>
              <w:jc w:val="both"/>
              <w:rPr>
                <w:rFonts w:ascii="Calibri Light" w:hAnsi="Calibri Light" w:cs="Calibri Light"/>
                <w:sz w:val="20"/>
                <w:szCs w:val="20"/>
              </w:rPr>
            </w:pPr>
            <w:r w:rsidRPr="003405E0">
              <w:rPr>
                <w:rFonts w:ascii="Calibri Light" w:hAnsi="Calibri Light" w:cs="Calibri Light"/>
                <w:sz w:val="20"/>
                <w:szCs w:val="20"/>
              </w:rPr>
              <w:t xml:space="preserve">This </w:t>
            </w:r>
            <w:r w:rsidR="00876CBB" w:rsidRPr="003405E0">
              <w:rPr>
                <w:rFonts w:ascii="Calibri Light" w:hAnsi="Calibri Light" w:cs="Calibri Light"/>
                <w:sz w:val="20"/>
                <w:szCs w:val="20"/>
              </w:rPr>
              <w:t xml:space="preserve">may result in </w:t>
            </w:r>
            <w:r w:rsidR="00454B00" w:rsidRPr="003405E0">
              <w:rPr>
                <w:rFonts w:ascii="Calibri Light" w:hAnsi="Calibri Light" w:cs="Calibri Light"/>
                <w:sz w:val="20"/>
                <w:szCs w:val="20"/>
              </w:rPr>
              <w:t>in</w:t>
            </w:r>
            <w:r w:rsidR="00E10611" w:rsidRPr="003405E0">
              <w:rPr>
                <w:rFonts w:ascii="Calibri Light" w:hAnsi="Calibri Light" w:cs="Calibri Light"/>
                <w:sz w:val="20"/>
                <w:szCs w:val="20"/>
              </w:rPr>
              <w:t xml:space="preserve">ability </w:t>
            </w:r>
            <w:r w:rsidR="00333890" w:rsidRPr="003405E0">
              <w:rPr>
                <w:rFonts w:ascii="Calibri Light" w:hAnsi="Calibri Light" w:cs="Calibri Light"/>
                <w:sz w:val="20"/>
                <w:szCs w:val="20"/>
              </w:rPr>
              <w:t xml:space="preserve">to maintain the compliance </w:t>
            </w:r>
            <w:r w:rsidR="006D3234" w:rsidRPr="003405E0">
              <w:rPr>
                <w:rFonts w:ascii="Calibri Light" w:hAnsi="Calibri Light" w:cs="Calibri Light"/>
                <w:sz w:val="20"/>
                <w:szCs w:val="20"/>
              </w:rPr>
              <w:t>with applicable EHS legal requirements</w:t>
            </w:r>
            <w:r w:rsidR="004B7A07" w:rsidRPr="003405E0">
              <w:rPr>
                <w:rFonts w:ascii="Calibri Light" w:hAnsi="Calibri Light" w:cs="Calibri Light"/>
                <w:sz w:val="20"/>
                <w:szCs w:val="20"/>
              </w:rPr>
              <w:t xml:space="preserve"> leading to </w:t>
            </w:r>
            <w:r w:rsidR="004B7A07" w:rsidRPr="003405E0">
              <w:t xml:space="preserve"> </w:t>
            </w:r>
            <w:r w:rsidR="004B7A07" w:rsidRPr="003405E0">
              <w:rPr>
                <w:rFonts w:ascii="Calibri Light" w:hAnsi="Calibri Light" w:cs="Calibri Light"/>
                <w:sz w:val="20"/>
                <w:szCs w:val="20"/>
              </w:rPr>
              <w:t>reputational loss / financial penalties and legal proceedings</w:t>
            </w:r>
            <w:r w:rsidR="00C36ABB" w:rsidRPr="003405E0">
              <w:rPr>
                <w:rFonts w:ascii="Calibri Light" w:hAnsi="Calibri Light" w:cs="Calibri Light"/>
                <w:sz w:val="20"/>
                <w:szCs w:val="20"/>
              </w:rPr>
              <w:t>.</w:t>
            </w:r>
          </w:p>
          <w:p w14:paraId="4521BAFE" w14:textId="77777777" w:rsidR="00EE5276" w:rsidRPr="008C70C7" w:rsidRDefault="00EE5276" w:rsidP="00EE5276">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77D20F16" w14:textId="7221726A" w:rsidR="00EE5276" w:rsidRPr="00100656" w:rsidRDefault="001D49A3" w:rsidP="00B5004C">
            <w:pPr>
              <w:pStyle w:val="ListParagraph"/>
              <w:numPr>
                <w:ilvl w:val="0"/>
                <w:numId w:val="3"/>
              </w:numPr>
              <w:spacing w:before="60" w:after="60"/>
              <w:jc w:val="both"/>
              <w:rPr>
                <w:rFonts w:ascii="Calibri Light" w:hAnsi="Calibri Light" w:cs="Calibri Light"/>
                <w:sz w:val="20"/>
                <w:szCs w:val="20"/>
              </w:rPr>
            </w:pPr>
            <w:r w:rsidRPr="00100656">
              <w:rPr>
                <w:rFonts w:ascii="Calibri Light" w:hAnsi="Calibri Light" w:cs="Calibri Light"/>
                <w:sz w:val="20"/>
                <w:szCs w:val="20"/>
              </w:rPr>
              <w:t xml:space="preserve">Review and Update the Legal register </w:t>
            </w:r>
            <w:r w:rsidR="009172C9" w:rsidRPr="00100656">
              <w:rPr>
                <w:rFonts w:ascii="Calibri Light" w:hAnsi="Calibri Light" w:cs="Calibri Light"/>
                <w:sz w:val="20"/>
                <w:szCs w:val="20"/>
              </w:rPr>
              <w:t>identifying</w:t>
            </w:r>
            <w:r w:rsidR="00AD40F9" w:rsidRPr="00100656">
              <w:rPr>
                <w:rFonts w:ascii="Calibri Light" w:hAnsi="Calibri Light" w:cs="Calibri Light"/>
                <w:sz w:val="20"/>
                <w:szCs w:val="20"/>
              </w:rPr>
              <w:t xml:space="preserve"> all the</w:t>
            </w:r>
            <w:r w:rsidR="00156FD2">
              <w:rPr>
                <w:rFonts w:ascii="Calibri Light" w:hAnsi="Calibri Light" w:cs="Calibri Light"/>
                <w:sz w:val="20"/>
                <w:szCs w:val="20"/>
              </w:rPr>
              <w:t xml:space="preserve"> EHS</w:t>
            </w:r>
            <w:r w:rsidR="00AD40F9" w:rsidRPr="00100656">
              <w:rPr>
                <w:rFonts w:ascii="Calibri Light" w:hAnsi="Calibri Light" w:cs="Calibri Light"/>
                <w:sz w:val="20"/>
                <w:szCs w:val="20"/>
              </w:rPr>
              <w:t xml:space="preserve"> applicable legal and other requirements</w:t>
            </w:r>
            <w:r w:rsidR="00156FD2">
              <w:rPr>
                <w:rFonts w:ascii="Calibri Light" w:hAnsi="Calibri Light" w:cs="Calibri Light"/>
                <w:sz w:val="20"/>
                <w:szCs w:val="20"/>
              </w:rPr>
              <w:t>.</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490BB30" w14:textId="7F358859" w:rsidR="00EE5276" w:rsidRPr="00D220F5"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2F69FC00" w14:textId="77777777" w:rsidR="00EE5276" w:rsidRPr="00D220F5" w:rsidRDefault="00EE5276" w:rsidP="00EE5276">
            <w:pPr>
              <w:tabs>
                <w:tab w:val="left" w:pos="1110"/>
              </w:tabs>
              <w:spacing w:before="60" w:after="60"/>
              <w:ind w:left="426"/>
              <w:jc w:val="both"/>
              <w:rPr>
                <w:rFonts w:ascii="Calibri Light" w:hAnsi="Calibri Light" w:cs="Calibri Light"/>
                <w:b/>
                <w:sz w:val="20"/>
                <w:szCs w:val="20"/>
                <w:lang w:val="fr-FR"/>
              </w:rPr>
            </w:pPr>
          </w:p>
          <w:p w14:paraId="0FF5647E" w14:textId="43BCA7E8" w:rsidR="00EE5276"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037B199A" w14:textId="77777777" w:rsidR="00156FD2" w:rsidRDefault="00EE5276" w:rsidP="00E4511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w:t>
            </w:r>
          </w:p>
          <w:p w14:paraId="09661C8F" w14:textId="77777777" w:rsidR="00C9589B" w:rsidRDefault="00C9589B" w:rsidP="00E45119">
            <w:pPr>
              <w:tabs>
                <w:tab w:val="left" w:pos="1110"/>
              </w:tabs>
              <w:spacing w:before="60" w:after="60"/>
              <w:jc w:val="both"/>
              <w:rPr>
                <w:rFonts w:ascii="Calibri Light" w:hAnsi="Calibri Light" w:cs="Calibri Light"/>
                <w:b/>
                <w:sz w:val="20"/>
                <w:szCs w:val="20"/>
              </w:rPr>
            </w:pPr>
          </w:p>
          <w:p w14:paraId="1C9AF289" w14:textId="2491D35B" w:rsidR="00C9589B" w:rsidRPr="00E45119" w:rsidRDefault="00C9589B" w:rsidP="00E45119">
            <w:pPr>
              <w:tabs>
                <w:tab w:val="left" w:pos="1110"/>
              </w:tabs>
              <w:spacing w:before="60" w:after="60"/>
              <w:jc w:val="both"/>
              <w:rPr>
                <w:rFonts w:ascii="Calibri Light" w:hAnsi="Calibri Light" w:cs="Calibri Light"/>
                <w:b/>
                <w:sz w:val="20"/>
                <w:szCs w:val="20"/>
              </w:rPr>
            </w:pPr>
          </w:p>
        </w:tc>
      </w:tr>
      <w:tr w:rsidR="00D81646" w:rsidRPr="0000509E" w14:paraId="49B83D2F"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609064AE" w14:textId="5E0A9829" w:rsidR="009B173F" w:rsidRPr="002C23FF" w:rsidRDefault="00D15100" w:rsidP="009B173F">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1E735608" w14:textId="26FF4AD9" w:rsidR="009B173F" w:rsidRPr="002C23FF" w:rsidRDefault="00751344"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Accreditation Compliance</w:t>
            </w:r>
          </w:p>
        </w:tc>
      </w:tr>
      <w:tr w:rsidR="00D15100" w:rsidRPr="0000509E" w14:paraId="4E6E61A1"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C100A78" w14:textId="3156DA2C" w:rsidR="00D15100" w:rsidRPr="002343D9" w:rsidRDefault="00D15100" w:rsidP="00D15100">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lastRenderedPageBreak/>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KU-EHS-07</w:t>
            </w:r>
          </w:p>
        </w:tc>
      </w:tr>
      <w:tr w:rsidR="00D15100" w:rsidRPr="0000509E" w14:paraId="6CB0FBFF"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99ACEB4" w14:textId="77777777" w:rsidR="00D15100" w:rsidRPr="003405E0" w:rsidRDefault="00D15100" w:rsidP="00D15100">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2F2D012D" w14:textId="687EF538" w:rsidR="00C9589B" w:rsidRPr="003405E0" w:rsidRDefault="00C9589B" w:rsidP="00816AF7">
            <w:pPr>
              <w:pStyle w:val="NumberedHeading1"/>
              <w:spacing w:before="120" w:after="120"/>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Maintain records for Non-Conformance:</w:t>
            </w:r>
          </w:p>
          <w:p w14:paraId="415E21AF" w14:textId="019ABF55" w:rsidR="00FD731F" w:rsidRPr="003405E0" w:rsidRDefault="003D0E67" w:rsidP="00D15100">
            <w:pPr>
              <w:jc w:val="both"/>
              <w:rPr>
                <w:rFonts w:ascii="Calibri Light" w:hAnsi="Calibri Light" w:cs="Calibri Light"/>
                <w:sz w:val="20"/>
                <w:szCs w:val="20"/>
              </w:rPr>
            </w:pPr>
            <w:r w:rsidRPr="003405E0">
              <w:rPr>
                <w:rFonts w:ascii="Calibri Light" w:hAnsi="Calibri Light" w:cs="Calibri Light"/>
                <w:sz w:val="20"/>
                <w:szCs w:val="20"/>
              </w:rPr>
              <w:t xml:space="preserve">A </w:t>
            </w:r>
            <w:r w:rsidR="00FD731F" w:rsidRPr="003405E0">
              <w:rPr>
                <w:rFonts w:ascii="Calibri Light" w:hAnsi="Calibri Light" w:cs="Calibri Light"/>
                <w:sz w:val="20"/>
                <w:szCs w:val="20"/>
              </w:rPr>
              <w:t>N</w:t>
            </w:r>
            <w:r w:rsidRPr="003405E0">
              <w:rPr>
                <w:rFonts w:ascii="Calibri Light" w:hAnsi="Calibri Light" w:cs="Calibri Light"/>
                <w:sz w:val="20"/>
                <w:szCs w:val="20"/>
              </w:rPr>
              <w:t>on</w:t>
            </w:r>
            <w:r w:rsidR="00FD731F" w:rsidRPr="003405E0">
              <w:rPr>
                <w:rFonts w:ascii="Calibri Light" w:hAnsi="Calibri Light" w:cs="Calibri Light"/>
                <w:sz w:val="20"/>
                <w:szCs w:val="20"/>
              </w:rPr>
              <w:t>-C</w:t>
            </w:r>
            <w:r w:rsidRPr="003405E0">
              <w:rPr>
                <w:rFonts w:ascii="Calibri Light" w:hAnsi="Calibri Light" w:cs="Calibri Light"/>
                <w:sz w:val="20"/>
                <w:szCs w:val="20"/>
              </w:rPr>
              <w:t xml:space="preserve">onformance </w:t>
            </w:r>
            <w:r w:rsidR="00FD731F" w:rsidRPr="003405E0">
              <w:rPr>
                <w:rFonts w:ascii="Calibri Light" w:hAnsi="Calibri Light" w:cs="Calibri Light"/>
                <w:sz w:val="20"/>
                <w:szCs w:val="20"/>
              </w:rPr>
              <w:t>R</w:t>
            </w:r>
            <w:r w:rsidRPr="003405E0">
              <w:rPr>
                <w:rFonts w:ascii="Calibri Light" w:hAnsi="Calibri Light" w:cs="Calibri Light"/>
                <w:sz w:val="20"/>
                <w:szCs w:val="20"/>
              </w:rPr>
              <w:t xml:space="preserve">eport </w:t>
            </w:r>
            <w:r w:rsidR="00FD731F" w:rsidRPr="003405E0">
              <w:rPr>
                <w:rFonts w:ascii="Calibri Light" w:hAnsi="Calibri Light" w:cs="Calibri Light"/>
                <w:sz w:val="20"/>
                <w:szCs w:val="20"/>
              </w:rPr>
              <w:t>(</w:t>
            </w:r>
            <w:r w:rsidRPr="003405E0">
              <w:rPr>
                <w:rFonts w:ascii="Calibri Light" w:hAnsi="Calibri Light" w:cs="Calibri Light"/>
                <w:sz w:val="20"/>
                <w:szCs w:val="20"/>
              </w:rPr>
              <w:t>NCR</w:t>
            </w:r>
            <w:r w:rsidR="00FD731F" w:rsidRPr="003405E0">
              <w:rPr>
                <w:rFonts w:ascii="Calibri Light" w:hAnsi="Calibri Light" w:cs="Calibri Light"/>
                <w:sz w:val="20"/>
                <w:szCs w:val="20"/>
              </w:rPr>
              <w:t>)</w:t>
            </w:r>
            <w:r w:rsidRPr="003405E0">
              <w:rPr>
                <w:rFonts w:ascii="Calibri Light" w:hAnsi="Calibri Light" w:cs="Calibri Light"/>
                <w:sz w:val="20"/>
                <w:szCs w:val="20"/>
              </w:rPr>
              <w:t xml:space="preserve"> addresses deviation </w:t>
            </w:r>
            <w:r w:rsidR="00C36ABB" w:rsidRPr="003405E0">
              <w:rPr>
                <w:rFonts w:ascii="Calibri Light" w:hAnsi="Calibri Light" w:cs="Calibri Light"/>
                <w:sz w:val="20"/>
                <w:szCs w:val="20"/>
              </w:rPr>
              <w:t xml:space="preserve">to specification </w:t>
            </w:r>
            <w:r w:rsidRPr="003405E0">
              <w:rPr>
                <w:rFonts w:ascii="Calibri Light" w:hAnsi="Calibri Light" w:cs="Calibri Light"/>
                <w:sz w:val="20"/>
                <w:szCs w:val="20"/>
              </w:rPr>
              <w:t xml:space="preserve">or work that fails to meet </w:t>
            </w:r>
            <w:r w:rsidR="004B7A07" w:rsidRPr="003405E0">
              <w:rPr>
                <w:rFonts w:ascii="Calibri Light" w:hAnsi="Calibri Light" w:cs="Calibri Light"/>
                <w:sz w:val="20"/>
                <w:szCs w:val="20"/>
              </w:rPr>
              <w:t>accreditation</w:t>
            </w:r>
            <w:r w:rsidRPr="003405E0">
              <w:rPr>
                <w:rFonts w:ascii="Calibri Light" w:hAnsi="Calibri Light" w:cs="Calibri Light"/>
                <w:sz w:val="20"/>
                <w:szCs w:val="20"/>
              </w:rPr>
              <w:t xml:space="preserve"> standards. The report is used for the quality control process, in which it details the problem, how it occurred, and how to prevent it from happening again. </w:t>
            </w:r>
          </w:p>
          <w:p w14:paraId="22F8A662" w14:textId="211F1B11" w:rsidR="00D15100" w:rsidRPr="003405E0" w:rsidRDefault="00D15100" w:rsidP="00D15100">
            <w:pPr>
              <w:jc w:val="both"/>
              <w:rPr>
                <w:rFonts w:ascii="Calibri Light" w:hAnsi="Calibri Light" w:cs="Calibri Light"/>
                <w:sz w:val="20"/>
                <w:szCs w:val="20"/>
              </w:rPr>
            </w:pPr>
            <w:r w:rsidRPr="003405E0">
              <w:rPr>
                <w:rFonts w:ascii="Calibri Light" w:hAnsi="Calibri Light" w:cs="Calibri Light"/>
                <w:sz w:val="20"/>
                <w:szCs w:val="20"/>
              </w:rPr>
              <w:t xml:space="preserve">As per </w:t>
            </w:r>
            <w:r w:rsidR="00B7015D" w:rsidRPr="003405E0">
              <w:rPr>
                <w:rFonts w:ascii="Calibri Light" w:hAnsi="Calibri Light" w:cs="Calibri Light"/>
                <w:sz w:val="20"/>
                <w:szCs w:val="20"/>
              </w:rPr>
              <w:t>OSHAD</w:t>
            </w:r>
            <w:r w:rsidR="0074016F" w:rsidRPr="003405E0">
              <w:rPr>
                <w:rFonts w:ascii="Calibri Light" w:hAnsi="Calibri Light" w:cs="Calibri Light"/>
                <w:sz w:val="20"/>
                <w:szCs w:val="20"/>
              </w:rPr>
              <w:t xml:space="preserve">, Element 8- </w:t>
            </w:r>
            <w:r w:rsidR="00B7015D" w:rsidRPr="003405E0">
              <w:rPr>
                <w:rFonts w:ascii="Calibri Light" w:hAnsi="Calibri Light" w:cs="Calibri Light"/>
                <w:sz w:val="20"/>
                <w:szCs w:val="20"/>
              </w:rPr>
              <w:t>Audit and Inspection</w:t>
            </w:r>
            <w:r w:rsidR="00883304" w:rsidRPr="003405E0">
              <w:rPr>
                <w:rFonts w:ascii="Calibri Light" w:hAnsi="Calibri Light" w:cs="Calibri Light"/>
                <w:sz w:val="20"/>
                <w:szCs w:val="20"/>
              </w:rPr>
              <w:t>,</w:t>
            </w:r>
            <w:r w:rsidR="00B7015D" w:rsidRPr="003405E0">
              <w:rPr>
                <w:rFonts w:ascii="Calibri Light" w:hAnsi="Calibri Light" w:cs="Calibri Light"/>
                <w:sz w:val="20"/>
                <w:szCs w:val="20"/>
              </w:rPr>
              <w:t xml:space="preserve"> </w:t>
            </w:r>
            <w:r w:rsidRPr="003405E0">
              <w:rPr>
                <w:rFonts w:ascii="Calibri Light" w:hAnsi="Calibri Light" w:cs="Calibri Light"/>
                <w:sz w:val="20"/>
                <w:szCs w:val="20"/>
              </w:rPr>
              <w:t xml:space="preserve">Section </w:t>
            </w:r>
            <w:r w:rsidR="00883304" w:rsidRPr="003405E0">
              <w:rPr>
                <w:rFonts w:ascii="Calibri Light" w:hAnsi="Calibri Light" w:cs="Calibri Light"/>
                <w:sz w:val="20"/>
                <w:szCs w:val="20"/>
              </w:rPr>
              <w:t>3</w:t>
            </w:r>
            <w:r w:rsidRPr="003405E0">
              <w:rPr>
                <w:rFonts w:ascii="Calibri Light" w:hAnsi="Calibri Light" w:cs="Calibri Light"/>
                <w:sz w:val="20"/>
                <w:szCs w:val="20"/>
              </w:rPr>
              <w:t>.</w:t>
            </w:r>
            <w:r w:rsidR="00883304" w:rsidRPr="003405E0">
              <w:rPr>
                <w:rFonts w:ascii="Calibri Light" w:hAnsi="Calibri Light" w:cs="Calibri Light"/>
                <w:sz w:val="20"/>
                <w:szCs w:val="20"/>
              </w:rPr>
              <w:t>2,</w:t>
            </w:r>
            <w:r w:rsidR="004A17C2" w:rsidRPr="003405E0">
              <w:rPr>
                <w:rFonts w:ascii="Calibri Light" w:hAnsi="Calibri Light" w:cs="Calibri Light"/>
                <w:sz w:val="20"/>
                <w:szCs w:val="20"/>
              </w:rPr>
              <w:t xml:space="preserve"> </w:t>
            </w:r>
            <w:r w:rsidR="0074016F" w:rsidRPr="003405E0">
              <w:rPr>
                <w:rFonts w:ascii="Calibri Light" w:hAnsi="Calibri Light" w:cs="Calibri Light"/>
                <w:sz w:val="20"/>
                <w:szCs w:val="20"/>
              </w:rPr>
              <w:t>w</w:t>
            </w:r>
            <w:r w:rsidR="004A17C2" w:rsidRPr="003405E0">
              <w:rPr>
                <w:rFonts w:ascii="Calibri Light" w:hAnsi="Calibri Light" w:cs="Calibri Light"/>
                <w:sz w:val="20"/>
                <w:szCs w:val="20"/>
              </w:rPr>
              <w:t xml:space="preserve">hen developing the audit documentation / records, each entity should consider developing </w:t>
            </w:r>
            <w:r w:rsidR="00137151" w:rsidRPr="003405E0">
              <w:rPr>
                <w:rFonts w:ascii="Calibri Light" w:hAnsi="Calibri Light" w:cs="Calibri Light"/>
                <w:sz w:val="20"/>
                <w:szCs w:val="20"/>
              </w:rPr>
              <w:t>auditing</w:t>
            </w:r>
            <w:r w:rsidR="004A17C2" w:rsidRPr="003405E0">
              <w:rPr>
                <w:rFonts w:ascii="Calibri Light" w:hAnsi="Calibri Light" w:cs="Calibri Light"/>
                <w:sz w:val="20"/>
                <w:szCs w:val="20"/>
              </w:rPr>
              <w:t xml:space="preserve"> records as part of their procedure</w:t>
            </w:r>
            <w:r w:rsidR="00137151" w:rsidRPr="003405E0">
              <w:rPr>
                <w:rFonts w:ascii="Calibri Light" w:hAnsi="Calibri Light" w:cs="Calibri Light"/>
                <w:sz w:val="20"/>
                <w:szCs w:val="20"/>
              </w:rPr>
              <w:t xml:space="preserve"> including</w:t>
            </w:r>
            <w:r w:rsidR="001E6070" w:rsidRPr="003405E0">
              <w:rPr>
                <w:rFonts w:ascii="Calibri Light" w:hAnsi="Calibri Light" w:cs="Calibri Light"/>
                <w:sz w:val="20"/>
                <w:szCs w:val="20"/>
              </w:rPr>
              <w:t xml:space="preserve"> </w:t>
            </w:r>
            <w:r w:rsidR="00DD3507" w:rsidRPr="003405E0">
              <w:rPr>
                <w:rFonts w:ascii="Calibri Light" w:hAnsi="Calibri Light" w:cs="Calibri Light"/>
                <w:sz w:val="20"/>
                <w:szCs w:val="20"/>
              </w:rPr>
              <w:t>N</w:t>
            </w:r>
            <w:r w:rsidR="001E6070" w:rsidRPr="003405E0">
              <w:rPr>
                <w:rFonts w:ascii="Calibri Light" w:hAnsi="Calibri Light" w:cs="Calibri Light"/>
                <w:sz w:val="20"/>
                <w:szCs w:val="20"/>
              </w:rPr>
              <w:t>on-</w:t>
            </w:r>
            <w:r w:rsidR="00DD3507" w:rsidRPr="003405E0">
              <w:rPr>
                <w:rFonts w:ascii="Calibri Light" w:hAnsi="Calibri Light" w:cs="Calibri Light"/>
                <w:sz w:val="20"/>
                <w:szCs w:val="20"/>
              </w:rPr>
              <w:t>C</w:t>
            </w:r>
            <w:r w:rsidR="001E6070" w:rsidRPr="003405E0">
              <w:rPr>
                <w:rFonts w:ascii="Calibri Light" w:hAnsi="Calibri Light" w:cs="Calibri Light"/>
                <w:sz w:val="20"/>
                <w:szCs w:val="20"/>
              </w:rPr>
              <w:t xml:space="preserve">onformance </w:t>
            </w:r>
            <w:r w:rsidR="00DD3507" w:rsidRPr="003405E0">
              <w:rPr>
                <w:rFonts w:ascii="Calibri Light" w:hAnsi="Calibri Light" w:cs="Calibri Light"/>
                <w:sz w:val="20"/>
                <w:szCs w:val="20"/>
              </w:rPr>
              <w:t>R</w:t>
            </w:r>
            <w:r w:rsidR="001E6070" w:rsidRPr="003405E0">
              <w:rPr>
                <w:rFonts w:ascii="Calibri Light" w:hAnsi="Calibri Light" w:cs="Calibri Light"/>
                <w:sz w:val="20"/>
                <w:szCs w:val="20"/>
              </w:rPr>
              <w:t>eport</w:t>
            </w:r>
            <w:r w:rsidR="00DD3507" w:rsidRPr="003405E0">
              <w:rPr>
                <w:rFonts w:ascii="Calibri Light" w:hAnsi="Calibri Light" w:cs="Calibri Light"/>
                <w:sz w:val="20"/>
                <w:szCs w:val="20"/>
              </w:rPr>
              <w:t xml:space="preserve"> (NCR)</w:t>
            </w:r>
            <w:r w:rsidR="001E6070" w:rsidRPr="003405E0">
              <w:rPr>
                <w:rFonts w:ascii="Calibri Light" w:hAnsi="Calibri Light" w:cs="Calibri Light"/>
                <w:sz w:val="20"/>
                <w:szCs w:val="20"/>
              </w:rPr>
              <w:t>.</w:t>
            </w:r>
          </w:p>
          <w:p w14:paraId="3813D305" w14:textId="29A1E672" w:rsidR="00D15100" w:rsidRPr="003405E0" w:rsidRDefault="001E6070"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B</w:t>
            </w:r>
            <w:r w:rsidR="001F40CC" w:rsidRPr="003405E0">
              <w:rPr>
                <w:rFonts w:ascii="Calibri Light" w:hAnsi="Calibri Light" w:cs="Calibri Light"/>
                <w:sz w:val="20"/>
                <w:szCs w:val="20"/>
              </w:rPr>
              <w:t xml:space="preserve">ased on our review of the external audit </w:t>
            </w:r>
            <w:r w:rsidR="00C36ABB" w:rsidRPr="003405E0">
              <w:rPr>
                <w:rFonts w:ascii="Calibri Light" w:hAnsi="Calibri Light" w:cs="Calibri Light"/>
                <w:sz w:val="20"/>
                <w:szCs w:val="20"/>
              </w:rPr>
              <w:t xml:space="preserve">report (audit </w:t>
            </w:r>
            <w:r w:rsidR="001F40CC" w:rsidRPr="003405E0">
              <w:rPr>
                <w:rFonts w:ascii="Calibri Light" w:hAnsi="Calibri Light" w:cs="Calibri Light"/>
                <w:sz w:val="20"/>
                <w:szCs w:val="20"/>
              </w:rPr>
              <w:t>conducted in Nov 2022</w:t>
            </w:r>
            <w:r w:rsidR="00C36ABB" w:rsidRPr="003405E0">
              <w:rPr>
                <w:rFonts w:ascii="Calibri Light" w:hAnsi="Calibri Light" w:cs="Calibri Light"/>
                <w:sz w:val="20"/>
                <w:szCs w:val="20"/>
              </w:rPr>
              <w:t>)</w:t>
            </w:r>
            <w:r w:rsidR="001F40CC" w:rsidRPr="003405E0">
              <w:rPr>
                <w:rFonts w:ascii="Calibri Light" w:hAnsi="Calibri Light" w:cs="Calibri Light"/>
                <w:sz w:val="20"/>
                <w:szCs w:val="20"/>
              </w:rPr>
              <w:t xml:space="preserve"> for ISO 45001:2018</w:t>
            </w:r>
            <w:r w:rsidR="00C36ABB" w:rsidRPr="003405E0">
              <w:rPr>
                <w:rFonts w:ascii="Calibri Light" w:hAnsi="Calibri Light" w:cs="Calibri Light"/>
                <w:sz w:val="20"/>
                <w:szCs w:val="20"/>
              </w:rPr>
              <w:t xml:space="preserve"> and</w:t>
            </w:r>
            <w:r w:rsidR="001F40CC" w:rsidRPr="003405E0">
              <w:rPr>
                <w:rFonts w:ascii="Calibri Light" w:hAnsi="Calibri Light" w:cs="Calibri Light"/>
                <w:sz w:val="20"/>
                <w:szCs w:val="20"/>
              </w:rPr>
              <w:t xml:space="preserve"> ISO 14001:2015, it was noted that there were 12 minor NCRs </w:t>
            </w:r>
            <w:r w:rsidR="00DD3507" w:rsidRPr="003405E0">
              <w:rPr>
                <w:rFonts w:ascii="Calibri Light" w:hAnsi="Calibri Light" w:cs="Calibri Light"/>
                <w:sz w:val="20"/>
                <w:szCs w:val="20"/>
              </w:rPr>
              <w:t xml:space="preserve">and 4 </w:t>
            </w:r>
            <w:commentRangeStart w:id="39"/>
            <w:r w:rsidR="00333347" w:rsidRPr="003405E0">
              <w:rPr>
                <w:rFonts w:ascii="Calibri Light" w:hAnsi="Calibri Light" w:cs="Calibri Light"/>
                <w:sz w:val="20"/>
                <w:szCs w:val="20"/>
              </w:rPr>
              <w:t>o</w:t>
            </w:r>
            <w:r w:rsidR="00DD3507" w:rsidRPr="003405E0">
              <w:rPr>
                <w:rFonts w:ascii="Calibri Light" w:hAnsi="Calibri Light" w:cs="Calibri Light"/>
                <w:sz w:val="20"/>
                <w:szCs w:val="20"/>
              </w:rPr>
              <w:t xml:space="preserve">pportunities for improvements </w:t>
            </w:r>
            <w:commentRangeEnd w:id="39"/>
            <w:r w:rsidR="00405D45">
              <w:rPr>
                <w:rStyle w:val="CommentReference"/>
                <w:rFonts w:ascii="Calibri Light" w:eastAsia="Calibri Light" w:hAnsi="Calibri Light" w:cs="Calibri Light"/>
              </w:rPr>
              <w:commentReference w:id="39"/>
            </w:r>
            <w:r w:rsidR="001F40CC" w:rsidRPr="003405E0">
              <w:rPr>
                <w:rFonts w:ascii="Calibri Light" w:hAnsi="Calibri Light" w:cs="Calibri Light"/>
                <w:sz w:val="20"/>
                <w:szCs w:val="20"/>
              </w:rPr>
              <w:t>identified</w:t>
            </w:r>
            <w:r w:rsidR="00C36ABB" w:rsidRPr="003405E0">
              <w:rPr>
                <w:rFonts w:ascii="Calibri Light" w:hAnsi="Calibri Light" w:cs="Calibri Light"/>
                <w:sz w:val="20"/>
                <w:szCs w:val="20"/>
              </w:rPr>
              <w:t xml:space="preserve"> during the audit</w:t>
            </w:r>
            <w:r w:rsidR="00156FD2" w:rsidRPr="003405E0">
              <w:rPr>
                <w:rFonts w:ascii="Calibri Light" w:hAnsi="Calibri Light" w:cs="Calibri Light"/>
                <w:sz w:val="20"/>
                <w:szCs w:val="20"/>
              </w:rPr>
              <w:t xml:space="preserve">, </w:t>
            </w:r>
            <w:r w:rsidR="00C36ABB" w:rsidRPr="003405E0">
              <w:rPr>
                <w:rFonts w:ascii="Calibri Light" w:hAnsi="Calibri Light" w:cs="Calibri Light"/>
                <w:sz w:val="20"/>
                <w:szCs w:val="20"/>
              </w:rPr>
              <w:t>whereas</w:t>
            </w:r>
            <w:r w:rsidR="001F40CC" w:rsidRPr="003405E0">
              <w:rPr>
                <w:rFonts w:ascii="Calibri Light" w:hAnsi="Calibri Light" w:cs="Calibri Light"/>
                <w:sz w:val="20"/>
                <w:szCs w:val="20"/>
              </w:rPr>
              <w:t xml:space="preserve"> there was no evidence of </w:t>
            </w:r>
            <w:r w:rsidR="00914353" w:rsidRPr="003405E0">
              <w:rPr>
                <w:rFonts w:ascii="Calibri Light" w:hAnsi="Calibri Light" w:cs="Calibri Light"/>
                <w:sz w:val="20"/>
                <w:szCs w:val="20"/>
              </w:rPr>
              <w:t>Non-Co</w:t>
            </w:r>
            <w:r w:rsidR="00CC03F8" w:rsidRPr="003405E0">
              <w:rPr>
                <w:rFonts w:ascii="Calibri Light" w:hAnsi="Calibri Light" w:cs="Calibri Light"/>
                <w:sz w:val="20"/>
                <w:szCs w:val="20"/>
              </w:rPr>
              <w:t xml:space="preserve">nformance </w:t>
            </w:r>
            <w:r w:rsidR="00156FD2" w:rsidRPr="003405E0">
              <w:rPr>
                <w:rFonts w:ascii="Calibri Light" w:hAnsi="Calibri Light" w:cs="Calibri Light"/>
                <w:sz w:val="20"/>
                <w:szCs w:val="20"/>
              </w:rPr>
              <w:t>R</w:t>
            </w:r>
            <w:r w:rsidR="00CC03F8" w:rsidRPr="003405E0">
              <w:rPr>
                <w:rFonts w:ascii="Calibri Light" w:hAnsi="Calibri Light" w:cs="Calibri Light"/>
                <w:sz w:val="20"/>
                <w:szCs w:val="20"/>
              </w:rPr>
              <w:t>eports generated</w:t>
            </w:r>
            <w:r w:rsidR="00C36ABB" w:rsidRPr="003405E0">
              <w:rPr>
                <w:rFonts w:ascii="Calibri Light" w:hAnsi="Calibri Light" w:cs="Calibri Light"/>
                <w:sz w:val="20"/>
                <w:szCs w:val="20"/>
              </w:rPr>
              <w:t xml:space="preserve"> as required by OSHAD</w:t>
            </w:r>
            <w:r w:rsidR="00CC03F8" w:rsidRPr="003405E0">
              <w:rPr>
                <w:rFonts w:ascii="Calibri Light" w:hAnsi="Calibri Light" w:cs="Calibri Light"/>
                <w:sz w:val="20"/>
                <w:szCs w:val="20"/>
              </w:rPr>
              <w:t>.</w:t>
            </w:r>
            <w:r w:rsidR="002B71A5" w:rsidRPr="003405E0">
              <w:rPr>
                <w:rFonts w:ascii="Calibri Light" w:hAnsi="Calibri Light" w:cs="Calibri Light"/>
                <w:sz w:val="20"/>
                <w:szCs w:val="20"/>
              </w:rPr>
              <w:t xml:space="preserve"> This may lead to non-compliance to the re</w:t>
            </w:r>
            <w:r w:rsidR="00DA3D5D" w:rsidRPr="003405E0">
              <w:rPr>
                <w:rFonts w:ascii="Calibri Light" w:hAnsi="Calibri Light" w:cs="Calibri Light"/>
                <w:sz w:val="20"/>
                <w:szCs w:val="20"/>
              </w:rPr>
              <w:t xml:space="preserve">gulatory requirements and inability to identify root cause for </w:t>
            </w:r>
            <w:r w:rsidR="00C36ABB" w:rsidRPr="003405E0">
              <w:rPr>
                <w:rFonts w:ascii="Calibri Light" w:hAnsi="Calibri Light" w:cs="Calibri Light"/>
                <w:sz w:val="20"/>
                <w:szCs w:val="20"/>
              </w:rPr>
              <w:t>NCRs to prevent future occurrence</w:t>
            </w:r>
            <w:r w:rsidR="00DA3D5D" w:rsidRPr="003405E0">
              <w:rPr>
                <w:rFonts w:ascii="Calibri Light" w:hAnsi="Calibri Light" w:cs="Calibri Light"/>
                <w:sz w:val="20"/>
                <w:szCs w:val="20"/>
              </w:rPr>
              <w:t>.</w:t>
            </w:r>
          </w:p>
          <w:p w14:paraId="54243C92" w14:textId="52149832" w:rsidR="00C9589B" w:rsidRPr="003405E0" w:rsidRDefault="00816AF7" w:rsidP="00816AF7">
            <w:pPr>
              <w:pStyle w:val="NumberedHeading1"/>
              <w:spacing w:before="120" w:after="120"/>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Include Occupational Health and Safety Needs &amp; expectations in Interested Party Register:</w:t>
            </w:r>
          </w:p>
          <w:p w14:paraId="6F85FB00" w14:textId="5095FC49" w:rsidR="00AF2DA6" w:rsidRPr="003405E0" w:rsidRDefault="00AF2DA6" w:rsidP="00AF2DA6">
            <w:pPr>
              <w:jc w:val="both"/>
              <w:rPr>
                <w:rFonts w:ascii="Calibri Light" w:hAnsi="Calibri Light" w:cs="Calibri Light"/>
                <w:sz w:val="20"/>
                <w:szCs w:val="20"/>
              </w:rPr>
            </w:pPr>
            <w:r w:rsidRPr="003405E0">
              <w:rPr>
                <w:rFonts w:ascii="Calibri Light" w:hAnsi="Calibri Light" w:cs="Calibri Light"/>
                <w:sz w:val="20"/>
                <w:szCs w:val="20"/>
              </w:rPr>
              <w:t>As per ISO 45001:2018, Clause 4.2, Understanding the needs and expectations of workers and other interested parties</w:t>
            </w:r>
            <w:r w:rsidR="00156FD2" w:rsidRPr="003405E0">
              <w:rPr>
                <w:rFonts w:ascii="Calibri Light" w:hAnsi="Calibri Light" w:cs="Calibri Light"/>
                <w:sz w:val="20"/>
                <w:szCs w:val="20"/>
              </w:rPr>
              <w:t>, t</w:t>
            </w:r>
            <w:r w:rsidRPr="003405E0">
              <w:rPr>
                <w:rFonts w:ascii="Calibri Light" w:hAnsi="Calibri Light" w:cs="Calibri Light"/>
                <w:sz w:val="20"/>
                <w:szCs w:val="20"/>
              </w:rPr>
              <w:t xml:space="preserve">he organization shall determine: </w:t>
            </w:r>
          </w:p>
          <w:p w14:paraId="01FB1967" w14:textId="1C34BF79" w:rsidR="00AF2DA6" w:rsidRPr="003405E0" w:rsidRDefault="00AF2DA6" w:rsidP="00AF2DA6">
            <w:pPr>
              <w:jc w:val="both"/>
              <w:rPr>
                <w:rFonts w:ascii="Calibri Light" w:hAnsi="Calibri Light" w:cs="Calibri Light"/>
                <w:sz w:val="20"/>
                <w:szCs w:val="20"/>
              </w:rPr>
            </w:pPr>
            <w:r w:rsidRPr="003405E0">
              <w:rPr>
                <w:rFonts w:ascii="Calibri Light" w:hAnsi="Calibri Light" w:cs="Calibri Light"/>
                <w:sz w:val="20"/>
                <w:szCs w:val="20"/>
              </w:rPr>
              <w:t>a) the other interested parties, in addition to workers, that are relevant to the OS</w:t>
            </w:r>
            <w:r w:rsidR="00156FD2" w:rsidRPr="003405E0">
              <w:rPr>
                <w:rFonts w:ascii="Calibri Light" w:hAnsi="Calibri Light" w:cs="Calibri Light"/>
                <w:sz w:val="20"/>
                <w:szCs w:val="20"/>
              </w:rPr>
              <w:t>H</w:t>
            </w:r>
            <w:r w:rsidRPr="003405E0">
              <w:rPr>
                <w:rFonts w:ascii="Calibri Light" w:hAnsi="Calibri Light" w:cs="Calibri Light"/>
                <w:sz w:val="20"/>
                <w:szCs w:val="20"/>
              </w:rPr>
              <w:t xml:space="preserve"> management </w:t>
            </w:r>
            <w:r w:rsidR="00307BAC" w:rsidRPr="003405E0">
              <w:rPr>
                <w:rFonts w:ascii="Calibri Light" w:hAnsi="Calibri Light" w:cs="Calibri Light"/>
                <w:sz w:val="20"/>
                <w:szCs w:val="20"/>
              </w:rPr>
              <w:t>system.</w:t>
            </w:r>
            <w:r w:rsidRPr="003405E0">
              <w:rPr>
                <w:rFonts w:ascii="Calibri Light" w:hAnsi="Calibri Light" w:cs="Calibri Light"/>
                <w:sz w:val="20"/>
                <w:szCs w:val="20"/>
              </w:rPr>
              <w:t xml:space="preserve"> </w:t>
            </w:r>
          </w:p>
          <w:p w14:paraId="190A3533" w14:textId="547A22FB" w:rsidR="00AF2DA6" w:rsidRPr="003405E0" w:rsidRDefault="00AF2DA6" w:rsidP="00AF2DA6">
            <w:pPr>
              <w:jc w:val="both"/>
              <w:rPr>
                <w:rFonts w:ascii="Calibri Light" w:hAnsi="Calibri Light" w:cs="Calibri Light"/>
                <w:sz w:val="20"/>
                <w:szCs w:val="20"/>
              </w:rPr>
            </w:pPr>
            <w:r w:rsidRPr="003405E0">
              <w:rPr>
                <w:rFonts w:ascii="Calibri Light" w:hAnsi="Calibri Light" w:cs="Calibri Light"/>
                <w:sz w:val="20"/>
                <w:szCs w:val="20"/>
              </w:rPr>
              <w:t>b) the relevant needs and expectations (</w:t>
            </w:r>
            <w:r w:rsidR="00307BAC" w:rsidRPr="003405E0">
              <w:rPr>
                <w:rFonts w:ascii="Calibri Light" w:hAnsi="Calibri Light" w:cs="Calibri Light"/>
                <w:sz w:val="20"/>
                <w:szCs w:val="20"/>
              </w:rPr>
              <w:t>i.e.,</w:t>
            </w:r>
            <w:r w:rsidRPr="003405E0">
              <w:rPr>
                <w:rFonts w:ascii="Calibri Light" w:hAnsi="Calibri Light" w:cs="Calibri Light"/>
                <w:sz w:val="20"/>
                <w:szCs w:val="20"/>
              </w:rPr>
              <w:t xml:space="preserve"> requirements) of workers and other interested parties</w:t>
            </w:r>
            <w:r w:rsidR="00307BAC" w:rsidRPr="003405E0">
              <w:rPr>
                <w:rFonts w:ascii="Calibri Light" w:hAnsi="Calibri Light" w:cs="Calibri Light"/>
                <w:sz w:val="20"/>
                <w:szCs w:val="20"/>
              </w:rPr>
              <w:t>.</w:t>
            </w:r>
            <w:r w:rsidRPr="003405E0">
              <w:rPr>
                <w:rFonts w:ascii="Calibri Light" w:hAnsi="Calibri Light" w:cs="Calibri Light"/>
                <w:sz w:val="20"/>
                <w:szCs w:val="20"/>
              </w:rPr>
              <w:t xml:space="preserve"> </w:t>
            </w:r>
          </w:p>
          <w:p w14:paraId="41C635EC" w14:textId="303CB841" w:rsidR="00AF2DA6" w:rsidRPr="003405E0" w:rsidRDefault="00C36ABB" w:rsidP="00156FD2">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Based on our review of Interested Party Register, i</w:t>
            </w:r>
            <w:r w:rsidR="00087198" w:rsidRPr="003405E0">
              <w:rPr>
                <w:rFonts w:ascii="Calibri Light" w:hAnsi="Calibri Light" w:cs="Calibri Light"/>
                <w:sz w:val="20"/>
                <w:szCs w:val="20"/>
              </w:rPr>
              <w:t>t was noted that Occupational Health and Safety related needs and expectations were not mentioned.</w:t>
            </w:r>
            <w:r w:rsidR="00156FD2" w:rsidRPr="003405E0">
              <w:rPr>
                <w:rFonts w:ascii="Calibri Light" w:hAnsi="Calibri Light" w:cs="Calibri Light"/>
                <w:sz w:val="20"/>
                <w:szCs w:val="20"/>
              </w:rPr>
              <w:t xml:space="preserve"> Additionally</w:t>
            </w:r>
            <w:r w:rsidR="00087198" w:rsidRPr="003405E0">
              <w:rPr>
                <w:rFonts w:ascii="Calibri Light" w:hAnsi="Calibri Light" w:cs="Calibri Light"/>
                <w:sz w:val="20"/>
                <w:szCs w:val="20"/>
              </w:rPr>
              <w:t xml:space="preserve">, </w:t>
            </w:r>
            <w:r w:rsidR="00765528" w:rsidRPr="003405E0">
              <w:rPr>
                <w:rFonts w:ascii="Calibri Light" w:hAnsi="Calibri Light" w:cs="Calibri Light"/>
                <w:sz w:val="20"/>
                <w:szCs w:val="20"/>
              </w:rPr>
              <w:t>visitor’s</w:t>
            </w:r>
            <w:r w:rsidR="00087198" w:rsidRPr="003405E0">
              <w:rPr>
                <w:rFonts w:ascii="Calibri Light" w:hAnsi="Calibri Light" w:cs="Calibri Light"/>
                <w:sz w:val="20"/>
                <w:szCs w:val="20"/>
              </w:rPr>
              <w:t xml:space="preserve"> </w:t>
            </w:r>
            <w:r w:rsidR="00307BAC" w:rsidRPr="003405E0">
              <w:rPr>
                <w:rFonts w:ascii="Calibri Light" w:hAnsi="Calibri Light" w:cs="Calibri Light"/>
                <w:sz w:val="20"/>
                <w:szCs w:val="20"/>
              </w:rPr>
              <w:t>needs,</w:t>
            </w:r>
            <w:r w:rsidR="00087198" w:rsidRPr="003405E0">
              <w:rPr>
                <w:rFonts w:ascii="Calibri Light" w:hAnsi="Calibri Light" w:cs="Calibri Light"/>
                <w:sz w:val="20"/>
                <w:szCs w:val="20"/>
              </w:rPr>
              <w:t xml:space="preserve"> and expectations </w:t>
            </w:r>
            <w:commentRangeStart w:id="40"/>
            <w:r w:rsidR="00087198" w:rsidRPr="003405E0">
              <w:rPr>
                <w:rFonts w:ascii="Calibri Light" w:hAnsi="Calibri Light" w:cs="Calibri Light"/>
                <w:sz w:val="20"/>
                <w:szCs w:val="20"/>
              </w:rPr>
              <w:t>were not covered.</w:t>
            </w:r>
            <w:r w:rsidR="006D5B0E" w:rsidRPr="003405E0">
              <w:rPr>
                <w:rFonts w:ascii="Calibri Light" w:hAnsi="Calibri Light" w:cs="Calibri Light"/>
                <w:sz w:val="20"/>
                <w:szCs w:val="20"/>
              </w:rPr>
              <w:t xml:space="preserve"> </w:t>
            </w:r>
            <w:r w:rsidRPr="003405E0">
              <w:rPr>
                <w:rFonts w:ascii="Calibri Light" w:hAnsi="Calibri Light" w:cs="Calibri Light"/>
                <w:sz w:val="20"/>
                <w:szCs w:val="20"/>
              </w:rPr>
              <w:t xml:space="preserve">Such needs and expectations are needed to be defined to ensure that there is clear identification and communication of requirements that </w:t>
            </w:r>
            <w:r w:rsidR="00B4606E" w:rsidRPr="003405E0">
              <w:rPr>
                <w:rFonts w:ascii="Calibri Light" w:hAnsi="Calibri Light" w:cs="Calibri Light"/>
                <w:sz w:val="20"/>
                <w:szCs w:val="20"/>
              </w:rPr>
              <w:t xml:space="preserve">visitors/other parties </w:t>
            </w:r>
            <w:r w:rsidRPr="003405E0">
              <w:rPr>
                <w:rFonts w:ascii="Calibri Light" w:hAnsi="Calibri Light" w:cs="Calibri Light"/>
                <w:sz w:val="20"/>
                <w:szCs w:val="20"/>
              </w:rPr>
              <w:t xml:space="preserve">need to fulfil to comply with KU’s </w:t>
            </w:r>
            <w:r w:rsidR="00B4606E" w:rsidRPr="003405E0">
              <w:rPr>
                <w:rFonts w:ascii="Calibri Light" w:hAnsi="Calibri Light" w:cs="Calibri Light"/>
                <w:sz w:val="20"/>
                <w:szCs w:val="20"/>
              </w:rPr>
              <w:t xml:space="preserve">EHS management system. </w:t>
            </w:r>
            <w:commentRangeEnd w:id="40"/>
            <w:r w:rsidR="00405D45">
              <w:rPr>
                <w:rStyle w:val="CommentReference"/>
                <w:rFonts w:ascii="Calibri Light" w:eastAsia="Calibri Light" w:hAnsi="Calibri Light" w:cs="Calibri Light"/>
              </w:rPr>
              <w:commentReference w:id="40"/>
            </w:r>
          </w:p>
          <w:p w14:paraId="74AFB6FC" w14:textId="2D05BC4D" w:rsidR="00816AF7" w:rsidRPr="003405E0" w:rsidRDefault="00816AF7" w:rsidP="00816AF7">
            <w:pPr>
              <w:pStyle w:val="NumberedHeading1"/>
              <w:spacing w:before="120" w:after="120"/>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Include internal and external issues in the Risk and Opportunities Register:</w:t>
            </w:r>
          </w:p>
          <w:p w14:paraId="007FFB7D" w14:textId="09C56491" w:rsidR="00087198" w:rsidRPr="003405E0" w:rsidRDefault="00087198" w:rsidP="00087198">
            <w:p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As per ISO 45001:2018, Clause 6.1.1, </w:t>
            </w:r>
            <w:r w:rsidR="00156FD2" w:rsidRPr="003405E0">
              <w:rPr>
                <w:rFonts w:ascii="Calibri Light" w:hAnsi="Calibri Light" w:cs="Calibri Light"/>
                <w:sz w:val="20"/>
                <w:szCs w:val="20"/>
              </w:rPr>
              <w:t>a</w:t>
            </w:r>
            <w:r w:rsidRPr="003405E0">
              <w:rPr>
                <w:rFonts w:ascii="Calibri Light" w:hAnsi="Calibri Light" w:cs="Calibri Light"/>
                <w:sz w:val="20"/>
                <w:szCs w:val="20"/>
              </w:rPr>
              <w:t xml:space="preserve">ctions to address risks and opportunities </w:t>
            </w:r>
            <w:r w:rsidR="00156FD2" w:rsidRPr="003405E0">
              <w:rPr>
                <w:rFonts w:ascii="Calibri Light" w:hAnsi="Calibri Light" w:cs="Calibri Light"/>
                <w:sz w:val="20"/>
                <w:szCs w:val="20"/>
              </w:rPr>
              <w:t>w</w:t>
            </w:r>
            <w:r w:rsidRPr="003405E0">
              <w:rPr>
                <w:rFonts w:ascii="Calibri Light" w:hAnsi="Calibri Light" w:cs="Calibri Light"/>
                <w:sz w:val="20"/>
                <w:szCs w:val="20"/>
              </w:rPr>
              <w:t xml:space="preserve">hen </w:t>
            </w:r>
            <w:commentRangeStart w:id="41"/>
            <w:r w:rsidRPr="003405E0">
              <w:rPr>
                <w:rFonts w:ascii="Calibri Light" w:hAnsi="Calibri Light" w:cs="Calibri Light"/>
                <w:sz w:val="20"/>
                <w:szCs w:val="20"/>
              </w:rPr>
              <w:t>planning for the OH&amp;S management system, the organization shall consider the issues referred to interested parties and determine the risks and opportunities that need to be addressed.</w:t>
            </w:r>
          </w:p>
          <w:p w14:paraId="25D08CAB" w14:textId="2475608B" w:rsidR="00AF2DA6" w:rsidRPr="003405E0" w:rsidRDefault="00156FD2"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I</w:t>
            </w:r>
            <w:r w:rsidR="00307A5C" w:rsidRPr="003405E0">
              <w:rPr>
                <w:rFonts w:ascii="Calibri Light" w:hAnsi="Calibri Light" w:cs="Calibri Light"/>
                <w:sz w:val="20"/>
                <w:szCs w:val="20"/>
              </w:rPr>
              <w:t>t was noted that the organizational risks derived from Internal</w:t>
            </w:r>
            <w:r w:rsidR="007977FD" w:rsidRPr="003405E0">
              <w:rPr>
                <w:rFonts w:ascii="Calibri Light" w:hAnsi="Calibri Light" w:cs="Calibri Light"/>
                <w:sz w:val="20"/>
                <w:szCs w:val="20"/>
              </w:rPr>
              <w:t xml:space="preserve"> and </w:t>
            </w:r>
            <w:r w:rsidR="00307A5C" w:rsidRPr="003405E0">
              <w:rPr>
                <w:rFonts w:ascii="Calibri Light" w:hAnsi="Calibri Light" w:cs="Calibri Light"/>
                <w:sz w:val="20"/>
                <w:szCs w:val="20"/>
              </w:rPr>
              <w:t>External</w:t>
            </w:r>
            <w:commentRangeEnd w:id="41"/>
            <w:r w:rsidR="00405D45">
              <w:rPr>
                <w:rStyle w:val="CommentReference"/>
                <w:rFonts w:ascii="Calibri Light" w:eastAsia="Calibri Light" w:hAnsi="Calibri Light" w:cs="Calibri Light"/>
              </w:rPr>
              <w:commentReference w:id="41"/>
            </w:r>
            <w:r w:rsidR="00307A5C" w:rsidRPr="003405E0">
              <w:rPr>
                <w:rFonts w:ascii="Calibri Light" w:hAnsi="Calibri Light" w:cs="Calibri Light"/>
                <w:sz w:val="20"/>
                <w:szCs w:val="20"/>
              </w:rPr>
              <w:t xml:space="preserve"> issues of Interested Parties were not covered as part of the risk and opportunities register</w:t>
            </w:r>
            <w:r w:rsidR="00092CC1" w:rsidRPr="003405E0">
              <w:rPr>
                <w:rFonts w:ascii="Calibri Light" w:hAnsi="Calibri Light" w:cs="Calibri Light"/>
                <w:sz w:val="20"/>
                <w:szCs w:val="20"/>
              </w:rPr>
              <w:t xml:space="preserve"> (ROAR)</w:t>
            </w:r>
            <w:r w:rsidR="00C36ABB" w:rsidRPr="003405E0">
              <w:rPr>
                <w:rFonts w:ascii="Calibri Light" w:hAnsi="Calibri Light" w:cs="Calibri Light"/>
                <w:sz w:val="20"/>
                <w:szCs w:val="20"/>
              </w:rPr>
              <w:t>,</w:t>
            </w:r>
            <w:r w:rsidR="00080A66" w:rsidRPr="003405E0">
              <w:rPr>
                <w:rFonts w:ascii="Calibri Light" w:hAnsi="Calibri Light" w:cs="Calibri Light"/>
                <w:sz w:val="20"/>
                <w:szCs w:val="20"/>
              </w:rPr>
              <w:t xml:space="preserve"> which may lead to inadequate identification of EHS opp</w:t>
            </w:r>
            <w:r w:rsidR="008D4752" w:rsidRPr="003405E0">
              <w:rPr>
                <w:rFonts w:ascii="Calibri Light" w:hAnsi="Calibri Light" w:cs="Calibri Light"/>
                <w:sz w:val="20"/>
                <w:szCs w:val="20"/>
              </w:rPr>
              <w:t>ortunities for improvements and business risks.</w:t>
            </w:r>
          </w:p>
          <w:p w14:paraId="6B93435A" w14:textId="77777777" w:rsidR="00D15100" w:rsidRPr="003405E0" w:rsidRDefault="00D15100" w:rsidP="00D15100">
            <w:pPr>
              <w:pStyle w:val="NumberedHeading1"/>
              <w:spacing w:before="120" w:after="120"/>
              <w:jc w:val="both"/>
              <w:rPr>
                <w:rFonts w:ascii="Calibri Light" w:hAnsi="Calibri Light" w:cs="Calibri Light"/>
                <w:b w:val="0"/>
                <w:bCs/>
                <w:color w:val="0057B8"/>
                <w:sz w:val="24"/>
                <w:szCs w:val="24"/>
                <w:u w:val="single"/>
              </w:rPr>
            </w:pPr>
            <w:r w:rsidRPr="003405E0">
              <w:rPr>
                <w:rFonts w:ascii="Calibri Light" w:hAnsi="Calibri Light" w:cs="Calibri Light"/>
                <w:color w:val="0057B8"/>
                <w:sz w:val="24"/>
                <w:szCs w:val="24"/>
                <w:u w:val="single"/>
              </w:rPr>
              <w:t>Recommendation</w:t>
            </w:r>
          </w:p>
          <w:p w14:paraId="0B8BBA0D" w14:textId="75A0E087" w:rsidR="00D15100" w:rsidRPr="003405E0" w:rsidRDefault="007D7184"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Develop NCR reports </w:t>
            </w:r>
            <w:r w:rsidR="00333347" w:rsidRPr="003405E0">
              <w:rPr>
                <w:rFonts w:ascii="Calibri Light" w:hAnsi="Calibri Light" w:cs="Calibri Light"/>
                <w:sz w:val="20"/>
                <w:szCs w:val="20"/>
              </w:rPr>
              <w:t xml:space="preserve">for monitoring and </w:t>
            </w:r>
            <w:r w:rsidR="009172C9" w:rsidRPr="003405E0">
              <w:rPr>
                <w:rFonts w:ascii="Calibri Light" w:hAnsi="Calibri Light" w:cs="Calibri Light"/>
                <w:sz w:val="20"/>
                <w:szCs w:val="20"/>
              </w:rPr>
              <w:t>closure</w:t>
            </w:r>
            <w:r w:rsidR="00333347" w:rsidRPr="003405E0">
              <w:rPr>
                <w:rFonts w:ascii="Calibri Light" w:hAnsi="Calibri Light" w:cs="Calibri Light"/>
                <w:sz w:val="20"/>
                <w:szCs w:val="20"/>
              </w:rPr>
              <w:t xml:space="preserve"> of non-co</w:t>
            </w:r>
            <w:r w:rsidR="00C714E6" w:rsidRPr="003405E0">
              <w:rPr>
                <w:rFonts w:ascii="Calibri Light" w:hAnsi="Calibri Light" w:cs="Calibri Light"/>
                <w:sz w:val="20"/>
                <w:szCs w:val="20"/>
              </w:rPr>
              <w:t xml:space="preserve">nformities and opportunities for improvements. </w:t>
            </w:r>
          </w:p>
          <w:p w14:paraId="4D90E22B" w14:textId="36641CD5" w:rsidR="00092CC1" w:rsidRPr="003405E0" w:rsidRDefault="00307A5C"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Ensure that </w:t>
            </w:r>
            <w:r w:rsidR="00092CC1" w:rsidRPr="003405E0">
              <w:rPr>
                <w:rFonts w:ascii="Calibri Light" w:hAnsi="Calibri Light" w:cs="Calibri Light"/>
                <w:sz w:val="20"/>
                <w:szCs w:val="20"/>
              </w:rPr>
              <w:t>O</w:t>
            </w:r>
            <w:r w:rsidR="00156FD2" w:rsidRPr="003405E0">
              <w:rPr>
                <w:rFonts w:ascii="Calibri Light" w:hAnsi="Calibri Light" w:cs="Calibri Light"/>
                <w:sz w:val="20"/>
                <w:szCs w:val="20"/>
              </w:rPr>
              <w:t>SH</w:t>
            </w:r>
            <w:r w:rsidR="00092CC1" w:rsidRPr="003405E0">
              <w:rPr>
                <w:rFonts w:ascii="Calibri Light" w:hAnsi="Calibri Light" w:cs="Calibri Light"/>
                <w:sz w:val="20"/>
                <w:szCs w:val="20"/>
              </w:rPr>
              <w:t xml:space="preserve"> related needs &amp; </w:t>
            </w:r>
            <w:r w:rsidR="009172C9" w:rsidRPr="003405E0">
              <w:rPr>
                <w:rFonts w:ascii="Calibri Light" w:hAnsi="Calibri Light" w:cs="Calibri Light"/>
                <w:sz w:val="20"/>
                <w:szCs w:val="20"/>
              </w:rPr>
              <w:t>expectations</w:t>
            </w:r>
            <w:r w:rsidR="00092CC1" w:rsidRPr="003405E0">
              <w:rPr>
                <w:rFonts w:ascii="Calibri Light" w:hAnsi="Calibri Light" w:cs="Calibri Light"/>
                <w:sz w:val="20"/>
                <w:szCs w:val="20"/>
              </w:rPr>
              <w:t xml:space="preserve"> are </w:t>
            </w:r>
            <w:r w:rsidR="00156FD2" w:rsidRPr="003405E0">
              <w:rPr>
                <w:rFonts w:ascii="Calibri Light" w:hAnsi="Calibri Light" w:cs="Calibri Light"/>
                <w:sz w:val="20"/>
                <w:szCs w:val="20"/>
              </w:rPr>
              <w:t>defined</w:t>
            </w:r>
            <w:r w:rsidR="00092CC1" w:rsidRPr="003405E0">
              <w:rPr>
                <w:rFonts w:ascii="Calibri Light" w:hAnsi="Calibri Light" w:cs="Calibri Light"/>
                <w:sz w:val="20"/>
                <w:szCs w:val="20"/>
              </w:rPr>
              <w:t xml:space="preserve"> in the interested parties register.</w:t>
            </w:r>
          </w:p>
          <w:p w14:paraId="53A2FD45" w14:textId="39B2E049" w:rsidR="00307A5C" w:rsidRPr="003405E0" w:rsidRDefault="00092CC1"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Ensure </w:t>
            </w:r>
            <w:r w:rsidR="00156FD2" w:rsidRPr="003405E0">
              <w:rPr>
                <w:rFonts w:ascii="Calibri Light" w:hAnsi="Calibri Light" w:cs="Calibri Light"/>
                <w:sz w:val="20"/>
                <w:szCs w:val="20"/>
              </w:rPr>
              <w:t>c</w:t>
            </w:r>
            <w:r w:rsidRPr="003405E0">
              <w:rPr>
                <w:rFonts w:ascii="Calibri Light" w:hAnsi="Calibri Light" w:cs="Calibri Light"/>
                <w:sz w:val="20"/>
                <w:szCs w:val="20"/>
              </w:rPr>
              <w:t>overage of visitors needs and expectations in the interested parties register.</w:t>
            </w:r>
          </w:p>
          <w:p w14:paraId="705A404C" w14:textId="2A3DA06D" w:rsidR="00092CC1" w:rsidRPr="003405E0" w:rsidRDefault="00092CC1"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Ensure coverage of organizational risks derived from Internal and External issues in the</w:t>
            </w:r>
            <w:r w:rsidRPr="003405E0">
              <w:t xml:space="preserve"> </w:t>
            </w:r>
            <w:r w:rsidRPr="003405E0">
              <w:rPr>
                <w:rFonts w:ascii="Calibri Light" w:hAnsi="Calibri Light" w:cs="Calibri Light"/>
                <w:sz w:val="20"/>
                <w:szCs w:val="20"/>
              </w:rPr>
              <w:t>risk &amp; opportunities register.</w:t>
            </w:r>
          </w:p>
          <w:p w14:paraId="0A6D3CFF" w14:textId="77777777" w:rsidR="00D15100" w:rsidRPr="003405E0" w:rsidRDefault="00D15100" w:rsidP="00D15100">
            <w:pPr>
              <w:pStyle w:val="NumberedHeading1"/>
              <w:spacing w:before="120" w:after="120"/>
              <w:jc w:val="both"/>
              <w:rPr>
                <w:rFonts w:ascii="Calibri Light" w:hAnsi="Calibri Light" w:cs="Calibri Light"/>
                <w:color w:val="0057B8"/>
                <w:sz w:val="24"/>
                <w:szCs w:val="24"/>
                <w:u w:val="single"/>
                <w:lang w:val="fr-FR"/>
              </w:rPr>
            </w:pPr>
            <w:r w:rsidRPr="003405E0">
              <w:rPr>
                <w:rFonts w:ascii="Calibri Light" w:hAnsi="Calibri Light" w:cs="Calibri Light"/>
                <w:color w:val="0057B8"/>
                <w:sz w:val="24"/>
                <w:szCs w:val="24"/>
                <w:u w:val="single"/>
                <w:lang w:val="fr-FR"/>
              </w:rPr>
              <w:t>Management Action Plan</w:t>
            </w:r>
          </w:p>
          <w:p w14:paraId="1BC9C5ED" w14:textId="77777777" w:rsidR="00D15100" w:rsidRPr="003405E0" w:rsidRDefault="00D15100" w:rsidP="00D15100">
            <w:pPr>
              <w:tabs>
                <w:tab w:val="left" w:pos="1110"/>
              </w:tabs>
              <w:spacing w:before="60" w:after="60"/>
              <w:jc w:val="both"/>
              <w:rPr>
                <w:rFonts w:ascii="Calibri Light" w:hAnsi="Calibri Light" w:cs="Calibri Light"/>
                <w:b/>
                <w:color w:val="FF0000"/>
                <w:sz w:val="20"/>
                <w:szCs w:val="20"/>
                <w:lang w:val="fr-FR"/>
              </w:rPr>
            </w:pPr>
            <w:r w:rsidRPr="003405E0">
              <w:rPr>
                <w:rFonts w:ascii="Calibri Light" w:hAnsi="Calibri Light" w:cs="Calibri Light"/>
                <w:b/>
                <w:sz w:val="20"/>
                <w:szCs w:val="20"/>
                <w:lang w:val="fr-FR"/>
              </w:rPr>
              <w:t>Management Action Plan:</w:t>
            </w:r>
            <w:r w:rsidRPr="003405E0">
              <w:rPr>
                <w:rFonts w:ascii="Calibri Light" w:hAnsi="Calibri Light" w:cs="Calibri Light"/>
                <w:b/>
                <w:color w:val="FF0000"/>
                <w:sz w:val="20"/>
                <w:szCs w:val="20"/>
                <w:lang w:val="fr-FR"/>
              </w:rPr>
              <w:t xml:space="preserve"> </w:t>
            </w:r>
          </w:p>
          <w:p w14:paraId="01EAEB67" w14:textId="77777777" w:rsidR="00627910" w:rsidRPr="003405E0" w:rsidRDefault="00627910" w:rsidP="006211FF">
            <w:pPr>
              <w:tabs>
                <w:tab w:val="left" w:pos="1110"/>
              </w:tabs>
              <w:spacing w:before="60" w:after="60"/>
              <w:jc w:val="both"/>
              <w:rPr>
                <w:rFonts w:ascii="Calibri Light" w:hAnsi="Calibri Light" w:cs="Calibri Light"/>
                <w:b/>
                <w:color w:val="FF0000"/>
                <w:sz w:val="20"/>
                <w:szCs w:val="20"/>
                <w:lang w:val="fr-FR"/>
              </w:rPr>
            </w:pPr>
          </w:p>
          <w:p w14:paraId="50D40E38" w14:textId="7B797241" w:rsidR="006211FF" w:rsidRPr="003405E0" w:rsidRDefault="00D15100" w:rsidP="006211FF">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 xml:space="preserve">Responsibility: </w:t>
            </w:r>
            <w:r w:rsidR="006211FF" w:rsidRPr="003405E0">
              <w:rPr>
                <w:rFonts w:ascii="Calibri Light" w:hAnsi="Calibri Light" w:cs="Calibri Light"/>
                <w:b/>
                <w:sz w:val="20"/>
                <w:szCs w:val="20"/>
              </w:rPr>
              <w:t xml:space="preserve"> </w:t>
            </w:r>
          </w:p>
          <w:p w14:paraId="7D2F2104" w14:textId="77777777" w:rsidR="00627910" w:rsidRPr="003405E0" w:rsidRDefault="00627910" w:rsidP="006211FF">
            <w:pPr>
              <w:tabs>
                <w:tab w:val="left" w:pos="1110"/>
              </w:tabs>
              <w:spacing w:before="60" w:after="60"/>
              <w:jc w:val="both"/>
              <w:rPr>
                <w:rFonts w:ascii="Calibri Light" w:hAnsi="Calibri Light" w:cs="Calibri Light"/>
                <w:b/>
                <w:sz w:val="20"/>
                <w:szCs w:val="20"/>
              </w:rPr>
            </w:pPr>
          </w:p>
          <w:p w14:paraId="6A9C3504" w14:textId="77777777" w:rsidR="00D15100" w:rsidRPr="003405E0" w:rsidRDefault="00D15100" w:rsidP="006211FF">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Timelines:</w:t>
            </w:r>
            <w:r w:rsidR="006211FF" w:rsidRPr="003405E0">
              <w:rPr>
                <w:rFonts w:ascii="Calibri Light" w:hAnsi="Calibri Light" w:cs="Calibri Light"/>
                <w:b/>
                <w:sz w:val="20"/>
                <w:szCs w:val="20"/>
              </w:rPr>
              <w:t xml:space="preserve"> </w:t>
            </w:r>
          </w:p>
          <w:p w14:paraId="25DEBACC" w14:textId="5015AD0A" w:rsidR="00816AF7" w:rsidRPr="003405E0" w:rsidRDefault="00816AF7" w:rsidP="006211FF">
            <w:pPr>
              <w:tabs>
                <w:tab w:val="left" w:pos="1110"/>
              </w:tabs>
              <w:spacing w:before="60" w:after="60"/>
              <w:jc w:val="both"/>
              <w:rPr>
                <w:rFonts w:ascii="Calibri Light" w:hAnsi="Calibri Light" w:cs="Calibri Light"/>
                <w:b/>
                <w:sz w:val="20"/>
                <w:szCs w:val="20"/>
              </w:rPr>
            </w:pPr>
          </w:p>
        </w:tc>
      </w:tr>
      <w:tr w:rsidR="00D81646" w:rsidRPr="0000509E" w14:paraId="645E9DBF"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567B063"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7778A9A0" w:rsidR="001469EA" w:rsidRPr="002343D9" w:rsidRDefault="002B21A5"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Hazard Identification and Risk </w:t>
            </w:r>
            <w:r w:rsidR="009172C9">
              <w:rPr>
                <w:rFonts w:ascii="Calibri Light" w:hAnsi="Calibri Light" w:cs="Calibri Light"/>
                <w:b/>
                <w:bCs/>
                <w:color w:val="FFFFFF" w:themeColor="background1"/>
                <w:sz w:val="20"/>
                <w:szCs w:val="20"/>
              </w:rPr>
              <w:t>Assessment</w:t>
            </w:r>
            <w:r>
              <w:rPr>
                <w:rFonts w:ascii="Calibri Light" w:hAnsi="Calibri Light" w:cs="Calibri Light"/>
                <w:b/>
                <w:bCs/>
                <w:color w:val="FFFFFF" w:themeColor="background1"/>
                <w:sz w:val="20"/>
                <w:szCs w:val="20"/>
              </w:rPr>
              <w:t xml:space="preserve"> </w:t>
            </w:r>
            <w:r w:rsidR="00AB3A62">
              <w:rPr>
                <w:rFonts w:ascii="Calibri Light" w:hAnsi="Calibri Light" w:cs="Calibri Light"/>
                <w:b/>
                <w:bCs/>
                <w:color w:val="FFFFFF" w:themeColor="background1"/>
                <w:sz w:val="20"/>
                <w:szCs w:val="20"/>
              </w:rPr>
              <w:t xml:space="preserve"> </w:t>
            </w:r>
          </w:p>
        </w:tc>
      </w:tr>
      <w:tr w:rsidR="00454D9D" w:rsidRPr="0000509E" w14:paraId="6F345B60"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6CF43B0D"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KU-EHS-15</w:t>
            </w:r>
          </w:p>
        </w:tc>
      </w:tr>
      <w:tr w:rsidR="00454D9D" w:rsidRPr="0000509E" w14:paraId="59217EBB"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4DC3CCE9" w14:textId="3F06C11B" w:rsidR="00922B53" w:rsidRPr="003405E0" w:rsidRDefault="00922B53" w:rsidP="0032073D">
            <w:p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One of the "root causes" of workplace injuries, illnesses, and incidents is the failure to identify or recognize hazards that are present, or that could have been anticipated. A critical element of any effective EHS program is a proactive, ongoing process to identify and assess such hazards. </w:t>
            </w:r>
          </w:p>
          <w:p w14:paraId="7266AEB0" w14:textId="0DCD249D" w:rsidR="0032073D" w:rsidRPr="003405E0" w:rsidRDefault="0032073D" w:rsidP="0032073D">
            <w:pPr>
              <w:spacing w:before="60" w:after="60"/>
              <w:jc w:val="both"/>
              <w:rPr>
                <w:rFonts w:ascii="Calibri Light" w:hAnsi="Calibri Light" w:cs="Calibri Light"/>
                <w:sz w:val="20"/>
                <w:szCs w:val="20"/>
              </w:rPr>
            </w:pPr>
            <w:r w:rsidRPr="003405E0">
              <w:rPr>
                <w:rFonts w:ascii="Calibri Light" w:hAnsi="Calibri Light" w:cs="Calibri Light"/>
                <w:sz w:val="20"/>
                <w:szCs w:val="20"/>
              </w:rPr>
              <w:lastRenderedPageBreak/>
              <w:t>As per OSHAD-SF- Technical Guideline - Process of Risk Management- V3.0, section 5.2, th</w:t>
            </w:r>
            <w:r w:rsidR="007355FF" w:rsidRPr="003405E0">
              <w:rPr>
                <w:rFonts w:ascii="Calibri Light" w:hAnsi="Calibri Light" w:cs="Calibri Light"/>
                <w:sz w:val="20"/>
                <w:szCs w:val="20"/>
              </w:rPr>
              <w:t>e</w:t>
            </w:r>
            <w:r w:rsidRPr="003405E0">
              <w:rPr>
                <w:rFonts w:ascii="Calibri Light" w:hAnsi="Calibri Light" w:cs="Calibri Light"/>
                <w:sz w:val="20"/>
                <w:szCs w:val="20"/>
              </w:rPr>
              <w:t xml:space="preserve"> organization shall identify who/what can be harmed or damaged and how, </w:t>
            </w:r>
            <w:r w:rsidR="00CE3506" w:rsidRPr="003405E0">
              <w:rPr>
                <w:rFonts w:ascii="Calibri Light" w:hAnsi="Calibri Light" w:cs="Calibri Light"/>
                <w:sz w:val="20"/>
                <w:szCs w:val="20"/>
              </w:rPr>
              <w:t>considering</w:t>
            </w:r>
            <w:r w:rsidRPr="003405E0">
              <w:rPr>
                <w:rFonts w:ascii="Calibri Light" w:hAnsi="Calibri Light" w:cs="Calibri Light"/>
                <w:sz w:val="20"/>
                <w:szCs w:val="20"/>
              </w:rPr>
              <w:t xml:space="preserve"> persons who may have additional difficulties such as new or expected mothers, people with special needs, young, or inexperienced workers.</w:t>
            </w:r>
          </w:p>
          <w:p w14:paraId="68487ED6" w14:textId="18C580B5" w:rsidR="0032073D" w:rsidRPr="003405E0" w:rsidRDefault="0032073D"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Based on our review of the Generic Risk Register</w:t>
            </w:r>
            <w:r w:rsidR="00104C28" w:rsidRPr="003405E0">
              <w:rPr>
                <w:rFonts w:ascii="Calibri Light" w:hAnsi="Calibri Light" w:cs="Calibri Light"/>
                <w:sz w:val="20"/>
                <w:szCs w:val="20"/>
              </w:rPr>
              <w:t xml:space="preserve"> developed by EHS Department</w:t>
            </w:r>
            <w:r w:rsidRPr="003405E0">
              <w:rPr>
                <w:rFonts w:ascii="Calibri Light" w:hAnsi="Calibri Light" w:cs="Calibri Light"/>
                <w:sz w:val="20"/>
                <w:szCs w:val="20"/>
              </w:rPr>
              <w:t xml:space="preserve">, it was noted that there is absence of </w:t>
            </w:r>
            <w:r w:rsidR="0098013A" w:rsidRPr="003405E0">
              <w:rPr>
                <w:rFonts w:ascii="Calibri Light" w:hAnsi="Calibri Light" w:cs="Calibri Light"/>
                <w:sz w:val="20"/>
                <w:szCs w:val="20"/>
              </w:rPr>
              <w:t xml:space="preserve">hazard </w:t>
            </w:r>
            <w:r w:rsidRPr="003405E0">
              <w:rPr>
                <w:rFonts w:ascii="Calibri Light" w:hAnsi="Calibri Light" w:cs="Calibri Light"/>
                <w:sz w:val="20"/>
                <w:szCs w:val="20"/>
              </w:rPr>
              <w:t>risk assessment con</w:t>
            </w:r>
            <w:r w:rsidR="0098013A" w:rsidRPr="003405E0">
              <w:rPr>
                <w:rFonts w:ascii="Calibri Light" w:hAnsi="Calibri Light" w:cs="Calibri Light"/>
                <w:sz w:val="20"/>
                <w:szCs w:val="20"/>
              </w:rPr>
              <w:t>sidering the below cases</w:t>
            </w:r>
            <w:r w:rsidR="00104C28" w:rsidRPr="003405E0">
              <w:rPr>
                <w:rFonts w:ascii="Calibri Light" w:hAnsi="Calibri Light" w:cs="Calibri Light"/>
                <w:sz w:val="20"/>
                <w:szCs w:val="20"/>
              </w:rPr>
              <w:t xml:space="preserve"> as required by OSHAD</w:t>
            </w:r>
            <w:r w:rsidRPr="003405E0">
              <w:rPr>
                <w:rFonts w:ascii="Calibri Light" w:hAnsi="Calibri Light" w:cs="Calibri Light"/>
                <w:sz w:val="20"/>
                <w:szCs w:val="20"/>
              </w:rPr>
              <w:t>:</w:t>
            </w:r>
          </w:p>
          <w:p w14:paraId="4036BCF8" w14:textId="312543A6" w:rsidR="0032073D" w:rsidRPr="003405E0" w:rsidRDefault="00307BAC" w:rsidP="00B5004C">
            <w:pPr>
              <w:pStyle w:val="ListParagraph"/>
              <w:numPr>
                <w:ilvl w:val="0"/>
                <w:numId w:val="10"/>
              </w:numPr>
              <w:spacing w:before="60" w:after="60"/>
              <w:ind w:left="791"/>
              <w:jc w:val="both"/>
              <w:rPr>
                <w:rFonts w:ascii="Calibri Light" w:hAnsi="Calibri Light" w:cs="Calibri Light"/>
                <w:sz w:val="20"/>
                <w:szCs w:val="20"/>
              </w:rPr>
            </w:pPr>
            <w:r w:rsidRPr="003405E0">
              <w:rPr>
                <w:rFonts w:ascii="Calibri Light" w:hAnsi="Calibri Light" w:cs="Calibri Light"/>
                <w:sz w:val="20"/>
                <w:szCs w:val="20"/>
              </w:rPr>
              <w:t>Nurses’</w:t>
            </w:r>
            <w:r w:rsidR="0032073D" w:rsidRPr="003405E0">
              <w:rPr>
                <w:rFonts w:ascii="Calibri Light" w:hAnsi="Calibri Light" w:cs="Calibri Light"/>
                <w:sz w:val="20"/>
                <w:szCs w:val="20"/>
              </w:rPr>
              <w:t xml:space="preserve"> </w:t>
            </w:r>
            <w:commentRangeStart w:id="42"/>
            <w:r w:rsidR="0032073D" w:rsidRPr="003405E0">
              <w:rPr>
                <w:rFonts w:ascii="Calibri Light" w:hAnsi="Calibri Light" w:cs="Calibri Light"/>
                <w:sz w:val="20"/>
                <w:szCs w:val="20"/>
              </w:rPr>
              <w:t>availability/</w:t>
            </w:r>
            <w:r w:rsidR="009172C9" w:rsidRPr="003405E0">
              <w:rPr>
                <w:rFonts w:ascii="Calibri Light" w:hAnsi="Calibri Light" w:cs="Calibri Light"/>
                <w:sz w:val="20"/>
                <w:szCs w:val="20"/>
              </w:rPr>
              <w:t>sufficiency</w:t>
            </w:r>
          </w:p>
          <w:p w14:paraId="0EFC5F26" w14:textId="2D699607" w:rsidR="0032073D" w:rsidRPr="003405E0" w:rsidRDefault="0032073D" w:rsidP="00B5004C">
            <w:pPr>
              <w:pStyle w:val="ListParagraph"/>
              <w:numPr>
                <w:ilvl w:val="0"/>
                <w:numId w:val="10"/>
              </w:numPr>
              <w:spacing w:before="60" w:after="60"/>
              <w:ind w:left="791"/>
              <w:jc w:val="both"/>
              <w:rPr>
                <w:rFonts w:ascii="Calibri Light" w:hAnsi="Calibri Light" w:cs="Calibri Light"/>
                <w:sz w:val="20"/>
                <w:szCs w:val="20"/>
              </w:rPr>
            </w:pPr>
            <w:r w:rsidRPr="003405E0">
              <w:rPr>
                <w:rFonts w:ascii="Calibri Light" w:hAnsi="Calibri Light" w:cs="Calibri Light"/>
                <w:sz w:val="20"/>
                <w:szCs w:val="20"/>
              </w:rPr>
              <w:t>New/expectant mothers</w:t>
            </w:r>
          </w:p>
          <w:p w14:paraId="02DADB3F" w14:textId="7DA0F2CB" w:rsidR="0032073D" w:rsidRPr="003405E0" w:rsidRDefault="0032073D" w:rsidP="00B5004C">
            <w:pPr>
              <w:pStyle w:val="ListParagraph"/>
              <w:numPr>
                <w:ilvl w:val="0"/>
                <w:numId w:val="10"/>
              </w:numPr>
              <w:spacing w:before="60" w:after="60"/>
              <w:ind w:left="791"/>
              <w:jc w:val="both"/>
              <w:rPr>
                <w:rFonts w:ascii="Calibri Light" w:hAnsi="Calibri Light" w:cs="Calibri Light"/>
                <w:sz w:val="20"/>
                <w:szCs w:val="20"/>
              </w:rPr>
            </w:pPr>
            <w:r w:rsidRPr="003405E0">
              <w:rPr>
                <w:rFonts w:ascii="Calibri Light" w:hAnsi="Calibri Light" w:cs="Calibri Light"/>
                <w:sz w:val="20"/>
                <w:szCs w:val="20"/>
              </w:rPr>
              <w:t>Young workers</w:t>
            </w:r>
          </w:p>
          <w:p w14:paraId="5E1F2384" w14:textId="35E4573C" w:rsidR="00454D9D" w:rsidRPr="003405E0" w:rsidRDefault="0032073D" w:rsidP="00B5004C">
            <w:pPr>
              <w:pStyle w:val="ListParagraph"/>
              <w:numPr>
                <w:ilvl w:val="0"/>
                <w:numId w:val="10"/>
              </w:numPr>
              <w:spacing w:before="60" w:after="60"/>
              <w:ind w:left="791"/>
              <w:jc w:val="both"/>
              <w:rPr>
                <w:rFonts w:ascii="Calibri Light" w:hAnsi="Calibri Light" w:cs="Calibri Light"/>
                <w:sz w:val="20"/>
                <w:szCs w:val="20"/>
              </w:rPr>
            </w:pPr>
            <w:r w:rsidRPr="003405E0">
              <w:rPr>
                <w:rFonts w:ascii="Calibri Light" w:hAnsi="Calibri Light" w:cs="Calibri Light"/>
                <w:sz w:val="20"/>
                <w:szCs w:val="20"/>
              </w:rPr>
              <w:t>Inexperienced workers</w:t>
            </w:r>
            <w:commentRangeEnd w:id="42"/>
            <w:r w:rsidR="00405D45">
              <w:rPr>
                <w:rStyle w:val="CommentReference"/>
                <w:rFonts w:ascii="Calibri Light" w:eastAsia="Calibri Light" w:hAnsi="Calibri Light" w:cs="Calibri Light"/>
              </w:rPr>
              <w:commentReference w:id="42"/>
            </w:r>
          </w:p>
          <w:p w14:paraId="6BA26D78"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Recommendation</w:t>
            </w:r>
          </w:p>
          <w:p w14:paraId="1D92ABB1" w14:textId="4AB8D0DD" w:rsidR="009F20FE" w:rsidRPr="003405E0" w:rsidRDefault="00454D9D"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Ensure </w:t>
            </w:r>
            <w:r w:rsidR="005D7029" w:rsidRPr="003405E0">
              <w:rPr>
                <w:rFonts w:ascii="Calibri Light" w:hAnsi="Calibri Light" w:cs="Calibri Light"/>
                <w:sz w:val="20"/>
                <w:szCs w:val="20"/>
              </w:rPr>
              <w:t xml:space="preserve">adequate </w:t>
            </w:r>
            <w:r w:rsidR="00753DAD" w:rsidRPr="003405E0">
              <w:rPr>
                <w:rFonts w:ascii="Calibri Light" w:hAnsi="Calibri Light" w:cs="Calibri Light"/>
                <w:sz w:val="20"/>
                <w:szCs w:val="20"/>
              </w:rPr>
              <w:t xml:space="preserve">coverage of </w:t>
            </w:r>
            <w:r w:rsidR="00307BAC" w:rsidRPr="003405E0">
              <w:rPr>
                <w:rFonts w:ascii="Calibri Light" w:hAnsi="Calibri Light" w:cs="Calibri Light"/>
                <w:sz w:val="20"/>
                <w:szCs w:val="20"/>
              </w:rPr>
              <w:t>nurse’s</w:t>
            </w:r>
            <w:r w:rsidR="00753DAD" w:rsidRPr="003405E0">
              <w:rPr>
                <w:rFonts w:ascii="Calibri Light" w:hAnsi="Calibri Light" w:cs="Calibri Light"/>
                <w:sz w:val="20"/>
                <w:szCs w:val="20"/>
              </w:rPr>
              <w:t xml:space="preserve"> availability, pregnant women, young and inexperienced workers </w:t>
            </w:r>
            <w:r w:rsidR="0098013A" w:rsidRPr="003405E0">
              <w:rPr>
                <w:rFonts w:ascii="Calibri Light" w:hAnsi="Calibri Light" w:cs="Calibri Light"/>
                <w:sz w:val="20"/>
                <w:szCs w:val="20"/>
              </w:rPr>
              <w:t>while conducing hazard risk assessment</w:t>
            </w:r>
            <w:r w:rsidR="00F4020D" w:rsidRPr="003405E0">
              <w:rPr>
                <w:rFonts w:ascii="Calibri Light" w:hAnsi="Calibri Light" w:cs="Calibri Light"/>
                <w:sz w:val="20"/>
                <w:szCs w:val="20"/>
              </w:rPr>
              <w:t>.</w:t>
            </w:r>
          </w:p>
          <w:p w14:paraId="4E394D3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lang w:val="fr-FR"/>
              </w:rPr>
            </w:pPr>
            <w:r w:rsidRPr="003405E0">
              <w:rPr>
                <w:rFonts w:ascii="Calibri Light" w:hAnsi="Calibri Light" w:cs="Calibri Light"/>
                <w:color w:val="0057B8"/>
                <w:sz w:val="24"/>
                <w:szCs w:val="24"/>
                <w:u w:val="single"/>
                <w:lang w:val="fr-FR"/>
              </w:rPr>
              <w:t>Management Action Plan</w:t>
            </w:r>
          </w:p>
          <w:p w14:paraId="0754C746" w14:textId="777DDB5E" w:rsidR="00454D9D" w:rsidRPr="003405E0" w:rsidRDefault="00454D9D" w:rsidP="00454D9D">
            <w:pPr>
              <w:tabs>
                <w:tab w:val="left" w:pos="1110"/>
              </w:tabs>
              <w:spacing w:before="60" w:after="60"/>
              <w:jc w:val="both"/>
              <w:rPr>
                <w:rFonts w:ascii="Calibri Light" w:hAnsi="Calibri Light" w:cs="Calibri Light"/>
                <w:b/>
                <w:color w:val="FF0000"/>
                <w:sz w:val="20"/>
                <w:szCs w:val="20"/>
                <w:lang w:val="fr-FR"/>
              </w:rPr>
            </w:pPr>
            <w:r w:rsidRPr="003405E0">
              <w:rPr>
                <w:rFonts w:ascii="Calibri Light" w:hAnsi="Calibri Light" w:cs="Calibri Light"/>
                <w:b/>
                <w:sz w:val="20"/>
                <w:szCs w:val="20"/>
                <w:lang w:val="fr-FR"/>
              </w:rPr>
              <w:t>Management Action Plan:</w:t>
            </w:r>
            <w:r w:rsidRPr="003405E0">
              <w:rPr>
                <w:rFonts w:ascii="Calibri Light" w:hAnsi="Calibri Light" w:cs="Calibri Light"/>
                <w:b/>
                <w:color w:val="FF0000"/>
                <w:sz w:val="20"/>
                <w:szCs w:val="20"/>
                <w:lang w:val="fr-FR"/>
              </w:rPr>
              <w:t xml:space="preserve"> </w:t>
            </w:r>
          </w:p>
          <w:p w14:paraId="5A6D7F0D" w14:textId="77777777" w:rsidR="00454D9D" w:rsidRPr="003405E0" w:rsidRDefault="00454D9D" w:rsidP="00454D9D">
            <w:pPr>
              <w:tabs>
                <w:tab w:val="left" w:pos="1110"/>
              </w:tabs>
              <w:spacing w:before="60" w:after="60"/>
              <w:jc w:val="both"/>
              <w:rPr>
                <w:rFonts w:ascii="Calibri Light" w:hAnsi="Calibri Light" w:cs="Calibri Light"/>
                <w:b/>
                <w:sz w:val="20"/>
                <w:szCs w:val="20"/>
                <w:lang w:val="fr-FR"/>
              </w:rPr>
            </w:pPr>
          </w:p>
          <w:p w14:paraId="35AFFF86" w14:textId="3255A8CC" w:rsidR="00454D9D" w:rsidRPr="003405E0" w:rsidRDefault="00454D9D" w:rsidP="00454D9D">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 xml:space="preserve">Responsibility: </w:t>
            </w:r>
          </w:p>
          <w:p w14:paraId="3BEA7D70" w14:textId="77777777" w:rsidR="00454D9D" w:rsidRPr="003405E0" w:rsidRDefault="00454D9D" w:rsidP="00454D9D">
            <w:pPr>
              <w:tabs>
                <w:tab w:val="left" w:pos="1110"/>
              </w:tabs>
              <w:spacing w:before="60" w:after="60"/>
              <w:jc w:val="both"/>
              <w:rPr>
                <w:rFonts w:ascii="Calibri Light" w:hAnsi="Calibri Light" w:cs="Calibri Light"/>
                <w:sz w:val="20"/>
                <w:szCs w:val="20"/>
              </w:rPr>
            </w:pPr>
          </w:p>
          <w:p w14:paraId="2C2561CA" w14:textId="10934952" w:rsidR="00454D9D" w:rsidRPr="003405E0" w:rsidRDefault="00454D9D" w:rsidP="009F20FE">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Timelines:</w:t>
            </w:r>
            <w:r w:rsidR="00277A51" w:rsidRPr="003405E0">
              <w:rPr>
                <w:rFonts w:ascii="Calibri Light" w:hAnsi="Calibri Light" w:cs="Calibri Light"/>
                <w:b/>
                <w:sz w:val="20"/>
                <w:szCs w:val="20"/>
              </w:rPr>
              <w:t xml:space="preserve"> </w:t>
            </w:r>
          </w:p>
          <w:p w14:paraId="2F6B9960" w14:textId="77777777" w:rsidR="00AA79D9" w:rsidRDefault="00AA79D9" w:rsidP="009F20FE">
            <w:pPr>
              <w:tabs>
                <w:tab w:val="left" w:pos="1110"/>
              </w:tabs>
              <w:spacing w:before="60" w:after="60"/>
              <w:jc w:val="both"/>
              <w:rPr>
                <w:rFonts w:ascii="Wingdings" w:hAnsi="Wingdings" w:cs="Times New Roman"/>
                <w:b/>
                <w:color w:val="00B050"/>
                <w:sz w:val="19"/>
                <w:szCs w:val="24"/>
              </w:rPr>
            </w:pPr>
          </w:p>
          <w:p w14:paraId="4F45E398" w14:textId="77777777" w:rsidR="003405E0" w:rsidRDefault="003405E0" w:rsidP="009F20FE">
            <w:pPr>
              <w:tabs>
                <w:tab w:val="left" w:pos="1110"/>
              </w:tabs>
              <w:spacing w:before="60" w:after="60"/>
              <w:jc w:val="both"/>
              <w:rPr>
                <w:rFonts w:ascii="Wingdings" w:hAnsi="Wingdings" w:cs="Times New Roman"/>
                <w:b/>
                <w:color w:val="00B050"/>
                <w:sz w:val="19"/>
                <w:szCs w:val="24"/>
              </w:rPr>
            </w:pPr>
          </w:p>
          <w:p w14:paraId="0FCA2606" w14:textId="4DE7C38D" w:rsidR="003405E0" w:rsidRPr="003405E0" w:rsidRDefault="003405E0" w:rsidP="009F20FE">
            <w:pPr>
              <w:tabs>
                <w:tab w:val="left" w:pos="1110"/>
              </w:tabs>
              <w:spacing w:before="60" w:after="60"/>
              <w:jc w:val="both"/>
              <w:rPr>
                <w:rFonts w:ascii="Wingdings" w:hAnsi="Wingdings" w:cs="Times New Roman"/>
                <w:b/>
                <w:color w:val="00B050"/>
                <w:sz w:val="19"/>
                <w:szCs w:val="24"/>
              </w:rPr>
            </w:pPr>
          </w:p>
        </w:tc>
      </w:tr>
      <w:tr w:rsidR="00D81646" w:rsidRPr="002343D9" w14:paraId="5F14EB46"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5DE992AE" w14:textId="4922D456" w:rsidR="009F20FE" w:rsidRPr="002C23FF" w:rsidRDefault="001556D3"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64AD153F" w14:textId="0FE007AF" w:rsidR="009F20FE" w:rsidRPr="002343D9" w:rsidRDefault="00302051"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302051">
              <w:rPr>
                <w:rFonts w:ascii="Calibri Light" w:hAnsi="Calibri Light" w:cs="Calibri Light"/>
                <w:b/>
                <w:bCs/>
                <w:color w:val="FFFFFF" w:themeColor="background1"/>
                <w:sz w:val="20"/>
                <w:szCs w:val="20"/>
              </w:rPr>
              <w:t>Audit &amp; Inspection</w:t>
            </w:r>
          </w:p>
        </w:tc>
      </w:tr>
      <w:tr w:rsidR="009F20FE" w:rsidRPr="0041789D" w14:paraId="5B697891"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092D105" w14:textId="2DF9F181" w:rsidR="009F20FE" w:rsidRPr="0041789D" w:rsidRDefault="009F20FE"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D7369B" w:rsidRPr="00D7369B">
              <w:rPr>
                <w:rFonts w:ascii="Calibri Light" w:hAnsi="Calibri Light" w:cs="Calibri Light"/>
                <w:color w:val="0070C0"/>
                <w:sz w:val="20"/>
                <w:szCs w:val="20"/>
              </w:rPr>
              <w:t>KU-EHS-14</w:t>
            </w:r>
          </w:p>
        </w:tc>
      </w:tr>
      <w:tr w:rsidR="009F20FE" w14:paraId="26B8CCAF"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8434503" w14:textId="77777777" w:rsidR="009F20FE" w:rsidRDefault="009F20FE"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65C932A" w14:textId="35D901B6" w:rsidR="00816AF7" w:rsidRPr="00816AF7" w:rsidRDefault="00816AF7" w:rsidP="0009391B">
            <w:pPr>
              <w:pStyle w:val="NumberedHeading1"/>
              <w:spacing w:before="120" w:after="120"/>
              <w:jc w:val="both"/>
              <w:rPr>
                <w:rFonts w:ascii="Calibri Light" w:hAnsi="Calibri Light" w:cs="Calibri Light"/>
                <w:bCs/>
                <w:spacing w:val="0"/>
                <w:kern w:val="0"/>
                <w:sz w:val="20"/>
                <w:szCs w:val="20"/>
              </w:rPr>
            </w:pPr>
            <w:r w:rsidRPr="00816AF7">
              <w:rPr>
                <w:rFonts w:ascii="Calibri Light" w:hAnsi="Calibri Light" w:cs="Calibri Light"/>
                <w:bCs/>
                <w:spacing w:val="0"/>
                <w:kern w:val="0"/>
                <w:sz w:val="20"/>
                <w:szCs w:val="20"/>
              </w:rPr>
              <w:t>Ensure effective management of EHS Inspections:</w:t>
            </w:r>
          </w:p>
          <w:p w14:paraId="4E1770C7" w14:textId="709CEEC3" w:rsidR="0009391B" w:rsidRPr="0009391B" w:rsidRDefault="0009391B" w:rsidP="0009391B">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OSHAD, </w:t>
            </w:r>
            <w:r w:rsidR="00215C66">
              <w:rPr>
                <w:rFonts w:ascii="Calibri Light" w:hAnsi="Calibri Light" w:cs="Calibri Light"/>
                <w:b w:val="0"/>
                <w:spacing w:val="0"/>
                <w:kern w:val="0"/>
                <w:sz w:val="20"/>
                <w:szCs w:val="20"/>
              </w:rPr>
              <w:t>A</w:t>
            </w:r>
            <w:r>
              <w:rPr>
                <w:rFonts w:ascii="Calibri Light" w:hAnsi="Calibri Light" w:cs="Calibri Light"/>
                <w:b w:val="0"/>
                <w:spacing w:val="0"/>
                <w:kern w:val="0"/>
                <w:sz w:val="20"/>
                <w:szCs w:val="20"/>
              </w:rPr>
              <w:t xml:space="preserve">udit and </w:t>
            </w:r>
            <w:r w:rsidR="00215C66">
              <w:rPr>
                <w:rFonts w:ascii="Calibri Light" w:hAnsi="Calibri Light" w:cs="Calibri Light"/>
                <w:b w:val="0"/>
                <w:spacing w:val="0"/>
                <w:kern w:val="0"/>
                <w:sz w:val="20"/>
                <w:szCs w:val="20"/>
              </w:rPr>
              <w:t xml:space="preserve">Inspection, </w:t>
            </w:r>
            <w:r w:rsidR="0098013A">
              <w:rPr>
                <w:rFonts w:ascii="Calibri Light" w:hAnsi="Calibri Light" w:cs="Calibri Light"/>
                <w:b w:val="0"/>
                <w:spacing w:val="0"/>
                <w:kern w:val="0"/>
                <w:sz w:val="20"/>
                <w:szCs w:val="20"/>
              </w:rPr>
              <w:t>S</w:t>
            </w:r>
            <w:r w:rsidR="00215C66">
              <w:rPr>
                <w:rFonts w:ascii="Calibri Light" w:hAnsi="Calibri Light" w:cs="Calibri Light"/>
                <w:b w:val="0"/>
                <w:spacing w:val="0"/>
                <w:kern w:val="0"/>
                <w:sz w:val="20"/>
                <w:szCs w:val="20"/>
              </w:rPr>
              <w:t xml:space="preserve">ection 6, </w:t>
            </w:r>
            <w:r w:rsidRPr="0009391B">
              <w:rPr>
                <w:rFonts w:ascii="Calibri Light" w:hAnsi="Calibri Light" w:cs="Calibri Light"/>
                <w:b w:val="0"/>
                <w:spacing w:val="0"/>
                <w:kern w:val="0"/>
                <w:sz w:val="20"/>
                <w:szCs w:val="20"/>
              </w:rPr>
              <w:t xml:space="preserve">the entity </w:t>
            </w:r>
            <w:r w:rsidR="00010794" w:rsidRPr="0009391B">
              <w:rPr>
                <w:rFonts w:ascii="Calibri Light" w:hAnsi="Calibri Light" w:cs="Calibri Light"/>
                <w:b w:val="0"/>
                <w:spacing w:val="0"/>
                <w:kern w:val="0"/>
                <w:sz w:val="20"/>
                <w:szCs w:val="20"/>
              </w:rPr>
              <w:t>non-conformance,</w:t>
            </w:r>
            <w:r w:rsidRPr="0009391B">
              <w:rPr>
                <w:rFonts w:ascii="Calibri Light" w:hAnsi="Calibri Light" w:cs="Calibri Light"/>
                <w:b w:val="0"/>
                <w:spacing w:val="0"/>
                <w:kern w:val="0"/>
                <w:sz w:val="20"/>
                <w:szCs w:val="20"/>
              </w:rPr>
              <w:t xml:space="preserve"> and corrective action</w:t>
            </w:r>
            <w:r w:rsidR="004E7BC4">
              <w:rPr>
                <w:rFonts w:ascii="Calibri Light" w:hAnsi="Calibri Light" w:cs="Calibri Light"/>
                <w:b w:val="0"/>
                <w:spacing w:val="0"/>
                <w:kern w:val="0"/>
                <w:sz w:val="20"/>
                <w:szCs w:val="20"/>
              </w:rPr>
              <w:t xml:space="preserve">s </w:t>
            </w:r>
            <w:r w:rsidRPr="0009391B">
              <w:rPr>
                <w:rFonts w:ascii="Calibri Light" w:hAnsi="Calibri Light" w:cs="Calibri Light"/>
                <w:b w:val="0"/>
                <w:spacing w:val="0"/>
                <w:kern w:val="0"/>
                <w:sz w:val="20"/>
                <w:szCs w:val="20"/>
              </w:rPr>
              <w:t>shall address</w:t>
            </w:r>
            <w:r w:rsidR="0098013A">
              <w:rPr>
                <w:rFonts w:ascii="Calibri Light" w:hAnsi="Calibri Light" w:cs="Calibri Light"/>
                <w:b w:val="0"/>
                <w:spacing w:val="0"/>
                <w:kern w:val="0"/>
                <w:sz w:val="20"/>
                <w:szCs w:val="20"/>
              </w:rPr>
              <w:t xml:space="preserve"> </w:t>
            </w:r>
            <w:r w:rsidR="00D919AF">
              <w:rPr>
                <w:rFonts w:ascii="Calibri Light" w:hAnsi="Calibri Light" w:cs="Calibri Light"/>
                <w:b w:val="0"/>
                <w:spacing w:val="0"/>
                <w:kern w:val="0"/>
                <w:sz w:val="20"/>
                <w:szCs w:val="20"/>
              </w:rPr>
              <w:t>the following</w:t>
            </w:r>
            <w:r w:rsidRPr="0009391B">
              <w:rPr>
                <w:rFonts w:ascii="Calibri Light" w:hAnsi="Calibri Light" w:cs="Calibri Light"/>
                <w:b w:val="0"/>
                <w:spacing w:val="0"/>
                <w:kern w:val="0"/>
                <w:sz w:val="20"/>
                <w:szCs w:val="20"/>
              </w:rPr>
              <w:t>, at a minimum:</w:t>
            </w:r>
          </w:p>
          <w:p w14:paraId="744E56E2" w14:textId="36E850BC" w:rsidR="0009391B" w:rsidRPr="0009391B" w:rsidRDefault="0009391B" w:rsidP="0098013A">
            <w:pPr>
              <w:pStyle w:val="NumberedHeading1"/>
              <w:numPr>
                <w:ilvl w:val="0"/>
                <w:numId w:val="18"/>
              </w:numPr>
              <w:spacing w:before="0" w:after="0"/>
              <w:ind w:left="792"/>
              <w:jc w:val="both"/>
              <w:rPr>
                <w:rFonts w:ascii="Calibri Light" w:hAnsi="Calibri Light" w:cs="Calibri Light"/>
                <w:b w:val="0"/>
                <w:spacing w:val="0"/>
                <w:kern w:val="0"/>
                <w:sz w:val="20"/>
                <w:szCs w:val="20"/>
              </w:rPr>
            </w:pPr>
            <w:r w:rsidRPr="0009391B">
              <w:rPr>
                <w:rFonts w:ascii="Calibri Light" w:hAnsi="Calibri Light" w:cs="Calibri Light"/>
                <w:b w:val="0"/>
                <w:spacing w:val="0"/>
                <w:kern w:val="0"/>
                <w:sz w:val="20"/>
                <w:szCs w:val="20"/>
              </w:rPr>
              <w:t xml:space="preserve">identifying and correcting non-conformity(s) and taking actions(s) to mitigate their OSH </w:t>
            </w:r>
            <w:r w:rsidR="00307BAC" w:rsidRPr="0009391B">
              <w:rPr>
                <w:rFonts w:ascii="Calibri Light" w:hAnsi="Calibri Light" w:cs="Calibri Light"/>
                <w:b w:val="0"/>
                <w:spacing w:val="0"/>
                <w:kern w:val="0"/>
                <w:sz w:val="20"/>
                <w:szCs w:val="20"/>
              </w:rPr>
              <w:t>consequences.</w:t>
            </w:r>
          </w:p>
          <w:p w14:paraId="7C681F13" w14:textId="2FF5FA24" w:rsidR="0009391B" w:rsidRPr="0009391B" w:rsidRDefault="0009391B" w:rsidP="0098013A">
            <w:pPr>
              <w:pStyle w:val="NumberedHeading1"/>
              <w:numPr>
                <w:ilvl w:val="0"/>
                <w:numId w:val="18"/>
              </w:numPr>
              <w:spacing w:before="0" w:after="0"/>
              <w:ind w:left="792"/>
              <w:jc w:val="both"/>
              <w:rPr>
                <w:rFonts w:ascii="Calibri Light" w:hAnsi="Calibri Light" w:cs="Calibri Light"/>
                <w:b w:val="0"/>
                <w:spacing w:val="0"/>
                <w:kern w:val="0"/>
                <w:sz w:val="20"/>
                <w:szCs w:val="20"/>
              </w:rPr>
            </w:pPr>
            <w:r w:rsidRPr="0009391B">
              <w:rPr>
                <w:rFonts w:ascii="Calibri Light" w:hAnsi="Calibri Light" w:cs="Calibri Light"/>
                <w:b w:val="0"/>
                <w:spacing w:val="0"/>
                <w:kern w:val="0"/>
                <w:sz w:val="20"/>
                <w:szCs w:val="20"/>
              </w:rPr>
              <w:t xml:space="preserve">means to report potential non-conformances at appropriate levels throughout the </w:t>
            </w:r>
            <w:r w:rsidR="00307BAC" w:rsidRPr="0009391B">
              <w:rPr>
                <w:rFonts w:ascii="Calibri Light" w:hAnsi="Calibri Light" w:cs="Calibri Light"/>
                <w:b w:val="0"/>
                <w:spacing w:val="0"/>
                <w:kern w:val="0"/>
                <w:sz w:val="20"/>
                <w:szCs w:val="20"/>
              </w:rPr>
              <w:t>organization.</w:t>
            </w:r>
          </w:p>
          <w:p w14:paraId="417D0939" w14:textId="0A89F4F9" w:rsidR="0009391B" w:rsidRPr="0009391B" w:rsidRDefault="0009391B" w:rsidP="0098013A">
            <w:pPr>
              <w:pStyle w:val="NumberedHeading1"/>
              <w:numPr>
                <w:ilvl w:val="0"/>
                <w:numId w:val="18"/>
              </w:numPr>
              <w:spacing w:before="0" w:after="0"/>
              <w:ind w:left="792"/>
              <w:jc w:val="both"/>
              <w:rPr>
                <w:rFonts w:ascii="Calibri Light" w:hAnsi="Calibri Light" w:cs="Calibri Light"/>
                <w:b w:val="0"/>
                <w:spacing w:val="0"/>
                <w:kern w:val="0"/>
                <w:sz w:val="20"/>
                <w:szCs w:val="20"/>
              </w:rPr>
            </w:pPr>
            <w:r w:rsidRPr="0009391B">
              <w:rPr>
                <w:rFonts w:ascii="Calibri Light" w:hAnsi="Calibri Light" w:cs="Calibri Light"/>
                <w:b w:val="0"/>
                <w:spacing w:val="0"/>
                <w:kern w:val="0"/>
                <w:sz w:val="20"/>
                <w:szCs w:val="20"/>
              </w:rPr>
              <w:t xml:space="preserve">means to record, monitor and manage all reported non-conformances appropriate to the </w:t>
            </w:r>
            <w:r w:rsidR="00307BAC" w:rsidRPr="0009391B">
              <w:rPr>
                <w:rFonts w:ascii="Calibri Light" w:hAnsi="Calibri Light" w:cs="Calibri Light"/>
                <w:b w:val="0"/>
                <w:spacing w:val="0"/>
                <w:kern w:val="0"/>
                <w:sz w:val="20"/>
                <w:szCs w:val="20"/>
              </w:rPr>
              <w:t>OSHMS.</w:t>
            </w:r>
          </w:p>
          <w:p w14:paraId="74D7AA25" w14:textId="6987A947" w:rsidR="0009391B" w:rsidRPr="0009391B" w:rsidRDefault="0009391B" w:rsidP="0098013A">
            <w:pPr>
              <w:pStyle w:val="NumberedHeading1"/>
              <w:numPr>
                <w:ilvl w:val="0"/>
                <w:numId w:val="18"/>
              </w:numPr>
              <w:spacing w:before="0" w:after="0"/>
              <w:ind w:left="792"/>
              <w:jc w:val="both"/>
              <w:rPr>
                <w:rFonts w:ascii="Calibri Light" w:hAnsi="Calibri Light" w:cs="Calibri Light"/>
                <w:b w:val="0"/>
                <w:spacing w:val="0"/>
                <w:kern w:val="0"/>
                <w:sz w:val="20"/>
                <w:szCs w:val="20"/>
              </w:rPr>
            </w:pPr>
            <w:r w:rsidRPr="0009391B">
              <w:rPr>
                <w:rFonts w:ascii="Calibri Light" w:hAnsi="Calibri Light" w:cs="Calibri Light"/>
                <w:b w:val="0"/>
                <w:spacing w:val="0"/>
                <w:kern w:val="0"/>
                <w:sz w:val="20"/>
                <w:szCs w:val="20"/>
              </w:rPr>
              <w:t xml:space="preserve">investigating non-conformity(s), determining their root cause(s) and taking actions to avoid their </w:t>
            </w:r>
            <w:r w:rsidR="00307BAC" w:rsidRPr="0009391B">
              <w:rPr>
                <w:rFonts w:ascii="Calibri Light" w:hAnsi="Calibri Light" w:cs="Calibri Light"/>
                <w:b w:val="0"/>
                <w:spacing w:val="0"/>
                <w:kern w:val="0"/>
                <w:sz w:val="20"/>
                <w:szCs w:val="20"/>
              </w:rPr>
              <w:t>reoccurrence.</w:t>
            </w:r>
          </w:p>
          <w:p w14:paraId="10A73080" w14:textId="14760B2C" w:rsidR="0009391B" w:rsidRPr="0009391B" w:rsidRDefault="0009391B" w:rsidP="0098013A">
            <w:pPr>
              <w:pStyle w:val="NumberedHeading1"/>
              <w:numPr>
                <w:ilvl w:val="0"/>
                <w:numId w:val="18"/>
              </w:numPr>
              <w:spacing w:before="0" w:after="0"/>
              <w:ind w:left="792"/>
              <w:jc w:val="both"/>
              <w:rPr>
                <w:rFonts w:ascii="Calibri Light" w:hAnsi="Calibri Light" w:cs="Calibri Light"/>
                <w:b w:val="0"/>
                <w:spacing w:val="0"/>
                <w:kern w:val="0"/>
                <w:sz w:val="20"/>
                <w:szCs w:val="20"/>
              </w:rPr>
            </w:pPr>
            <w:r w:rsidRPr="0009391B">
              <w:rPr>
                <w:rFonts w:ascii="Calibri Light" w:hAnsi="Calibri Light" w:cs="Calibri Light"/>
                <w:b w:val="0"/>
                <w:spacing w:val="0"/>
                <w:kern w:val="0"/>
                <w:sz w:val="20"/>
                <w:szCs w:val="20"/>
              </w:rPr>
              <w:t xml:space="preserve">evaluating the need for action(s) to prevent non-conformity(s) and implementing appropriate actions designed to avoid their </w:t>
            </w:r>
            <w:r w:rsidR="00307BAC" w:rsidRPr="0009391B">
              <w:rPr>
                <w:rFonts w:ascii="Calibri Light" w:hAnsi="Calibri Light" w:cs="Calibri Light"/>
                <w:b w:val="0"/>
                <w:spacing w:val="0"/>
                <w:kern w:val="0"/>
                <w:sz w:val="20"/>
                <w:szCs w:val="20"/>
              </w:rPr>
              <w:t>occurrence.</w:t>
            </w:r>
          </w:p>
          <w:p w14:paraId="78FC5711" w14:textId="0F974C90" w:rsidR="0009391B" w:rsidRPr="0009391B" w:rsidRDefault="0009391B" w:rsidP="0098013A">
            <w:pPr>
              <w:pStyle w:val="NumberedHeading1"/>
              <w:numPr>
                <w:ilvl w:val="0"/>
                <w:numId w:val="18"/>
              </w:numPr>
              <w:spacing w:before="0" w:after="0"/>
              <w:ind w:left="792"/>
              <w:jc w:val="both"/>
              <w:rPr>
                <w:rFonts w:ascii="Calibri Light" w:hAnsi="Calibri Light" w:cs="Calibri Light"/>
                <w:b w:val="0"/>
                <w:spacing w:val="0"/>
                <w:kern w:val="0"/>
                <w:sz w:val="20"/>
                <w:szCs w:val="20"/>
              </w:rPr>
            </w:pPr>
            <w:r w:rsidRPr="0009391B">
              <w:rPr>
                <w:rFonts w:ascii="Calibri Light" w:hAnsi="Calibri Light" w:cs="Calibri Light"/>
                <w:b w:val="0"/>
                <w:spacing w:val="0"/>
                <w:kern w:val="0"/>
                <w:sz w:val="20"/>
                <w:szCs w:val="20"/>
              </w:rPr>
              <w:t>recording and communicating the results of corrective action(s) and preventative action(s) taken; and</w:t>
            </w:r>
          </w:p>
          <w:p w14:paraId="40374E3A" w14:textId="3A60DEEB" w:rsidR="0009391B" w:rsidRDefault="0009391B" w:rsidP="0098013A">
            <w:pPr>
              <w:pStyle w:val="NumberedHeading1"/>
              <w:numPr>
                <w:ilvl w:val="0"/>
                <w:numId w:val="18"/>
              </w:numPr>
              <w:spacing w:before="0" w:after="0"/>
              <w:ind w:left="792"/>
              <w:jc w:val="both"/>
              <w:rPr>
                <w:rFonts w:ascii="Calibri Light" w:hAnsi="Calibri Light" w:cs="Calibri Light"/>
                <w:b w:val="0"/>
                <w:spacing w:val="0"/>
                <w:kern w:val="0"/>
                <w:sz w:val="20"/>
                <w:szCs w:val="20"/>
              </w:rPr>
            </w:pPr>
            <w:r w:rsidRPr="0009391B">
              <w:rPr>
                <w:rFonts w:ascii="Calibri Light" w:hAnsi="Calibri Light" w:cs="Calibri Light"/>
                <w:b w:val="0"/>
                <w:spacing w:val="0"/>
                <w:kern w:val="0"/>
                <w:sz w:val="20"/>
                <w:szCs w:val="20"/>
              </w:rPr>
              <w:t>reviewing the effectiveness of corrective action(s) and preventative action(s) taken as part of the close-out procedure.</w:t>
            </w:r>
          </w:p>
          <w:p w14:paraId="693952A6" w14:textId="7C651A16" w:rsidR="00791F00" w:rsidRPr="003405E0" w:rsidRDefault="0098013A" w:rsidP="001D3698">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B</w:t>
            </w:r>
            <w:r w:rsidR="00791F00" w:rsidRPr="003405E0">
              <w:rPr>
                <w:rFonts w:ascii="Calibri Light" w:hAnsi="Calibri Light" w:cs="Calibri Light"/>
                <w:sz w:val="20"/>
                <w:szCs w:val="20"/>
              </w:rPr>
              <w:t xml:space="preserve">ased on our review of the sample </w:t>
            </w:r>
            <w:r w:rsidR="00104C28" w:rsidRPr="003405E0">
              <w:rPr>
                <w:rFonts w:ascii="Calibri Light" w:hAnsi="Calibri Light" w:cs="Calibri Light"/>
                <w:sz w:val="20"/>
                <w:szCs w:val="20"/>
              </w:rPr>
              <w:t xml:space="preserve">EHS </w:t>
            </w:r>
            <w:r w:rsidR="00791F00" w:rsidRPr="003405E0">
              <w:rPr>
                <w:rFonts w:ascii="Calibri Light" w:hAnsi="Calibri Light" w:cs="Calibri Light"/>
                <w:sz w:val="20"/>
                <w:szCs w:val="20"/>
              </w:rPr>
              <w:t xml:space="preserve">inspection records, it was noted that there is </w:t>
            </w:r>
            <w:r w:rsidR="00104C28" w:rsidRPr="003405E0">
              <w:rPr>
                <w:rFonts w:ascii="Calibri Light" w:hAnsi="Calibri Light" w:cs="Calibri Light"/>
                <w:sz w:val="20"/>
                <w:szCs w:val="20"/>
              </w:rPr>
              <w:t xml:space="preserve">an </w:t>
            </w:r>
            <w:r w:rsidR="00791F00" w:rsidRPr="003405E0">
              <w:rPr>
                <w:rFonts w:ascii="Calibri Light" w:hAnsi="Calibri Light" w:cs="Calibri Light"/>
                <w:sz w:val="20"/>
                <w:szCs w:val="20"/>
              </w:rPr>
              <w:t xml:space="preserve">absence of inspection </w:t>
            </w:r>
            <w:r w:rsidR="009172C9" w:rsidRPr="003405E0">
              <w:rPr>
                <w:rFonts w:ascii="Calibri Light" w:hAnsi="Calibri Light" w:cs="Calibri Light"/>
                <w:sz w:val="20"/>
                <w:szCs w:val="20"/>
              </w:rPr>
              <w:t>monitoring</w:t>
            </w:r>
            <w:r w:rsidR="00791F00" w:rsidRPr="003405E0">
              <w:rPr>
                <w:rFonts w:ascii="Calibri Light" w:hAnsi="Calibri Light" w:cs="Calibri Light"/>
                <w:sz w:val="20"/>
                <w:szCs w:val="20"/>
              </w:rPr>
              <w:t xml:space="preserve"> mechanism to track the open/closed corrective actions of </w:t>
            </w:r>
            <w:commentRangeStart w:id="43"/>
            <w:r w:rsidR="00791F00" w:rsidRPr="003405E0">
              <w:rPr>
                <w:rFonts w:ascii="Calibri Light" w:hAnsi="Calibri Light" w:cs="Calibri Light"/>
                <w:sz w:val="20"/>
                <w:szCs w:val="20"/>
              </w:rPr>
              <w:t>all inspection reports</w:t>
            </w:r>
            <w:r w:rsidR="005A5DE6" w:rsidRPr="003405E0">
              <w:rPr>
                <w:rFonts w:ascii="Calibri Light" w:hAnsi="Calibri Light" w:cs="Calibri Light"/>
                <w:sz w:val="20"/>
                <w:szCs w:val="20"/>
              </w:rPr>
              <w:t xml:space="preserve"> which</w:t>
            </w:r>
            <w:r w:rsidR="00DA5CC9" w:rsidRPr="003405E0">
              <w:t xml:space="preserve"> </w:t>
            </w:r>
            <w:r w:rsidR="00DA5CC9" w:rsidRPr="003405E0">
              <w:rPr>
                <w:rFonts w:ascii="Calibri Light" w:hAnsi="Calibri Light" w:cs="Calibri Light"/>
                <w:sz w:val="20"/>
                <w:szCs w:val="20"/>
              </w:rPr>
              <w:t xml:space="preserve">may </w:t>
            </w:r>
            <w:r w:rsidR="00104C28" w:rsidRPr="003405E0">
              <w:rPr>
                <w:rFonts w:ascii="Calibri Light" w:hAnsi="Calibri Light" w:cs="Calibri Light"/>
                <w:sz w:val="20"/>
                <w:szCs w:val="20"/>
              </w:rPr>
              <w:t>lead to repetition of similar incidents in future</w:t>
            </w:r>
            <w:r w:rsidR="00DA5CC9" w:rsidRPr="003405E0">
              <w:rPr>
                <w:rFonts w:ascii="Calibri Light" w:hAnsi="Calibri Light" w:cs="Calibri Light"/>
                <w:sz w:val="20"/>
                <w:szCs w:val="20"/>
              </w:rPr>
              <w:t>.</w:t>
            </w:r>
            <w:r w:rsidR="00104C28" w:rsidRPr="003405E0">
              <w:rPr>
                <w:rFonts w:ascii="Calibri Light" w:hAnsi="Calibri Light" w:cs="Calibri Light"/>
                <w:sz w:val="20"/>
                <w:szCs w:val="20"/>
              </w:rPr>
              <w:t xml:space="preserve"> Further, </w:t>
            </w:r>
            <w:r w:rsidRPr="003405E0">
              <w:rPr>
                <w:rFonts w:ascii="Calibri Light" w:hAnsi="Calibri Light" w:cs="Calibri Light"/>
                <w:sz w:val="20"/>
                <w:szCs w:val="20"/>
              </w:rPr>
              <w:t>all</w:t>
            </w:r>
            <w:r w:rsidR="00791F00" w:rsidRPr="003405E0">
              <w:rPr>
                <w:rFonts w:ascii="Calibri Light" w:hAnsi="Calibri Light" w:cs="Calibri Light"/>
                <w:sz w:val="20"/>
                <w:szCs w:val="20"/>
              </w:rPr>
              <w:t xml:space="preserve"> the inspection records are not signed and the section "followed by"</w:t>
            </w:r>
            <w:r w:rsidRPr="003405E0">
              <w:rPr>
                <w:rFonts w:ascii="Calibri Light" w:hAnsi="Calibri Light" w:cs="Calibri Light"/>
                <w:sz w:val="20"/>
                <w:szCs w:val="20"/>
              </w:rPr>
              <w:t xml:space="preserve"> (person who will conduct follow-up of corrective actions)</w:t>
            </w:r>
            <w:r w:rsidR="00791F00" w:rsidRPr="003405E0">
              <w:rPr>
                <w:rFonts w:ascii="Calibri Light" w:hAnsi="Calibri Light" w:cs="Calibri Light"/>
                <w:sz w:val="20"/>
                <w:szCs w:val="20"/>
              </w:rPr>
              <w:t xml:space="preserve"> was </w:t>
            </w:r>
            <w:r w:rsidR="00104C28" w:rsidRPr="003405E0">
              <w:rPr>
                <w:rFonts w:ascii="Calibri Light" w:hAnsi="Calibri Light" w:cs="Calibri Light"/>
                <w:sz w:val="20"/>
                <w:szCs w:val="20"/>
              </w:rPr>
              <w:t xml:space="preserve">also </w:t>
            </w:r>
            <w:r w:rsidR="00791F00" w:rsidRPr="003405E0">
              <w:rPr>
                <w:rFonts w:ascii="Calibri Light" w:hAnsi="Calibri Light" w:cs="Calibri Light"/>
                <w:sz w:val="20"/>
                <w:szCs w:val="20"/>
              </w:rPr>
              <w:t xml:space="preserve">not filled. </w:t>
            </w:r>
          </w:p>
          <w:p w14:paraId="31A70B2D" w14:textId="391DC9FD" w:rsidR="00B935B8" w:rsidRPr="003405E0" w:rsidRDefault="00791F00" w:rsidP="00B5004C">
            <w:pPr>
              <w:pStyle w:val="ListParagraph"/>
              <w:numPr>
                <w:ilvl w:val="0"/>
                <w:numId w:val="3"/>
              </w:numPr>
              <w:spacing w:before="60" w:after="60"/>
              <w:jc w:val="both"/>
              <w:rPr>
                <w:rFonts w:ascii="Calibri Light" w:hAnsi="Calibri Light" w:cs="Calibri Light"/>
                <w:sz w:val="20"/>
                <w:szCs w:val="20"/>
              </w:rPr>
            </w:pPr>
            <w:r w:rsidRPr="003405E0">
              <w:rPr>
                <w:rFonts w:ascii="Calibri Light" w:hAnsi="Calibri Light" w:cs="Calibri Light"/>
                <w:sz w:val="20"/>
                <w:szCs w:val="20"/>
              </w:rPr>
              <w:t>Based on our review of the Internal Audit report</w:t>
            </w:r>
            <w:r w:rsidR="00C15916" w:rsidRPr="003405E0">
              <w:rPr>
                <w:rFonts w:ascii="Calibri Light" w:hAnsi="Calibri Light" w:cs="Calibri Light"/>
                <w:sz w:val="20"/>
                <w:szCs w:val="20"/>
              </w:rPr>
              <w:t xml:space="preserve"> "FDEHS/REP09-21/OCT/2022"</w:t>
            </w:r>
            <w:r w:rsidRPr="003405E0">
              <w:rPr>
                <w:rFonts w:ascii="Calibri Light" w:hAnsi="Calibri Light" w:cs="Calibri Light"/>
                <w:sz w:val="20"/>
                <w:szCs w:val="20"/>
              </w:rPr>
              <w:t>, 6</w:t>
            </w:r>
            <w:r w:rsidR="00FF04A1" w:rsidRPr="003405E0">
              <w:rPr>
                <w:rFonts w:ascii="Calibri Light" w:hAnsi="Calibri Light" w:cs="Calibri Light"/>
                <w:sz w:val="20"/>
                <w:szCs w:val="20"/>
              </w:rPr>
              <w:t>4</w:t>
            </w:r>
            <w:r w:rsidRPr="003405E0">
              <w:rPr>
                <w:rFonts w:ascii="Calibri Light" w:hAnsi="Calibri Light" w:cs="Calibri Light"/>
                <w:sz w:val="20"/>
                <w:szCs w:val="20"/>
              </w:rPr>
              <w:t xml:space="preserve"> Minor </w:t>
            </w:r>
            <w:r w:rsidR="0098013A" w:rsidRPr="003405E0">
              <w:rPr>
                <w:rFonts w:ascii="Calibri Light" w:hAnsi="Calibri Light" w:cs="Calibri Light"/>
                <w:sz w:val="20"/>
                <w:szCs w:val="20"/>
              </w:rPr>
              <w:t>Non-Conformance Report (</w:t>
            </w:r>
            <w:r w:rsidRPr="003405E0">
              <w:rPr>
                <w:rFonts w:ascii="Calibri Light" w:hAnsi="Calibri Light" w:cs="Calibri Light"/>
                <w:sz w:val="20"/>
                <w:szCs w:val="20"/>
              </w:rPr>
              <w:t>NCR</w:t>
            </w:r>
            <w:r w:rsidR="0098013A" w:rsidRPr="003405E0">
              <w:rPr>
                <w:rFonts w:ascii="Calibri Light" w:hAnsi="Calibri Light" w:cs="Calibri Light"/>
                <w:sz w:val="20"/>
                <w:szCs w:val="20"/>
              </w:rPr>
              <w:t>)</w:t>
            </w:r>
            <w:r w:rsidRPr="003405E0">
              <w:rPr>
                <w:rFonts w:ascii="Calibri Light" w:hAnsi="Calibri Light" w:cs="Calibri Light"/>
                <w:sz w:val="20"/>
                <w:szCs w:val="20"/>
              </w:rPr>
              <w:t xml:space="preserve"> and 29 </w:t>
            </w:r>
            <w:r w:rsidR="0098013A" w:rsidRPr="003405E0">
              <w:rPr>
                <w:rFonts w:ascii="Calibri Light" w:hAnsi="Calibri Light" w:cs="Calibri Light"/>
                <w:sz w:val="20"/>
                <w:szCs w:val="20"/>
              </w:rPr>
              <w:t>Areas for Improvement (</w:t>
            </w:r>
            <w:r w:rsidRPr="003405E0">
              <w:rPr>
                <w:rFonts w:ascii="Calibri Light" w:hAnsi="Calibri Light" w:cs="Calibri Light"/>
                <w:sz w:val="20"/>
                <w:szCs w:val="20"/>
              </w:rPr>
              <w:t>AFI</w:t>
            </w:r>
            <w:r w:rsidR="0098013A" w:rsidRPr="003405E0">
              <w:rPr>
                <w:rFonts w:ascii="Calibri Light" w:hAnsi="Calibri Light" w:cs="Calibri Light"/>
                <w:sz w:val="20"/>
                <w:szCs w:val="20"/>
              </w:rPr>
              <w:t>)</w:t>
            </w:r>
            <w:r w:rsidRPr="003405E0">
              <w:rPr>
                <w:rFonts w:ascii="Calibri Light" w:hAnsi="Calibri Light" w:cs="Calibri Light"/>
                <w:sz w:val="20"/>
                <w:szCs w:val="20"/>
              </w:rPr>
              <w:t xml:space="preserve"> were identified. However, there was absence </w:t>
            </w:r>
            <w:commentRangeEnd w:id="43"/>
            <w:r w:rsidR="00225EB0">
              <w:rPr>
                <w:rStyle w:val="CommentReference"/>
                <w:rFonts w:ascii="Calibri Light" w:eastAsia="Calibri Light" w:hAnsi="Calibri Light" w:cs="Calibri Light"/>
              </w:rPr>
              <w:commentReference w:id="43"/>
            </w:r>
            <w:r w:rsidRPr="003405E0">
              <w:rPr>
                <w:rFonts w:ascii="Calibri Light" w:hAnsi="Calibri Light" w:cs="Calibri Light"/>
                <w:sz w:val="20"/>
                <w:szCs w:val="20"/>
              </w:rPr>
              <w:t>of action plan, target date and status in the Internal Audit tracker</w:t>
            </w:r>
            <w:r w:rsidR="000A09E1" w:rsidRPr="003405E0">
              <w:rPr>
                <w:rFonts w:ascii="Calibri Light" w:hAnsi="Calibri Light" w:cs="Calibri Light"/>
                <w:sz w:val="20"/>
                <w:szCs w:val="20"/>
              </w:rPr>
              <w:t xml:space="preserve"> resulting in inadequate closure and implementation of the identified corrective actions.</w:t>
            </w:r>
          </w:p>
          <w:p w14:paraId="7A6CF985" w14:textId="0D290CD0" w:rsidR="0008373A" w:rsidRDefault="0008373A" w:rsidP="0008373A">
            <w:pPr>
              <w:pStyle w:val="Body"/>
              <w:spacing w:before="60"/>
              <w:ind w:left="45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below table that </w:t>
            </w:r>
            <w:r>
              <w:rPr>
                <w:rFonts w:ascii="Calibri Light" w:hAnsi="Calibri Light" w:cs="Calibri Light"/>
                <w:sz w:val="20"/>
                <w:szCs w:val="20"/>
                <w:u w:val="single"/>
              </w:rPr>
              <w:t>shows the findings in the Internal Audit report</w:t>
            </w:r>
            <w:r w:rsidR="00395F3B">
              <w:rPr>
                <w:rFonts w:ascii="Calibri Light" w:hAnsi="Calibri Light" w:cs="Calibri Light"/>
                <w:sz w:val="20"/>
                <w:szCs w:val="20"/>
                <w:u w:val="single"/>
              </w:rPr>
              <w:t xml:space="preserve"> in</w:t>
            </w:r>
            <w:r>
              <w:rPr>
                <w:rFonts w:ascii="Calibri Light" w:hAnsi="Calibri Light" w:cs="Calibri Light"/>
                <w:sz w:val="20"/>
                <w:szCs w:val="20"/>
                <w:u w:val="single"/>
              </w:rPr>
              <w:t xml:space="preserve"> 2022.</w:t>
            </w:r>
          </w:p>
          <w:tbl>
            <w:tblPr>
              <w:tblpPr w:leftFromText="180" w:rightFromText="180" w:vertAnchor="text" w:horzAnchor="page" w:tblpX="567" w:tblpY="66"/>
              <w:tblOverlap w:val="never"/>
              <w:tblW w:w="4600" w:type="dxa"/>
              <w:tblLook w:val="04A0" w:firstRow="1" w:lastRow="0" w:firstColumn="1" w:lastColumn="0" w:noHBand="0" w:noVBand="1"/>
            </w:tblPr>
            <w:tblGrid>
              <w:gridCol w:w="3200"/>
              <w:gridCol w:w="1400"/>
            </w:tblGrid>
            <w:tr w:rsidR="0098013A" w:rsidRPr="00385CB5" w14:paraId="186A10F9" w14:textId="77777777" w:rsidTr="0098013A">
              <w:trPr>
                <w:trHeight w:val="300"/>
              </w:trPr>
              <w:tc>
                <w:tcPr>
                  <w:tcW w:w="3200" w:type="dxa"/>
                  <w:tcBorders>
                    <w:top w:val="single" w:sz="8" w:space="0" w:color="000099"/>
                    <w:left w:val="single" w:sz="8" w:space="0" w:color="000099"/>
                    <w:bottom w:val="single" w:sz="8" w:space="0" w:color="000099"/>
                    <w:right w:val="single" w:sz="8" w:space="0" w:color="000099"/>
                  </w:tcBorders>
                  <w:shd w:val="clear" w:color="auto" w:fill="0057B8"/>
                  <w:vAlign w:val="center"/>
                  <w:hideMark/>
                </w:tcPr>
                <w:p w14:paraId="24D30089" w14:textId="77777777" w:rsidR="0098013A" w:rsidRPr="00385CB5" w:rsidRDefault="0098013A" w:rsidP="0098013A">
                  <w:pPr>
                    <w:jc w:val="center"/>
                    <w:rPr>
                      <w:rFonts w:cs="Calibri"/>
                      <w:color w:val="FFFFFF" w:themeColor="background1"/>
                      <w:sz w:val="18"/>
                      <w:szCs w:val="18"/>
                    </w:rPr>
                  </w:pPr>
                  <w:r w:rsidRPr="00385CB5">
                    <w:rPr>
                      <w:rFonts w:cs="Calibri"/>
                      <w:color w:val="FFFFFF" w:themeColor="background1"/>
                      <w:sz w:val="18"/>
                      <w:szCs w:val="18"/>
                    </w:rPr>
                    <w:t xml:space="preserve">Findings </w:t>
                  </w:r>
                </w:p>
              </w:tc>
              <w:tc>
                <w:tcPr>
                  <w:tcW w:w="1400" w:type="dxa"/>
                  <w:tcBorders>
                    <w:top w:val="single" w:sz="8" w:space="0" w:color="000099"/>
                    <w:left w:val="nil"/>
                    <w:bottom w:val="single" w:sz="8" w:space="0" w:color="000099"/>
                    <w:right w:val="single" w:sz="8" w:space="0" w:color="000099"/>
                  </w:tcBorders>
                  <w:shd w:val="clear" w:color="auto" w:fill="0057B8"/>
                  <w:vAlign w:val="center"/>
                  <w:hideMark/>
                </w:tcPr>
                <w:p w14:paraId="4DC84E20" w14:textId="77777777" w:rsidR="0098013A" w:rsidRPr="00385CB5" w:rsidRDefault="0098013A" w:rsidP="0098013A">
                  <w:pPr>
                    <w:jc w:val="center"/>
                    <w:rPr>
                      <w:rFonts w:cs="Calibri"/>
                      <w:color w:val="FFFFFF" w:themeColor="background1"/>
                      <w:sz w:val="18"/>
                      <w:szCs w:val="18"/>
                    </w:rPr>
                  </w:pPr>
                  <w:r w:rsidRPr="00385CB5">
                    <w:rPr>
                      <w:rFonts w:cs="Calibri"/>
                      <w:color w:val="FFFFFF" w:themeColor="background1"/>
                      <w:sz w:val="18"/>
                      <w:szCs w:val="18"/>
                    </w:rPr>
                    <w:t xml:space="preserve">Number </w:t>
                  </w:r>
                </w:p>
              </w:tc>
            </w:tr>
            <w:tr w:rsidR="0098013A" w:rsidRPr="00385CB5" w14:paraId="2657071F" w14:textId="77777777" w:rsidTr="0098013A">
              <w:trPr>
                <w:trHeight w:val="300"/>
              </w:trPr>
              <w:tc>
                <w:tcPr>
                  <w:tcW w:w="3200" w:type="dxa"/>
                  <w:tcBorders>
                    <w:top w:val="nil"/>
                    <w:left w:val="single" w:sz="8" w:space="0" w:color="000099"/>
                    <w:bottom w:val="single" w:sz="8" w:space="0" w:color="000099"/>
                    <w:right w:val="single" w:sz="8" w:space="0" w:color="000099"/>
                  </w:tcBorders>
                  <w:shd w:val="clear" w:color="auto" w:fill="auto"/>
                  <w:vAlign w:val="center"/>
                  <w:hideMark/>
                </w:tcPr>
                <w:p w14:paraId="3819D0C9" w14:textId="77777777" w:rsidR="0098013A" w:rsidRPr="00385CB5" w:rsidRDefault="0098013A" w:rsidP="0098013A">
                  <w:pPr>
                    <w:jc w:val="both"/>
                    <w:rPr>
                      <w:rFonts w:cs="Calibri"/>
                      <w:color w:val="000000"/>
                      <w:sz w:val="18"/>
                      <w:szCs w:val="18"/>
                    </w:rPr>
                  </w:pPr>
                  <w:commentRangeStart w:id="44"/>
                  <w:r w:rsidRPr="00385CB5">
                    <w:rPr>
                      <w:rFonts w:cs="Calibri"/>
                      <w:color w:val="000000"/>
                      <w:sz w:val="18"/>
                      <w:szCs w:val="18"/>
                    </w:rPr>
                    <w:t>Positive Points</w:t>
                  </w:r>
                </w:p>
              </w:tc>
              <w:tc>
                <w:tcPr>
                  <w:tcW w:w="1400" w:type="dxa"/>
                  <w:tcBorders>
                    <w:top w:val="nil"/>
                    <w:left w:val="nil"/>
                    <w:bottom w:val="single" w:sz="8" w:space="0" w:color="000099"/>
                    <w:right w:val="single" w:sz="8" w:space="0" w:color="000099"/>
                  </w:tcBorders>
                  <w:shd w:val="clear" w:color="auto" w:fill="auto"/>
                  <w:vAlign w:val="center"/>
                  <w:hideMark/>
                </w:tcPr>
                <w:p w14:paraId="516B8EED" w14:textId="77777777" w:rsidR="0098013A" w:rsidRPr="00385CB5" w:rsidRDefault="0098013A" w:rsidP="0098013A">
                  <w:pPr>
                    <w:jc w:val="center"/>
                    <w:rPr>
                      <w:rFonts w:cs="Calibri"/>
                      <w:color w:val="000000"/>
                      <w:sz w:val="18"/>
                      <w:szCs w:val="18"/>
                    </w:rPr>
                  </w:pPr>
                  <w:r w:rsidRPr="00385CB5">
                    <w:rPr>
                      <w:rFonts w:cs="Calibri"/>
                      <w:color w:val="000000"/>
                      <w:sz w:val="18"/>
                      <w:szCs w:val="18"/>
                    </w:rPr>
                    <w:t>30</w:t>
                  </w:r>
                  <w:commentRangeEnd w:id="44"/>
                  <w:r w:rsidR="00225EB0">
                    <w:rPr>
                      <w:rStyle w:val="CommentReference"/>
                      <w:rFonts w:ascii="Calibri Light" w:eastAsia="Calibri Light" w:hAnsi="Calibri Light" w:cs="Calibri Light"/>
                    </w:rPr>
                    <w:commentReference w:id="44"/>
                  </w:r>
                </w:p>
              </w:tc>
            </w:tr>
            <w:tr w:rsidR="0098013A" w:rsidRPr="00385CB5" w14:paraId="1F93B346" w14:textId="77777777" w:rsidTr="0098013A">
              <w:trPr>
                <w:trHeight w:val="300"/>
              </w:trPr>
              <w:tc>
                <w:tcPr>
                  <w:tcW w:w="3200" w:type="dxa"/>
                  <w:tcBorders>
                    <w:top w:val="nil"/>
                    <w:left w:val="single" w:sz="8" w:space="0" w:color="000099"/>
                    <w:bottom w:val="single" w:sz="8" w:space="0" w:color="000099"/>
                    <w:right w:val="single" w:sz="8" w:space="0" w:color="000099"/>
                  </w:tcBorders>
                  <w:shd w:val="clear" w:color="auto" w:fill="auto"/>
                  <w:vAlign w:val="center"/>
                  <w:hideMark/>
                </w:tcPr>
                <w:p w14:paraId="73B8EEC0" w14:textId="77777777" w:rsidR="0098013A" w:rsidRPr="00385CB5" w:rsidRDefault="0098013A" w:rsidP="0098013A">
                  <w:pPr>
                    <w:rPr>
                      <w:rFonts w:cs="Calibri"/>
                      <w:color w:val="000000"/>
                      <w:sz w:val="18"/>
                      <w:szCs w:val="18"/>
                    </w:rPr>
                  </w:pPr>
                  <w:r w:rsidRPr="00385CB5">
                    <w:rPr>
                      <w:rFonts w:cs="Calibri"/>
                      <w:color w:val="000000"/>
                      <w:sz w:val="18"/>
                      <w:szCs w:val="18"/>
                    </w:rPr>
                    <w:t xml:space="preserve">Major Non-conformity </w:t>
                  </w:r>
                </w:p>
              </w:tc>
              <w:tc>
                <w:tcPr>
                  <w:tcW w:w="1400" w:type="dxa"/>
                  <w:tcBorders>
                    <w:top w:val="nil"/>
                    <w:left w:val="nil"/>
                    <w:bottom w:val="single" w:sz="8" w:space="0" w:color="000099"/>
                    <w:right w:val="single" w:sz="8" w:space="0" w:color="000099"/>
                  </w:tcBorders>
                  <w:shd w:val="clear" w:color="auto" w:fill="auto"/>
                  <w:vAlign w:val="center"/>
                  <w:hideMark/>
                </w:tcPr>
                <w:p w14:paraId="18AC2853" w14:textId="77777777" w:rsidR="0098013A" w:rsidRPr="00385CB5" w:rsidRDefault="0098013A" w:rsidP="0098013A">
                  <w:pPr>
                    <w:jc w:val="center"/>
                    <w:rPr>
                      <w:rFonts w:cs="Calibri"/>
                      <w:color w:val="000000"/>
                      <w:sz w:val="18"/>
                      <w:szCs w:val="18"/>
                    </w:rPr>
                  </w:pPr>
                  <w:r w:rsidRPr="00385CB5">
                    <w:rPr>
                      <w:rFonts w:cs="Calibri"/>
                      <w:color w:val="000000"/>
                      <w:sz w:val="18"/>
                      <w:szCs w:val="18"/>
                    </w:rPr>
                    <w:t>0</w:t>
                  </w:r>
                </w:p>
              </w:tc>
            </w:tr>
            <w:tr w:rsidR="0098013A" w:rsidRPr="00385CB5" w14:paraId="2440526E" w14:textId="77777777" w:rsidTr="0098013A">
              <w:trPr>
                <w:trHeight w:val="300"/>
              </w:trPr>
              <w:tc>
                <w:tcPr>
                  <w:tcW w:w="3200" w:type="dxa"/>
                  <w:tcBorders>
                    <w:top w:val="nil"/>
                    <w:left w:val="single" w:sz="8" w:space="0" w:color="000099"/>
                    <w:bottom w:val="single" w:sz="8" w:space="0" w:color="000099"/>
                    <w:right w:val="single" w:sz="8" w:space="0" w:color="000099"/>
                  </w:tcBorders>
                  <w:shd w:val="clear" w:color="auto" w:fill="auto"/>
                  <w:vAlign w:val="center"/>
                  <w:hideMark/>
                </w:tcPr>
                <w:p w14:paraId="005143F9" w14:textId="77777777" w:rsidR="0098013A" w:rsidRPr="00385CB5" w:rsidRDefault="0098013A" w:rsidP="0098013A">
                  <w:pPr>
                    <w:rPr>
                      <w:rFonts w:cs="Calibri"/>
                      <w:color w:val="000000"/>
                      <w:sz w:val="18"/>
                      <w:szCs w:val="18"/>
                    </w:rPr>
                  </w:pPr>
                  <w:r w:rsidRPr="00385CB5">
                    <w:rPr>
                      <w:rFonts w:cs="Calibri"/>
                      <w:color w:val="000000"/>
                      <w:sz w:val="18"/>
                      <w:szCs w:val="18"/>
                    </w:rPr>
                    <w:lastRenderedPageBreak/>
                    <w:t xml:space="preserve">Minor Non-conformity </w:t>
                  </w:r>
                </w:p>
              </w:tc>
              <w:tc>
                <w:tcPr>
                  <w:tcW w:w="1400" w:type="dxa"/>
                  <w:tcBorders>
                    <w:top w:val="nil"/>
                    <w:left w:val="nil"/>
                    <w:bottom w:val="single" w:sz="8" w:space="0" w:color="000099"/>
                    <w:right w:val="single" w:sz="8" w:space="0" w:color="000099"/>
                  </w:tcBorders>
                  <w:shd w:val="clear" w:color="auto" w:fill="auto"/>
                  <w:vAlign w:val="center"/>
                  <w:hideMark/>
                </w:tcPr>
                <w:p w14:paraId="48A95C22" w14:textId="77777777" w:rsidR="0098013A" w:rsidRPr="00385CB5" w:rsidRDefault="0098013A" w:rsidP="0098013A">
                  <w:pPr>
                    <w:jc w:val="center"/>
                    <w:rPr>
                      <w:rFonts w:cs="Calibri"/>
                      <w:color w:val="000000"/>
                      <w:sz w:val="18"/>
                      <w:szCs w:val="18"/>
                    </w:rPr>
                  </w:pPr>
                  <w:r w:rsidRPr="00385CB5">
                    <w:rPr>
                      <w:rFonts w:cs="Calibri"/>
                      <w:color w:val="000000"/>
                      <w:sz w:val="18"/>
                      <w:szCs w:val="18"/>
                    </w:rPr>
                    <w:t>64</w:t>
                  </w:r>
                </w:p>
              </w:tc>
            </w:tr>
            <w:tr w:rsidR="0098013A" w:rsidRPr="00385CB5" w14:paraId="726A95BA" w14:textId="77777777" w:rsidTr="0098013A">
              <w:trPr>
                <w:trHeight w:val="300"/>
              </w:trPr>
              <w:tc>
                <w:tcPr>
                  <w:tcW w:w="3200" w:type="dxa"/>
                  <w:tcBorders>
                    <w:top w:val="nil"/>
                    <w:left w:val="single" w:sz="8" w:space="0" w:color="000099"/>
                    <w:bottom w:val="single" w:sz="8" w:space="0" w:color="000099"/>
                    <w:right w:val="single" w:sz="8" w:space="0" w:color="000099"/>
                  </w:tcBorders>
                  <w:shd w:val="clear" w:color="auto" w:fill="auto"/>
                  <w:vAlign w:val="center"/>
                  <w:hideMark/>
                </w:tcPr>
                <w:p w14:paraId="52A7122A" w14:textId="77777777" w:rsidR="0098013A" w:rsidRPr="00385CB5" w:rsidRDefault="0098013A" w:rsidP="0098013A">
                  <w:pPr>
                    <w:rPr>
                      <w:rFonts w:cs="Calibri"/>
                      <w:color w:val="000000"/>
                      <w:sz w:val="18"/>
                      <w:szCs w:val="18"/>
                    </w:rPr>
                  </w:pPr>
                  <w:r w:rsidRPr="00385CB5">
                    <w:rPr>
                      <w:rFonts w:cs="Calibri"/>
                      <w:color w:val="000000"/>
                      <w:sz w:val="18"/>
                      <w:szCs w:val="18"/>
                    </w:rPr>
                    <w:t xml:space="preserve">Area for Improvement </w:t>
                  </w:r>
                </w:p>
              </w:tc>
              <w:tc>
                <w:tcPr>
                  <w:tcW w:w="1400" w:type="dxa"/>
                  <w:tcBorders>
                    <w:top w:val="nil"/>
                    <w:left w:val="nil"/>
                    <w:bottom w:val="single" w:sz="8" w:space="0" w:color="000099"/>
                    <w:right w:val="single" w:sz="8" w:space="0" w:color="000099"/>
                  </w:tcBorders>
                  <w:shd w:val="clear" w:color="auto" w:fill="auto"/>
                  <w:vAlign w:val="center"/>
                  <w:hideMark/>
                </w:tcPr>
                <w:p w14:paraId="6E70A4AE" w14:textId="77777777" w:rsidR="0098013A" w:rsidRPr="00385CB5" w:rsidRDefault="0098013A" w:rsidP="0098013A">
                  <w:pPr>
                    <w:jc w:val="center"/>
                    <w:rPr>
                      <w:rFonts w:cs="Calibri"/>
                      <w:color w:val="000000"/>
                      <w:sz w:val="18"/>
                      <w:szCs w:val="18"/>
                    </w:rPr>
                  </w:pPr>
                  <w:r w:rsidRPr="00385CB5">
                    <w:rPr>
                      <w:rFonts w:cs="Calibri"/>
                      <w:color w:val="000000"/>
                      <w:sz w:val="18"/>
                      <w:szCs w:val="18"/>
                    </w:rPr>
                    <w:t>29</w:t>
                  </w:r>
                </w:p>
              </w:tc>
            </w:tr>
          </w:tbl>
          <w:p w14:paraId="0ED7733F" w14:textId="77777777" w:rsidR="0008373A" w:rsidRDefault="0008373A" w:rsidP="0008373A">
            <w:pPr>
              <w:pStyle w:val="ListParagraph"/>
              <w:spacing w:before="60" w:after="60"/>
              <w:ind w:left="450"/>
              <w:jc w:val="both"/>
              <w:rPr>
                <w:rFonts w:ascii="Calibri Light" w:hAnsi="Calibri Light" w:cs="Calibri Light"/>
                <w:sz w:val="20"/>
                <w:szCs w:val="20"/>
              </w:rPr>
            </w:pPr>
          </w:p>
          <w:p w14:paraId="4DDAFD56" w14:textId="77777777" w:rsidR="00385CB5" w:rsidRDefault="00385CB5" w:rsidP="00385CB5">
            <w:pPr>
              <w:pStyle w:val="ListParagraph"/>
              <w:spacing w:before="60" w:after="60"/>
              <w:ind w:left="450"/>
              <w:jc w:val="both"/>
              <w:rPr>
                <w:rFonts w:ascii="Calibri Light" w:hAnsi="Calibri Light" w:cs="Calibri Light"/>
                <w:sz w:val="20"/>
                <w:szCs w:val="20"/>
              </w:rPr>
            </w:pPr>
          </w:p>
          <w:p w14:paraId="032055CA" w14:textId="77777777" w:rsidR="0098013A" w:rsidRDefault="0098013A" w:rsidP="0098013A">
            <w:pPr>
              <w:pStyle w:val="ListParagraph"/>
              <w:spacing w:before="60" w:after="60"/>
              <w:ind w:left="450"/>
              <w:jc w:val="both"/>
              <w:rPr>
                <w:rFonts w:ascii="Calibri Light" w:hAnsi="Calibri Light" w:cs="Calibri Light"/>
                <w:sz w:val="20"/>
                <w:szCs w:val="20"/>
              </w:rPr>
            </w:pPr>
          </w:p>
          <w:p w14:paraId="4E6D2DB4" w14:textId="3CD1EB98" w:rsidR="007A7F6D" w:rsidRPr="00EB49AB" w:rsidRDefault="007A7F6D" w:rsidP="001D3698">
            <w:pPr>
              <w:pStyle w:val="ListParagraph"/>
              <w:numPr>
                <w:ilvl w:val="0"/>
                <w:numId w:val="3"/>
              </w:numPr>
              <w:spacing w:before="60" w:after="60"/>
              <w:jc w:val="both"/>
              <w:rPr>
                <w:rFonts w:ascii="Calibri Light" w:hAnsi="Calibri Light" w:cs="Calibri Light"/>
                <w:sz w:val="20"/>
                <w:szCs w:val="20"/>
              </w:rPr>
            </w:pPr>
            <w:r w:rsidRPr="00EB49AB">
              <w:rPr>
                <w:rFonts w:ascii="Calibri Light" w:hAnsi="Calibri Light" w:cs="Calibri Light"/>
                <w:sz w:val="20"/>
                <w:szCs w:val="20"/>
              </w:rPr>
              <w:t xml:space="preserve">Based on </w:t>
            </w:r>
            <w:r w:rsidR="0098013A" w:rsidRPr="00EB49AB">
              <w:rPr>
                <w:rFonts w:ascii="Calibri Light" w:hAnsi="Calibri Light" w:cs="Calibri Light"/>
                <w:sz w:val="20"/>
                <w:szCs w:val="20"/>
              </w:rPr>
              <w:t xml:space="preserve">our review of 10 selected samples of </w:t>
            </w:r>
            <w:r w:rsidRPr="00EB49AB">
              <w:rPr>
                <w:rFonts w:ascii="Calibri Light" w:hAnsi="Calibri Light" w:cs="Calibri Light"/>
                <w:sz w:val="20"/>
                <w:szCs w:val="20"/>
              </w:rPr>
              <w:t xml:space="preserve">inspection records, </w:t>
            </w:r>
            <w:r w:rsidR="00A420F5" w:rsidRPr="00EB49AB">
              <w:rPr>
                <w:rFonts w:ascii="Calibri Light" w:hAnsi="Calibri Light" w:cs="Calibri Light"/>
                <w:sz w:val="20"/>
                <w:szCs w:val="20"/>
              </w:rPr>
              <w:t xml:space="preserve">it was noted that </w:t>
            </w:r>
            <w:r w:rsidR="006E142D" w:rsidRPr="00EB49AB">
              <w:rPr>
                <w:rFonts w:ascii="Calibri Light" w:hAnsi="Calibri Light" w:cs="Calibri Light"/>
                <w:sz w:val="20"/>
                <w:szCs w:val="20"/>
              </w:rPr>
              <w:t>3</w:t>
            </w:r>
            <w:r w:rsidR="00A420F5" w:rsidRPr="00EB49AB">
              <w:rPr>
                <w:rFonts w:ascii="Calibri Light" w:hAnsi="Calibri Light" w:cs="Calibri Light"/>
                <w:sz w:val="20"/>
                <w:szCs w:val="20"/>
              </w:rPr>
              <w:t xml:space="preserve"> out of 10 in</w:t>
            </w:r>
            <w:r w:rsidR="00DD744A" w:rsidRPr="00EB49AB">
              <w:rPr>
                <w:rFonts w:ascii="Calibri Light" w:hAnsi="Calibri Light" w:cs="Calibri Light"/>
                <w:sz w:val="20"/>
                <w:szCs w:val="20"/>
              </w:rPr>
              <w:t>spections were not conducted as per the inspection plan</w:t>
            </w:r>
            <w:r w:rsidR="00EB49AB" w:rsidRPr="00EB49AB">
              <w:rPr>
                <w:rFonts w:ascii="Calibri Light" w:hAnsi="Calibri Light" w:cs="Calibri Light"/>
                <w:sz w:val="20"/>
                <w:szCs w:val="20"/>
              </w:rPr>
              <w:t>.</w:t>
            </w:r>
            <w:r w:rsidR="00EB49AB">
              <w:rPr>
                <w:rFonts w:ascii="Calibri Light" w:hAnsi="Calibri Light" w:cs="Calibri Light"/>
                <w:sz w:val="20"/>
                <w:szCs w:val="20"/>
              </w:rPr>
              <w:t xml:space="preserve"> </w:t>
            </w:r>
            <w:r w:rsidR="000A1414" w:rsidRPr="00EB49AB">
              <w:rPr>
                <w:rFonts w:ascii="Calibri Light" w:hAnsi="Calibri Light" w:cs="Calibri Light"/>
                <w:sz w:val="20"/>
                <w:szCs w:val="20"/>
              </w:rPr>
              <w:t>Also,</w:t>
            </w:r>
            <w:r w:rsidR="00EB49AB">
              <w:rPr>
                <w:rFonts w:ascii="Calibri Light" w:hAnsi="Calibri Light" w:cs="Calibri Light"/>
                <w:sz w:val="20"/>
                <w:szCs w:val="20"/>
              </w:rPr>
              <w:t xml:space="preserve"> on detailed review of 6 inspection report samples, below observations related to delays in sharing the inspection report, absence of </w:t>
            </w:r>
            <w:commentRangeStart w:id="45"/>
            <w:r w:rsidR="00EB49AB">
              <w:rPr>
                <w:rFonts w:ascii="Calibri Light" w:hAnsi="Calibri Light" w:cs="Calibri Light"/>
                <w:sz w:val="20"/>
                <w:szCs w:val="20"/>
              </w:rPr>
              <w:t>target dates for correction actions and delays in closing the action plans as per the agreed timelines were noted:</w:t>
            </w:r>
            <w:commentRangeEnd w:id="45"/>
            <w:r w:rsidR="00225EB0">
              <w:rPr>
                <w:rStyle w:val="CommentReference"/>
                <w:rFonts w:ascii="Calibri Light" w:eastAsia="Calibri Light" w:hAnsi="Calibri Light" w:cs="Calibri Light"/>
              </w:rPr>
              <w:commentReference w:id="45"/>
            </w:r>
          </w:p>
          <w:tbl>
            <w:tblPr>
              <w:tblW w:w="8225" w:type="dxa"/>
              <w:tblInd w:w="531" w:type="dxa"/>
              <w:tblLook w:val="04A0" w:firstRow="1" w:lastRow="0" w:firstColumn="1" w:lastColumn="0" w:noHBand="0" w:noVBand="1"/>
            </w:tblPr>
            <w:tblGrid>
              <w:gridCol w:w="531"/>
              <w:gridCol w:w="846"/>
              <w:gridCol w:w="1826"/>
              <w:gridCol w:w="721"/>
              <w:gridCol w:w="876"/>
              <w:gridCol w:w="3477"/>
            </w:tblGrid>
            <w:tr w:rsidR="0098013A" w:rsidRPr="006E142D" w14:paraId="174E403F" w14:textId="77777777" w:rsidTr="0098013A">
              <w:trPr>
                <w:trHeight w:val="290"/>
              </w:trPr>
              <w:tc>
                <w:tcPr>
                  <w:tcW w:w="531"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738A41FD" w14:textId="77777777" w:rsidR="0098013A" w:rsidRPr="006E142D" w:rsidRDefault="0098013A" w:rsidP="00934E8C">
                  <w:pPr>
                    <w:framePr w:hSpace="181" w:wrap="around" w:vAnchor="page" w:hAnchor="text" w:y="1441"/>
                    <w:suppressOverlap/>
                    <w:jc w:val="center"/>
                    <w:rPr>
                      <w:rFonts w:cs="Calibri"/>
                      <w:color w:val="FFFFFF" w:themeColor="background1"/>
                      <w:sz w:val="18"/>
                      <w:szCs w:val="18"/>
                    </w:rPr>
                  </w:pPr>
                  <w:r w:rsidRPr="006E142D">
                    <w:rPr>
                      <w:rFonts w:cs="Calibri"/>
                      <w:color w:val="FFFFFF" w:themeColor="background1"/>
                      <w:sz w:val="18"/>
                      <w:szCs w:val="18"/>
                    </w:rPr>
                    <w:t xml:space="preserve">Sr. No </w:t>
                  </w:r>
                </w:p>
              </w:tc>
              <w:tc>
                <w:tcPr>
                  <w:tcW w:w="794" w:type="dxa"/>
                  <w:tcBorders>
                    <w:top w:val="single" w:sz="4" w:space="0" w:color="auto"/>
                    <w:left w:val="nil"/>
                    <w:bottom w:val="single" w:sz="4" w:space="0" w:color="auto"/>
                    <w:right w:val="single" w:sz="4" w:space="0" w:color="auto"/>
                  </w:tcBorders>
                  <w:shd w:val="clear" w:color="auto" w:fill="0057B8"/>
                  <w:noWrap/>
                  <w:vAlign w:val="center"/>
                  <w:hideMark/>
                </w:tcPr>
                <w:p w14:paraId="530A1E63" w14:textId="4395748B" w:rsidR="0098013A" w:rsidRPr="006E142D" w:rsidRDefault="0098013A" w:rsidP="00934E8C">
                  <w:pPr>
                    <w:framePr w:hSpace="181" w:wrap="around" w:vAnchor="page" w:hAnchor="text" w:y="1441"/>
                    <w:suppressOverlap/>
                    <w:jc w:val="center"/>
                    <w:rPr>
                      <w:rFonts w:cs="Calibri"/>
                      <w:color w:val="FFFFFF" w:themeColor="background1"/>
                      <w:sz w:val="18"/>
                      <w:szCs w:val="18"/>
                    </w:rPr>
                  </w:pPr>
                  <w:r>
                    <w:rPr>
                      <w:rFonts w:cs="Calibri"/>
                      <w:color w:val="FFFFFF" w:themeColor="background1"/>
                      <w:sz w:val="18"/>
                      <w:szCs w:val="18"/>
                    </w:rPr>
                    <w:t>Timeline (2023)</w:t>
                  </w:r>
                </w:p>
              </w:tc>
              <w:tc>
                <w:tcPr>
                  <w:tcW w:w="1826" w:type="dxa"/>
                  <w:tcBorders>
                    <w:top w:val="single" w:sz="4" w:space="0" w:color="auto"/>
                    <w:left w:val="nil"/>
                    <w:bottom w:val="single" w:sz="4" w:space="0" w:color="auto"/>
                    <w:right w:val="single" w:sz="4" w:space="0" w:color="auto"/>
                  </w:tcBorders>
                  <w:shd w:val="clear" w:color="auto" w:fill="0057B8"/>
                  <w:noWrap/>
                  <w:vAlign w:val="center"/>
                  <w:hideMark/>
                </w:tcPr>
                <w:p w14:paraId="463CAD68" w14:textId="77777777" w:rsidR="0098013A" w:rsidRPr="006E142D" w:rsidRDefault="0098013A" w:rsidP="00934E8C">
                  <w:pPr>
                    <w:framePr w:hSpace="181" w:wrap="around" w:vAnchor="page" w:hAnchor="text" w:y="1441"/>
                    <w:suppressOverlap/>
                    <w:jc w:val="center"/>
                    <w:rPr>
                      <w:rFonts w:cs="Calibri"/>
                      <w:color w:val="FFFFFF" w:themeColor="background1"/>
                      <w:sz w:val="18"/>
                      <w:szCs w:val="18"/>
                    </w:rPr>
                  </w:pPr>
                  <w:r w:rsidRPr="006E142D">
                    <w:rPr>
                      <w:rFonts w:cs="Calibri"/>
                      <w:color w:val="FFFFFF" w:themeColor="background1"/>
                      <w:sz w:val="18"/>
                      <w:szCs w:val="18"/>
                    </w:rPr>
                    <w:t xml:space="preserve">Inspection </w:t>
                  </w:r>
                </w:p>
              </w:tc>
              <w:tc>
                <w:tcPr>
                  <w:tcW w:w="721" w:type="dxa"/>
                  <w:tcBorders>
                    <w:top w:val="single" w:sz="4" w:space="0" w:color="auto"/>
                    <w:left w:val="nil"/>
                    <w:bottom w:val="single" w:sz="4" w:space="0" w:color="auto"/>
                    <w:right w:val="single" w:sz="4" w:space="0" w:color="auto"/>
                  </w:tcBorders>
                  <w:shd w:val="clear" w:color="auto" w:fill="0057B8"/>
                  <w:noWrap/>
                  <w:vAlign w:val="center"/>
                  <w:hideMark/>
                </w:tcPr>
                <w:p w14:paraId="20D548C6" w14:textId="0DCD56DF" w:rsidR="0098013A" w:rsidRPr="006E142D" w:rsidRDefault="0098013A" w:rsidP="00934E8C">
                  <w:pPr>
                    <w:framePr w:hSpace="181" w:wrap="around" w:vAnchor="page" w:hAnchor="text" w:y="1441"/>
                    <w:suppressOverlap/>
                    <w:jc w:val="center"/>
                    <w:rPr>
                      <w:rFonts w:cs="Calibri"/>
                      <w:color w:val="FFFFFF" w:themeColor="background1"/>
                      <w:sz w:val="18"/>
                      <w:szCs w:val="18"/>
                    </w:rPr>
                  </w:pPr>
                  <w:r w:rsidRPr="006E142D">
                    <w:rPr>
                      <w:rFonts w:cs="Calibri"/>
                      <w:color w:val="FFFFFF" w:themeColor="background1"/>
                      <w:sz w:val="18"/>
                      <w:szCs w:val="18"/>
                    </w:rPr>
                    <w:t>Main</w:t>
                  </w:r>
                  <w:r>
                    <w:rPr>
                      <w:rFonts w:cs="Calibri"/>
                      <w:color w:val="FFFFFF" w:themeColor="background1"/>
                      <w:sz w:val="18"/>
                      <w:szCs w:val="18"/>
                    </w:rPr>
                    <w:t xml:space="preserve"> </w:t>
                  </w:r>
                  <w:r w:rsidRPr="006E142D">
                    <w:rPr>
                      <w:rFonts w:cs="Calibri"/>
                      <w:color w:val="FFFFFF" w:themeColor="background1"/>
                      <w:sz w:val="18"/>
                      <w:szCs w:val="18"/>
                    </w:rPr>
                    <w:t>/SAN</w:t>
                  </w:r>
                </w:p>
              </w:tc>
              <w:tc>
                <w:tcPr>
                  <w:tcW w:w="876" w:type="dxa"/>
                  <w:tcBorders>
                    <w:top w:val="single" w:sz="4" w:space="0" w:color="auto"/>
                    <w:left w:val="nil"/>
                    <w:bottom w:val="single" w:sz="4" w:space="0" w:color="auto"/>
                    <w:right w:val="single" w:sz="4" w:space="0" w:color="auto"/>
                  </w:tcBorders>
                  <w:shd w:val="clear" w:color="auto" w:fill="0057B8"/>
                  <w:noWrap/>
                  <w:vAlign w:val="center"/>
                  <w:hideMark/>
                </w:tcPr>
                <w:p w14:paraId="31558D2D" w14:textId="14FADF25" w:rsidR="0098013A" w:rsidRPr="006E142D" w:rsidRDefault="0098013A" w:rsidP="00934E8C">
                  <w:pPr>
                    <w:framePr w:hSpace="181" w:wrap="around" w:vAnchor="page" w:hAnchor="text" w:y="1441"/>
                    <w:suppressOverlap/>
                    <w:jc w:val="center"/>
                    <w:rPr>
                      <w:rFonts w:cs="Calibri"/>
                      <w:color w:val="FFFFFF" w:themeColor="background1"/>
                      <w:sz w:val="18"/>
                      <w:szCs w:val="18"/>
                    </w:rPr>
                  </w:pPr>
                  <w:r w:rsidRPr="006E142D">
                    <w:rPr>
                      <w:rFonts w:cs="Calibri"/>
                      <w:color w:val="FFFFFF" w:themeColor="background1"/>
                      <w:sz w:val="18"/>
                      <w:szCs w:val="18"/>
                    </w:rPr>
                    <w:t>Lab</w:t>
                  </w:r>
                  <w:r>
                    <w:rPr>
                      <w:rFonts w:cs="Calibri"/>
                      <w:color w:val="FFFFFF" w:themeColor="background1"/>
                      <w:sz w:val="18"/>
                      <w:szCs w:val="18"/>
                    </w:rPr>
                    <w:t xml:space="preserve"> </w:t>
                  </w:r>
                  <w:r w:rsidRPr="006E142D">
                    <w:rPr>
                      <w:rFonts w:cs="Calibri"/>
                      <w:color w:val="FFFFFF" w:themeColor="background1"/>
                      <w:sz w:val="18"/>
                      <w:szCs w:val="18"/>
                    </w:rPr>
                    <w:t>/Building</w:t>
                  </w:r>
                </w:p>
              </w:tc>
              <w:tc>
                <w:tcPr>
                  <w:tcW w:w="3477" w:type="dxa"/>
                  <w:tcBorders>
                    <w:top w:val="single" w:sz="4" w:space="0" w:color="auto"/>
                    <w:left w:val="nil"/>
                    <w:bottom w:val="single" w:sz="4" w:space="0" w:color="auto"/>
                    <w:right w:val="single" w:sz="4" w:space="0" w:color="auto"/>
                  </w:tcBorders>
                  <w:shd w:val="clear" w:color="auto" w:fill="0057B8"/>
                  <w:noWrap/>
                  <w:vAlign w:val="center"/>
                  <w:hideMark/>
                </w:tcPr>
                <w:p w14:paraId="70B97F1C" w14:textId="7D642858" w:rsidR="0098013A" w:rsidRPr="006E142D" w:rsidRDefault="0098013A" w:rsidP="00934E8C">
                  <w:pPr>
                    <w:framePr w:hSpace="181" w:wrap="around" w:vAnchor="page" w:hAnchor="text" w:y="1441"/>
                    <w:suppressOverlap/>
                    <w:jc w:val="center"/>
                    <w:rPr>
                      <w:rFonts w:cs="Calibri"/>
                      <w:color w:val="FFFFFF" w:themeColor="background1"/>
                      <w:sz w:val="18"/>
                      <w:szCs w:val="18"/>
                    </w:rPr>
                  </w:pPr>
                  <w:commentRangeStart w:id="46"/>
                  <w:r w:rsidRPr="006E142D">
                    <w:rPr>
                      <w:rFonts w:cs="Calibri"/>
                      <w:color w:val="FFFFFF" w:themeColor="background1"/>
                      <w:sz w:val="18"/>
                      <w:szCs w:val="18"/>
                    </w:rPr>
                    <w:t>KPMG</w:t>
                  </w:r>
                  <w:r>
                    <w:rPr>
                      <w:rFonts w:cs="Calibri"/>
                      <w:color w:val="FFFFFF" w:themeColor="background1"/>
                      <w:sz w:val="18"/>
                      <w:szCs w:val="18"/>
                    </w:rPr>
                    <w:t xml:space="preserve"> Findings </w:t>
                  </w:r>
                  <w:commentRangeEnd w:id="46"/>
                  <w:r w:rsidR="00225EB0">
                    <w:rPr>
                      <w:rStyle w:val="CommentReference"/>
                      <w:rFonts w:ascii="Calibri Light" w:eastAsia="Calibri Light" w:hAnsi="Calibri Light" w:cs="Calibri Light"/>
                    </w:rPr>
                    <w:commentReference w:id="46"/>
                  </w:r>
                </w:p>
              </w:tc>
            </w:tr>
            <w:tr w:rsidR="0098013A" w:rsidRPr="006E142D" w14:paraId="3D6CAC49" w14:textId="77777777" w:rsidTr="0098013A">
              <w:trPr>
                <w:trHeight w:val="2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30037A18"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1</w:t>
                  </w:r>
                </w:p>
              </w:tc>
              <w:tc>
                <w:tcPr>
                  <w:tcW w:w="794" w:type="dxa"/>
                  <w:tcBorders>
                    <w:top w:val="nil"/>
                    <w:left w:val="nil"/>
                    <w:bottom w:val="single" w:sz="4" w:space="0" w:color="auto"/>
                    <w:right w:val="single" w:sz="4" w:space="0" w:color="auto"/>
                  </w:tcBorders>
                  <w:shd w:val="clear" w:color="auto" w:fill="auto"/>
                  <w:noWrap/>
                  <w:vAlign w:val="center"/>
                  <w:hideMark/>
                </w:tcPr>
                <w:p w14:paraId="27BDF730"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Q1</w:t>
                  </w:r>
                </w:p>
              </w:tc>
              <w:tc>
                <w:tcPr>
                  <w:tcW w:w="1826" w:type="dxa"/>
                  <w:tcBorders>
                    <w:top w:val="nil"/>
                    <w:left w:val="nil"/>
                    <w:bottom w:val="single" w:sz="4" w:space="0" w:color="auto"/>
                    <w:right w:val="single" w:sz="4" w:space="0" w:color="auto"/>
                  </w:tcBorders>
                  <w:shd w:val="clear" w:color="auto" w:fill="auto"/>
                  <w:vAlign w:val="center"/>
                  <w:hideMark/>
                </w:tcPr>
                <w:p w14:paraId="3DC0B438" w14:textId="72217BBF" w:rsidR="0098013A" w:rsidRPr="006E142D" w:rsidRDefault="0098013A" w:rsidP="00934E8C">
                  <w:pPr>
                    <w:framePr w:hSpace="181" w:wrap="around" w:vAnchor="page" w:hAnchor="text" w:y="1441"/>
                    <w:suppressOverlap/>
                    <w:rPr>
                      <w:rFonts w:cs="Calibri"/>
                      <w:color w:val="000000"/>
                      <w:sz w:val="18"/>
                      <w:szCs w:val="18"/>
                    </w:rPr>
                  </w:pPr>
                  <w:r w:rsidRPr="006E142D">
                    <w:rPr>
                      <w:rFonts w:cs="Calibri"/>
                      <w:color w:val="000000"/>
                      <w:sz w:val="18"/>
                      <w:szCs w:val="18"/>
                    </w:rPr>
                    <w:t xml:space="preserve"> Chemistry</w:t>
                  </w:r>
                  <w:r>
                    <w:rPr>
                      <w:rFonts w:cs="Calibri"/>
                      <w:color w:val="000000"/>
                      <w:sz w:val="18"/>
                      <w:szCs w:val="18"/>
                    </w:rPr>
                    <w:t xml:space="preserve"> </w:t>
                  </w:r>
                  <w:r w:rsidRPr="006E142D">
                    <w:rPr>
                      <w:rFonts w:cs="Calibri"/>
                      <w:color w:val="000000"/>
                      <w:sz w:val="18"/>
                      <w:szCs w:val="18"/>
                    </w:rPr>
                    <w:t xml:space="preserve">(1) </w:t>
                  </w:r>
                </w:p>
              </w:tc>
              <w:tc>
                <w:tcPr>
                  <w:tcW w:w="721" w:type="dxa"/>
                  <w:tcBorders>
                    <w:top w:val="nil"/>
                    <w:left w:val="nil"/>
                    <w:bottom w:val="single" w:sz="4" w:space="0" w:color="auto"/>
                    <w:right w:val="single" w:sz="4" w:space="0" w:color="auto"/>
                  </w:tcBorders>
                  <w:shd w:val="clear" w:color="auto" w:fill="auto"/>
                  <w:noWrap/>
                  <w:vAlign w:val="center"/>
                  <w:hideMark/>
                </w:tcPr>
                <w:p w14:paraId="24CEA2A2"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 xml:space="preserve"> Main </w:t>
                  </w:r>
                </w:p>
              </w:tc>
              <w:tc>
                <w:tcPr>
                  <w:tcW w:w="876" w:type="dxa"/>
                  <w:tcBorders>
                    <w:top w:val="nil"/>
                    <w:left w:val="nil"/>
                    <w:bottom w:val="single" w:sz="4" w:space="0" w:color="auto"/>
                    <w:right w:val="single" w:sz="4" w:space="0" w:color="auto"/>
                  </w:tcBorders>
                  <w:shd w:val="clear" w:color="auto" w:fill="auto"/>
                  <w:noWrap/>
                  <w:vAlign w:val="center"/>
                  <w:hideMark/>
                </w:tcPr>
                <w:p w14:paraId="2641F5F9"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Lab</w:t>
                  </w:r>
                </w:p>
              </w:tc>
              <w:tc>
                <w:tcPr>
                  <w:tcW w:w="3477" w:type="dxa"/>
                  <w:tcBorders>
                    <w:top w:val="nil"/>
                    <w:left w:val="nil"/>
                    <w:bottom w:val="single" w:sz="4" w:space="0" w:color="auto"/>
                    <w:right w:val="single" w:sz="4" w:space="0" w:color="auto"/>
                  </w:tcBorders>
                  <w:shd w:val="clear" w:color="auto" w:fill="auto"/>
                  <w:vAlign w:val="center"/>
                  <w:hideMark/>
                </w:tcPr>
                <w:p w14:paraId="7171FFBB" w14:textId="4419C192" w:rsidR="0098013A" w:rsidRPr="006E142D" w:rsidRDefault="0098013A" w:rsidP="00934E8C">
                  <w:pPr>
                    <w:framePr w:hSpace="181" w:wrap="around" w:vAnchor="page" w:hAnchor="text" w:y="1441"/>
                    <w:suppressOverlap/>
                    <w:rPr>
                      <w:rFonts w:cs="Calibri"/>
                      <w:color w:val="000000"/>
                      <w:sz w:val="18"/>
                      <w:szCs w:val="18"/>
                    </w:rPr>
                  </w:pPr>
                  <w:r>
                    <w:rPr>
                      <w:rFonts w:cs="Calibri"/>
                      <w:color w:val="000000"/>
                      <w:sz w:val="18"/>
                      <w:szCs w:val="18"/>
                    </w:rPr>
                    <w:t>Inspection not conducted</w:t>
                  </w:r>
                </w:p>
              </w:tc>
            </w:tr>
            <w:tr w:rsidR="0098013A" w:rsidRPr="006E142D" w14:paraId="2208D345" w14:textId="77777777" w:rsidTr="0098013A">
              <w:trPr>
                <w:trHeight w:val="29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D1A3009" w14:textId="701F565A" w:rsidR="0098013A" w:rsidRPr="006E142D" w:rsidRDefault="0098013A" w:rsidP="00934E8C">
                  <w:pPr>
                    <w:framePr w:hSpace="181" w:wrap="around" w:vAnchor="page" w:hAnchor="text" w:y="1441"/>
                    <w:suppressOverlap/>
                    <w:jc w:val="center"/>
                    <w:rPr>
                      <w:rFonts w:cs="Calibri"/>
                      <w:color w:val="000000"/>
                      <w:sz w:val="18"/>
                      <w:szCs w:val="18"/>
                    </w:rPr>
                  </w:pPr>
                  <w:r>
                    <w:rPr>
                      <w:rFonts w:cs="Calibri"/>
                      <w:color w:val="000000"/>
                      <w:sz w:val="18"/>
                      <w:szCs w:val="18"/>
                    </w:rPr>
                    <w:t>2</w:t>
                  </w:r>
                </w:p>
              </w:tc>
              <w:tc>
                <w:tcPr>
                  <w:tcW w:w="794" w:type="dxa"/>
                  <w:tcBorders>
                    <w:top w:val="nil"/>
                    <w:left w:val="nil"/>
                    <w:bottom w:val="single" w:sz="4" w:space="0" w:color="auto"/>
                    <w:right w:val="single" w:sz="4" w:space="0" w:color="auto"/>
                  </w:tcBorders>
                  <w:shd w:val="clear" w:color="auto" w:fill="auto"/>
                  <w:noWrap/>
                  <w:vAlign w:val="center"/>
                  <w:hideMark/>
                </w:tcPr>
                <w:p w14:paraId="721473B0"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Q1</w:t>
                  </w:r>
                </w:p>
              </w:tc>
              <w:tc>
                <w:tcPr>
                  <w:tcW w:w="1826" w:type="dxa"/>
                  <w:tcBorders>
                    <w:top w:val="nil"/>
                    <w:left w:val="nil"/>
                    <w:bottom w:val="single" w:sz="4" w:space="0" w:color="auto"/>
                    <w:right w:val="single" w:sz="4" w:space="0" w:color="auto"/>
                  </w:tcBorders>
                  <w:shd w:val="clear" w:color="auto" w:fill="auto"/>
                  <w:vAlign w:val="center"/>
                  <w:hideMark/>
                </w:tcPr>
                <w:p w14:paraId="15A71EFA" w14:textId="09953CAF" w:rsidR="0098013A" w:rsidRPr="006E142D" w:rsidRDefault="0098013A" w:rsidP="00934E8C">
                  <w:pPr>
                    <w:framePr w:hSpace="181" w:wrap="around" w:vAnchor="page" w:hAnchor="text" w:y="1441"/>
                    <w:suppressOverlap/>
                    <w:rPr>
                      <w:rFonts w:cs="Calibri"/>
                      <w:color w:val="000000"/>
                      <w:sz w:val="18"/>
                      <w:szCs w:val="18"/>
                    </w:rPr>
                  </w:pPr>
                  <w:r w:rsidRPr="006E142D">
                    <w:rPr>
                      <w:rFonts w:cs="Calibri"/>
                      <w:color w:val="000000"/>
                      <w:sz w:val="18"/>
                      <w:szCs w:val="18"/>
                    </w:rPr>
                    <w:t xml:space="preserve"> Chemical Engineering</w:t>
                  </w:r>
                  <w:r>
                    <w:rPr>
                      <w:rFonts w:cs="Calibri"/>
                      <w:color w:val="000000"/>
                      <w:sz w:val="18"/>
                      <w:szCs w:val="18"/>
                    </w:rPr>
                    <w:t xml:space="preserve"> </w:t>
                  </w:r>
                  <w:r w:rsidRPr="006E142D">
                    <w:rPr>
                      <w:rFonts w:cs="Calibri"/>
                      <w:color w:val="000000"/>
                      <w:sz w:val="18"/>
                      <w:szCs w:val="18"/>
                    </w:rPr>
                    <w:t xml:space="preserve">(1) </w:t>
                  </w:r>
                </w:p>
              </w:tc>
              <w:tc>
                <w:tcPr>
                  <w:tcW w:w="721" w:type="dxa"/>
                  <w:tcBorders>
                    <w:top w:val="nil"/>
                    <w:left w:val="nil"/>
                    <w:bottom w:val="single" w:sz="4" w:space="0" w:color="auto"/>
                    <w:right w:val="single" w:sz="4" w:space="0" w:color="auto"/>
                  </w:tcBorders>
                  <w:shd w:val="clear" w:color="auto" w:fill="auto"/>
                  <w:noWrap/>
                  <w:vAlign w:val="center"/>
                  <w:hideMark/>
                </w:tcPr>
                <w:p w14:paraId="475C0FFF"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 xml:space="preserve"> Main </w:t>
                  </w:r>
                </w:p>
              </w:tc>
              <w:tc>
                <w:tcPr>
                  <w:tcW w:w="876" w:type="dxa"/>
                  <w:tcBorders>
                    <w:top w:val="nil"/>
                    <w:left w:val="nil"/>
                    <w:bottom w:val="single" w:sz="4" w:space="0" w:color="auto"/>
                    <w:right w:val="single" w:sz="4" w:space="0" w:color="auto"/>
                  </w:tcBorders>
                  <w:shd w:val="clear" w:color="auto" w:fill="auto"/>
                  <w:noWrap/>
                  <w:vAlign w:val="center"/>
                  <w:hideMark/>
                </w:tcPr>
                <w:p w14:paraId="31DE85CD"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Lab</w:t>
                  </w:r>
                </w:p>
              </w:tc>
              <w:tc>
                <w:tcPr>
                  <w:tcW w:w="3477" w:type="dxa"/>
                  <w:tcBorders>
                    <w:top w:val="nil"/>
                    <w:left w:val="nil"/>
                    <w:bottom w:val="single" w:sz="4" w:space="0" w:color="auto"/>
                    <w:right w:val="single" w:sz="4" w:space="0" w:color="auto"/>
                  </w:tcBorders>
                  <w:shd w:val="clear" w:color="auto" w:fill="auto"/>
                  <w:noWrap/>
                  <w:vAlign w:val="center"/>
                  <w:hideMark/>
                </w:tcPr>
                <w:p w14:paraId="1927AC47" w14:textId="041390DC" w:rsidR="0098013A" w:rsidRPr="006E142D" w:rsidRDefault="0098013A" w:rsidP="00934E8C">
                  <w:pPr>
                    <w:framePr w:hSpace="181" w:wrap="around" w:vAnchor="page" w:hAnchor="text" w:y="1441"/>
                    <w:suppressOverlap/>
                    <w:rPr>
                      <w:rFonts w:cs="Calibri"/>
                      <w:color w:val="000000"/>
                      <w:sz w:val="18"/>
                      <w:szCs w:val="18"/>
                    </w:rPr>
                  </w:pPr>
                  <w:r>
                    <w:rPr>
                      <w:rFonts w:cs="Calibri"/>
                      <w:color w:val="000000"/>
                      <w:sz w:val="18"/>
                      <w:szCs w:val="18"/>
                    </w:rPr>
                    <w:t>Inspection not conducted</w:t>
                  </w:r>
                </w:p>
              </w:tc>
            </w:tr>
            <w:tr w:rsidR="0098013A" w:rsidRPr="006E142D" w14:paraId="63747FA9" w14:textId="77777777" w:rsidTr="0098013A">
              <w:trPr>
                <w:trHeight w:val="881"/>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479DCFBD" w14:textId="33EDA24E" w:rsidR="0098013A" w:rsidRPr="006E142D" w:rsidRDefault="0098013A" w:rsidP="00934E8C">
                  <w:pPr>
                    <w:framePr w:hSpace="181" w:wrap="around" w:vAnchor="page" w:hAnchor="text" w:y="1441"/>
                    <w:suppressOverlap/>
                    <w:jc w:val="center"/>
                    <w:rPr>
                      <w:rFonts w:cs="Calibri"/>
                      <w:color w:val="000000"/>
                      <w:sz w:val="18"/>
                      <w:szCs w:val="18"/>
                    </w:rPr>
                  </w:pPr>
                  <w:r>
                    <w:rPr>
                      <w:rFonts w:cs="Calibri"/>
                      <w:color w:val="000000"/>
                      <w:sz w:val="18"/>
                      <w:szCs w:val="18"/>
                    </w:rPr>
                    <w:t>3</w:t>
                  </w:r>
                </w:p>
              </w:tc>
              <w:tc>
                <w:tcPr>
                  <w:tcW w:w="794" w:type="dxa"/>
                  <w:tcBorders>
                    <w:top w:val="nil"/>
                    <w:left w:val="nil"/>
                    <w:bottom w:val="single" w:sz="4" w:space="0" w:color="auto"/>
                    <w:right w:val="single" w:sz="4" w:space="0" w:color="auto"/>
                  </w:tcBorders>
                  <w:shd w:val="clear" w:color="auto" w:fill="auto"/>
                  <w:noWrap/>
                  <w:vAlign w:val="center"/>
                  <w:hideMark/>
                </w:tcPr>
                <w:p w14:paraId="434643F3"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Q1</w:t>
                  </w:r>
                </w:p>
              </w:tc>
              <w:tc>
                <w:tcPr>
                  <w:tcW w:w="1826" w:type="dxa"/>
                  <w:tcBorders>
                    <w:top w:val="nil"/>
                    <w:left w:val="nil"/>
                    <w:bottom w:val="single" w:sz="4" w:space="0" w:color="auto"/>
                    <w:right w:val="single" w:sz="4" w:space="0" w:color="auto"/>
                  </w:tcBorders>
                  <w:shd w:val="clear" w:color="auto" w:fill="auto"/>
                  <w:vAlign w:val="center"/>
                  <w:hideMark/>
                </w:tcPr>
                <w:p w14:paraId="79A98D07" w14:textId="3D45C770" w:rsidR="0098013A" w:rsidRPr="006E142D" w:rsidRDefault="0098013A" w:rsidP="00934E8C">
                  <w:pPr>
                    <w:framePr w:hSpace="181" w:wrap="around" w:vAnchor="page" w:hAnchor="text" w:y="1441"/>
                    <w:suppressOverlap/>
                    <w:rPr>
                      <w:rFonts w:cs="Calibri"/>
                      <w:color w:val="000000"/>
                      <w:sz w:val="18"/>
                      <w:szCs w:val="18"/>
                    </w:rPr>
                  </w:pPr>
                  <w:r w:rsidRPr="006E142D">
                    <w:rPr>
                      <w:rFonts w:cs="Calibri"/>
                      <w:color w:val="000000"/>
                      <w:sz w:val="18"/>
                      <w:szCs w:val="18"/>
                    </w:rPr>
                    <w:t xml:space="preserve"> Electrical Engineering &amp; Computer Science</w:t>
                  </w:r>
                  <w:r>
                    <w:rPr>
                      <w:rFonts w:cs="Calibri"/>
                      <w:color w:val="000000"/>
                      <w:sz w:val="18"/>
                      <w:szCs w:val="18"/>
                    </w:rPr>
                    <w:t xml:space="preserve"> </w:t>
                  </w:r>
                  <w:r w:rsidRPr="006E142D">
                    <w:rPr>
                      <w:rFonts w:cs="Calibri"/>
                      <w:color w:val="000000"/>
                      <w:sz w:val="18"/>
                      <w:szCs w:val="18"/>
                    </w:rPr>
                    <w:t xml:space="preserve">(17) </w:t>
                  </w:r>
                </w:p>
              </w:tc>
              <w:tc>
                <w:tcPr>
                  <w:tcW w:w="721" w:type="dxa"/>
                  <w:tcBorders>
                    <w:top w:val="nil"/>
                    <w:left w:val="nil"/>
                    <w:bottom w:val="single" w:sz="4" w:space="0" w:color="auto"/>
                    <w:right w:val="single" w:sz="4" w:space="0" w:color="auto"/>
                  </w:tcBorders>
                  <w:shd w:val="clear" w:color="auto" w:fill="auto"/>
                  <w:noWrap/>
                  <w:vAlign w:val="center"/>
                  <w:hideMark/>
                </w:tcPr>
                <w:p w14:paraId="789437E1"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 xml:space="preserve"> Main </w:t>
                  </w:r>
                </w:p>
              </w:tc>
              <w:tc>
                <w:tcPr>
                  <w:tcW w:w="876" w:type="dxa"/>
                  <w:tcBorders>
                    <w:top w:val="nil"/>
                    <w:left w:val="nil"/>
                    <w:bottom w:val="single" w:sz="4" w:space="0" w:color="auto"/>
                    <w:right w:val="single" w:sz="4" w:space="0" w:color="auto"/>
                  </w:tcBorders>
                  <w:shd w:val="clear" w:color="auto" w:fill="auto"/>
                  <w:noWrap/>
                  <w:vAlign w:val="center"/>
                  <w:hideMark/>
                </w:tcPr>
                <w:p w14:paraId="6930BA22"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Lab</w:t>
                  </w:r>
                </w:p>
              </w:tc>
              <w:tc>
                <w:tcPr>
                  <w:tcW w:w="3477" w:type="dxa"/>
                  <w:tcBorders>
                    <w:top w:val="nil"/>
                    <w:left w:val="nil"/>
                    <w:bottom w:val="single" w:sz="4" w:space="0" w:color="auto"/>
                    <w:right w:val="single" w:sz="4" w:space="0" w:color="auto"/>
                  </w:tcBorders>
                  <w:shd w:val="clear" w:color="auto" w:fill="auto"/>
                  <w:vAlign w:val="center"/>
                  <w:hideMark/>
                </w:tcPr>
                <w:p w14:paraId="72668E78" w14:textId="161CD4BB" w:rsidR="0098013A" w:rsidRPr="006E142D" w:rsidRDefault="0098013A" w:rsidP="00934E8C">
                  <w:pPr>
                    <w:framePr w:hSpace="181" w:wrap="around" w:vAnchor="page" w:hAnchor="text" w:y="1441"/>
                    <w:suppressOverlap/>
                    <w:jc w:val="both"/>
                    <w:rPr>
                      <w:rFonts w:cs="Calibri"/>
                      <w:color w:val="000000"/>
                      <w:sz w:val="18"/>
                      <w:szCs w:val="18"/>
                    </w:rPr>
                  </w:pPr>
                  <w:r w:rsidRPr="006E142D">
                    <w:rPr>
                      <w:rFonts w:cs="Calibri"/>
                      <w:color w:val="000000"/>
                      <w:sz w:val="18"/>
                      <w:szCs w:val="18"/>
                    </w:rPr>
                    <w:t xml:space="preserve">Conducted </w:t>
                  </w:r>
                  <w:r>
                    <w:rPr>
                      <w:rFonts w:cs="Calibri"/>
                      <w:color w:val="000000"/>
                      <w:sz w:val="18"/>
                      <w:szCs w:val="18"/>
                    </w:rPr>
                    <w:t xml:space="preserve">on </w:t>
                  </w:r>
                  <w:r w:rsidRPr="006E142D">
                    <w:rPr>
                      <w:rFonts w:cs="Calibri"/>
                      <w:color w:val="000000"/>
                      <w:sz w:val="18"/>
                      <w:szCs w:val="18"/>
                    </w:rPr>
                    <w:t>14</w:t>
                  </w:r>
                  <w:r w:rsidRPr="0098013A">
                    <w:rPr>
                      <w:rFonts w:cs="Calibri"/>
                      <w:color w:val="000000"/>
                      <w:sz w:val="18"/>
                      <w:szCs w:val="18"/>
                      <w:vertAlign w:val="superscript"/>
                    </w:rPr>
                    <w:t>th</w:t>
                  </w:r>
                  <w:r w:rsidRPr="006E142D">
                    <w:rPr>
                      <w:rFonts w:cs="Calibri"/>
                      <w:color w:val="000000"/>
                      <w:sz w:val="18"/>
                      <w:szCs w:val="18"/>
                    </w:rPr>
                    <w:t xml:space="preserve"> March and action target date is 20</w:t>
                  </w:r>
                  <w:r w:rsidRPr="0098013A">
                    <w:rPr>
                      <w:rFonts w:cs="Calibri"/>
                      <w:color w:val="000000"/>
                      <w:sz w:val="18"/>
                      <w:szCs w:val="18"/>
                      <w:vertAlign w:val="superscript"/>
                    </w:rPr>
                    <w:t>th</w:t>
                  </w:r>
                  <w:r w:rsidRPr="006E142D">
                    <w:rPr>
                      <w:rFonts w:cs="Calibri"/>
                      <w:color w:val="000000"/>
                      <w:sz w:val="18"/>
                      <w:szCs w:val="18"/>
                    </w:rPr>
                    <w:t xml:space="preserve"> April. However, Email </w:t>
                  </w:r>
                  <w:r>
                    <w:rPr>
                      <w:rFonts w:cs="Calibri"/>
                      <w:color w:val="000000"/>
                      <w:sz w:val="18"/>
                      <w:szCs w:val="18"/>
                    </w:rPr>
                    <w:t xml:space="preserve">with the Inspection report was </w:t>
                  </w:r>
                  <w:r w:rsidRPr="006E142D">
                    <w:rPr>
                      <w:rFonts w:cs="Calibri"/>
                      <w:color w:val="000000"/>
                      <w:sz w:val="18"/>
                      <w:szCs w:val="18"/>
                    </w:rPr>
                    <w:t xml:space="preserve">sent to stakeholder </w:t>
                  </w:r>
                  <w:r>
                    <w:rPr>
                      <w:rFonts w:cs="Calibri"/>
                      <w:color w:val="000000"/>
                      <w:sz w:val="18"/>
                      <w:szCs w:val="18"/>
                    </w:rPr>
                    <w:t xml:space="preserve">on </w:t>
                  </w:r>
                  <w:r w:rsidRPr="006E142D">
                    <w:rPr>
                      <w:rFonts w:cs="Calibri"/>
                      <w:color w:val="000000"/>
                      <w:sz w:val="18"/>
                      <w:szCs w:val="18"/>
                    </w:rPr>
                    <w:t>12</w:t>
                  </w:r>
                  <w:r w:rsidRPr="0098013A">
                    <w:rPr>
                      <w:rFonts w:cs="Calibri"/>
                      <w:color w:val="000000"/>
                      <w:sz w:val="18"/>
                      <w:szCs w:val="18"/>
                      <w:vertAlign w:val="superscript"/>
                    </w:rPr>
                    <w:t>th</w:t>
                  </w:r>
                  <w:r>
                    <w:rPr>
                      <w:rFonts w:cs="Calibri"/>
                      <w:color w:val="000000"/>
                      <w:sz w:val="18"/>
                      <w:szCs w:val="18"/>
                    </w:rPr>
                    <w:t xml:space="preserve"> </w:t>
                  </w:r>
                  <w:r w:rsidRPr="006E142D">
                    <w:rPr>
                      <w:rFonts w:cs="Calibri"/>
                      <w:color w:val="000000"/>
                      <w:sz w:val="18"/>
                      <w:szCs w:val="18"/>
                    </w:rPr>
                    <w:t>May (</w:t>
                  </w:r>
                  <w:r w:rsidR="000715BF">
                    <w:rPr>
                      <w:rFonts w:cs="Calibri"/>
                      <w:color w:val="000000"/>
                      <w:sz w:val="18"/>
                      <w:szCs w:val="18"/>
                    </w:rPr>
                    <w:t xml:space="preserve">delay of </w:t>
                  </w:r>
                  <w:r w:rsidRPr="006E142D">
                    <w:rPr>
                      <w:rFonts w:cs="Calibri"/>
                      <w:color w:val="000000"/>
                      <w:sz w:val="18"/>
                      <w:szCs w:val="18"/>
                    </w:rPr>
                    <w:t>2 months after inspection date</w:t>
                  </w:r>
                  <w:r>
                    <w:rPr>
                      <w:rFonts w:cs="Calibri"/>
                      <w:color w:val="000000"/>
                      <w:sz w:val="18"/>
                      <w:szCs w:val="18"/>
                    </w:rPr>
                    <w:t xml:space="preserve"> and 23 days </w:t>
                  </w:r>
                  <w:r w:rsidR="000715BF">
                    <w:rPr>
                      <w:rFonts w:cs="Calibri"/>
                      <w:color w:val="000000"/>
                      <w:sz w:val="18"/>
                      <w:szCs w:val="18"/>
                    </w:rPr>
                    <w:t>after</w:t>
                  </w:r>
                  <w:r>
                    <w:rPr>
                      <w:rFonts w:cs="Calibri"/>
                      <w:color w:val="000000"/>
                      <w:sz w:val="18"/>
                      <w:szCs w:val="18"/>
                    </w:rPr>
                    <w:t xml:space="preserve"> expected </w:t>
                  </w:r>
                  <w:r w:rsidR="000715BF">
                    <w:rPr>
                      <w:rFonts w:cs="Calibri"/>
                      <w:color w:val="000000"/>
                      <w:sz w:val="18"/>
                      <w:szCs w:val="18"/>
                    </w:rPr>
                    <w:t>completion date</w:t>
                  </w:r>
                  <w:r>
                    <w:rPr>
                      <w:rFonts w:cs="Calibri"/>
                      <w:color w:val="000000"/>
                      <w:sz w:val="18"/>
                      <w:szCs w:val="18"/>
                    </w:rPr>
                    <w:t xml:space="preserve"> of action plan</w:t>
                  </w:r>
                  <w:r w:rsidRPr="006E142D">
                    <w:rPr>
                      <w:rFonts w:cs="Calibri"/>
                      <w:color w:val="000000"/>
                      <w:sz w:val="18"/>
                      <w:szCs w:val="18"/>
                    </w:rPr>
                    <w:t>)</w:t>
                  </w:r>
                </w:p>
              </w:tc>
            </w:tr>
            <w:tr w:rsidR="0098013A" w:rsidRPr="006E142D" w14:paraId="2614F791" w14:textId="77777777" w:rsidTr="0098013A">
              <w:trPr>
                <w:trHeight w:val="44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7527028" w14:textId="29DBF8B7" w:rsidR="0098013A" w:rsidRPr="006E142D" w:rsidRDefault="0098013A" w:rsidP="00934E8C">
                  <w:pPr>
                    <w:framePr w:hSpace="181" w:wrap="around" w:vAnchor="page" w:hAnchor="text" w:y="1441"/>
                    <w:suppressOverlap/>
                    <w:jc w:val="center"/>
                    <w:rPr>
                      <w:rFonts w:cs="Calibri"/>
                      <w:color w:val="000000"/>
                      <w:sz w:val="18"/>
                      <w:szCs w:val="18"/>
                    </w:rPr>
                  </w:pPr>
                  <w:r>
                    <w:rPr>
                      <w:rFonts w:cs="Calibri"/>
                      <w:color w:val="000000"/>
                      <w:sz w:val="18"/>
                      <w:szCs w:val="18"/>
                    </w:rPr>
                    <w:t>4</w:t>
                  </w:r>
                </w:p>
              </w:tc>
              <w:tc>
                <w:tcPr>
                  <w:tcW w:w="794" w:type="dxa"/>
                  <w:tcBorders>
                    <w:top w:val="nil"/>
                    <w:left w:val="nil"/>
                    <w:bottom w:val="single" w:sz="4" w:space="0" w:color="auto"/>
                    <w:right w:val="single" w:sz="4" w:space="0" w:color="auto"/>
                  </w:tcBorders>
                  <w:shd w:val="clear" w:color="auto" w:fill="auto"/>
                  <w:noWrap/>
                  <w:vAlign w:val="center"/>
                  <w:hideMark/>
                </w:tcPr>
                <w:p w14:paraId="64A20D67"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Q2</w:t>
                  </w:r>
                </w:p>
              </w:tc>
              <w:tc>
                <w:tcPr>
                  <w:tcW w:w="1826" w:type="dxa"/>
                  <w:tcBorders>
                    <w:top w:val="nil"/>
                    <w:left w:val="nil"/>
                    <w:bottom w:val="single" w:sz="4" w:space="0" w:color="auto"/>
                    <w:right w:val="single" w:sz="4" w:space="0" w:color="auto"/>
                  </w:tcBorders>
                  <w:shd w:val="clear" w:color="auto" w:fill="auto"/>
                  <w:vAlign w:val="center"/>
                  <w:hideMark/>
                </w:tcPr>
                <w:p w14:paraId="37E92327" w14:textId="3900E091" w:rsidR="0098013A" w:rsidRPr="006E142D" w:rsidRDefault="0098013A" w:rsidP="00934E8C">
                  <w:pPr>
                    <w:framePr w:hSpace="181" w:wrap="around" w:vAnchor="page" w:hAnchor="text" w:y="1441"/>
                    <w:suppressOverlap/>
                    <w:rPr>
                      <w:rFonts w:cs="Calibri"/>
                      <w:color w:val="000000"/>
                      <w:sz w:val="18"/>
                      <w:szCs w:val="18"/>
                    </w:rPr>
                  </w:pPr>
                  <w:r w:rsidRPr="006E142D">
                    <w:rPr>
                      <w:rFonts w:cs="Calibri"/>
                      <w:color w:val="000000"/>
                      <w:sz w:val="18"/>
                      <w:szCs w:val="18"/>
                    </w:rPr>
                    <w:t xml:space="preserve"> Medical Simulation</w:t>
                  </w:r>
                  <w:r>
                    <w:rPr>
                      <w:rFonts w:cs="Calibri"/>
                      <w:color w:val="000000"/>
                      <w:sz w:val="18"/>
                      <w:szCs w:val="18"/>
                    </w:rPr>
                    <w:t xml:space="preserve"> </w:t>
                  </w:r>
                  <w:r w:rsidRPr="006E142D">
                    <w:rPr>
                      <w:rFonts w:cs="Calibri"/>
                      <w:color w:val="000000"/>
                      <w:sz w:val="18"/>
                      <w:szCs w:val="18"/>
                    </w:rPr>
                    <w:t xml:space="preserve">(30) </w:t>
                  </w:r>
                </w:p>
              </w:tc>
              <w:tc>
                <w:tcPr>
                  <w:tcW w:w="721" w:type="dxa"/>
                  <w:tcBorders>
                    <w:top w:val="nil"/>
                    <w:left w:val="nil"/>
                    <w:bottom w:val="single" w:sz="4" w:space="0" w:color="auto"/>
                    <w:right w:val="single" w:sz="4" w:space="0" w:color="auto"/>
                  </w:tcBorders>
                  <w:shd w:val="clear" w:color="auto" w:fill="auto"/>
                  <w:noWrap/>
                  <w:vAlign w:val="center"/>
                  <w:hideMark/>
                </w:tcPr>
                <w:p w14:paraId="05F66258"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 xml:space="preserve"> Main </w:t>
                  </w:r>
                </w:p>
              </w:tc>
              <w:tc>
                <w:tcPr>
                  <w:tcW w:w="876" w:type="dxa"/>
                  <w:tcBorders>
                    <w:top w:val="nil"/>
                    <w:left w:val="nil"/>
                    <w:bottom w:val="single" w:sz="4" w:space="0" w:color="auto"/>
                    <w:right w:val="single" w:sz="4" w:space="0" w:color="auto"/>
                  </w:tcBorders>
                  <w:shd w:val="clear" w:color="auto" w:fill="auto"/>
                  <w:noWrap/>
                  <w:vAlign w:val="center"/>
                  <w:hideMark/>
                </w:tcPr>
                <w:p w14:paraId="58276EE8"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Lab</w:t>
                  </w:r>
                </w:p>
              </w:tc>
              <w:tc>
                <w:tcPr>
                  <w:tcW w:w="3477" w:type="dxa"/>
                  <w:tcBorders>
                    <w:top w:val="nil"/>
                    <w:left w:val="nil"/>
                    <w:bottom w:val="single" w:sz="4" w:space="0" w:color="auto"/>
                    <w:right w:val="single" w:sz="4" w:space="0" w:color="auto"/>
                  </w:tcBorders>
                  <w:shd w:val="clear" w:color="auto" w:fill="auto"/>
                  <w:vAlign w:val="center"/>
                  <w:hideMark/>
                </w:tcPr>
                <w:p w14:paraId="7524F697" w14:textId="77777777" w:rsidR="0098013A" w:rsidRPr="006E142D" w:rsidRDefault="0098013A" w:rsidP="00934E8C">
                  <w:pPr>
                    <w:framePr w:hSpace="181" w:wrap="around" w:vAnchor="page" w:hAnchor="text" w:y="1441"/>
                    <w:suppressOverlap/>
                    <w:jc w:val="both"/>
                    <w:rPr>
                      <w:rFonts w:cs="Calibri"/>
                      <w:color w:val="000000"/>
                      <w:sz w:val="18"/>
                      <w:szCs w:val="18"/>
                    </w:rPr>
                  </w:pPr>
                  <w:r w:rsidRPr="006E142D">
                    <w:rPr>
                      <w:rFonts w:cs="Calibri"/>
                      <w:color w:val="000000"/>
                      <w:sz w:val="18"/>
                      <w:szCs w:val="18"/>
                    </w:rPr>
                    <w:t>Absence of target date for 10 corrective actions</w:t>
                  </w:r>
                </w:p>
              </w:tc>
            </w:tr>
            <w:tr w:rsidR="0098013A" w:rsidRPr="006E142D" w14:paraId="48C2A10A" w14:textId="77777777" w:rsidTr="0098013A">
              <w:trPr>
                <w:trHeight w:val="62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D6A4122" w14:textId="3A2F3809" w:rsidR="0098013A" w:rsidRPr="006E142D" w:rsidRDefault="0098013A" w:rsidP="00934E8C">
                  <w:pPr>
                    <w:framePr w:hSpace="181" w:wrap="around" w:vAnchor="page" w:hAnchor="text" w:y="1441"/>
                    <w:suppressOverlap/>
                    <w:jc w:val="center"/>
                    <w:rPr>
                      <w:rFonts w:cs="Calibri"/>
                      <w:color w:val="000000"/>
                      <w:sz w:val="18"/>
                      <w:szCs w:val="18"/>
                    </w:rPr>
                  </w:pPr>
                  <w:r>
                    <w:rPr>
                      <w:rFonts w:cs="Calibri"/>
                      <w:color w:val="000000"/>
                      <w:sz w:val="18"/>
                      <w:szCs w:val="18"/>
                    </w:rPr>
                    <w:t>5</w:t>
                  </w:r>
                </w:p>
              </w:tc>
              <w:tc>
                <w:tcPr>
                  <w:tcW w:w="794" w:type="dxa"/>
                  <w:tcBorders>
                    <w:top w:val="nil"/>
                    <w:left w:val="nil"/>
                    <w:bottom w:val="single" w:sz="4" w:space="0" w:color="auto"/>
                    <w:right w:val="single" w:sz="4" w:space="0" w:color="auto"/>
                  </w:tcBorders>
                  <w:shd w:val="clear" w:color="auto" w:fill="auto"/>
                  <w:noWrap/>
                  <w:vAlign w:val="center"/>
                  <w:hideMark/>
                </w:tcPr>
                <w:p w14:paraId="0DAE0483"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Q2</w:t>
                  </w:r>
                </w:p>
              </w:tc>
              <w:tc>
                <w:tcPr>
                  <w:tcW w:w="1826" w:type="dxa"/>
                  <w:tcBorders>
                    <w:top w:val="nil"/>
                    <w:left w:val="nil"/>
                    <w:bottom w:val="single" w:sz="4" w:space="0" w:color="auto"/>
                    <w:right w:val="single" w:sz="4" w:space="0" w:color="auto"/>
                  </w:tcBorders>
                  <w:shd w:val="clear" w:color="auto" w:fill="auto"/>
                  <w:vAlign w:val="center"/>
                  <w:hideMark/>
                </w:tcPr>
                <w:p w14:paraId="67EFC23F" w14:textId="77777777" w:rsidR="0098013A" w:rsidRPr="006E142D" w:rsidRDefault="0098013A" w:rsidP="00934E8C">
                  <w:pPr>
                    <w:framePr w:hSpace="181" w:wrap="around" w:vAnchor="page" w:hAnchor="text" w:y="1441"/>
                    <w:suppressOverlap/>
                    <w:rPr>
                      <w:rFonts w:cs="Calibri"/>
                      <w:color w:val="000000"/>
                      <w:sz w:val="18"/>
                      <w:szCs w:val="18"/>
                    </w:rPr>
                  </w:pPr>
                  <w:r w:rsidRPr="006E142D">
                    <w:rPr>
                      <w:rFonts w:cs="Calibri"/>
                      <w:color w:val="000000"/>
                      <w:sz w:val="18"/>
                      <w:szCs w:val="18"/>
                    </w:rPr>
                    <w:t>Building K</w:t>
                  </w:r>
                </w:p>
              </w:tc>
              <w:tc>
                <w:tcPr>
                  <w:tcW w:w="721" w:type="dxa"/>
                  <w:tcBorders>
                    <w:top w:val="nil"/>
                    <w:left w:val="nil"/>
                    <w:bottom w:val="single" w:sz="4" w:space="0" w:color="auto"/>
                    <w:right w:val="single" w:sz="4" w:space="0" w:color="auto"/>
                  </w:tcBorders>
                  <w:shd w:val="clear" w:color="auto" w:fill="auto"/>
                  <w:noWrap/>
                  <w:vAlign w:val="center"/>
                  <w:hideMark/>
                </w:tcPr>
                <w:p w14:paraId="73FBCE9D"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 xml:space="preserve"> Main </w:t>
                  </w:r>
                </w:p>
              </w:tc>
              <w:tc>
                <w:tcPr>
                  <w:tcW w:w="876" w:type="dxa"/>
                  <w:tcBorders>
                    <w:top w:val="nil"/>
                    <w:left w:val="nil"/>
                    <w:bottom w:val="single" w:sz="4" w:space="0" w:color="auto"/>
                    <w:right w:val="single" w:sz="4" w:space="0" w:color="auto"/>
                  </w:tcBorders>
                  <w:shd w:val="clear" w:color="auto" w:fill="auto"/>
                  <w:noWrap/>
                  <w:vAlign w:val="center"/>
                  <w:hideMark/>
                </w:tcPr>
                <w:p w14:paraId="1E32542C"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Building</w:t>
                  </w:r>
                </w:p>
              </w:tc>
              <w:tc>
                <w:tcPr>
                  <w:tcW w:w="3477" w:type="dxa"/>
                  <w:tcBorders>
                    <w:top w:val="nil"/>
                    <w:left w:val="nil"/>
                    <w:bottom w:val="single" w:sz="4" w:space="0" w:color="auto"/>
                    <w:right w:val="single" w:sz="4" w:space="0" w:color="auto"/>
                  </w:tcBorders>
                  <w:shd w:val="clear" w:color="auto" w:fill="auto"/>
                  <w:vAlign w:val="center"/>
                  <w:hideMark/>
                </w:tcPr>
                <w:p w14:paraId="4B94A2A2" w14:textId="3BC620B4" w:rsidR="0098013A" w:rsidRDefault="0098013A" w:rsidP="00934E8C">
                  <w:pPr>
                    <w:framePr w:hSpace="181" w:wrap="around" w:vAnchor="page" w:hAnchor="text" w:y="1441"/>
                    <w:suppressOverlap/>
                    <w:jc w:val="both"/>
                    <w:rPr>
                      <w:rFonts w:cs="Calibri"/>
                      <w:color w:val="000000"/>
                      <w:sz w:val="18"/>
                      <w:szCs w:val="18"/>
                    </w:rPr>
                  </w:pPr>
                  <w:r w:rsidRPr="006E142D">
                    <w:rPr>
                      <w:rFonts w:cs="Calibri"/>
                      <w:color w:val="000000"/>
                      <w:sz w:val="18"/>
                      <w:szCs w:val="18"/>
                    </w:rPr>
                    <w:t xml:space="preserve">Helpdesk status shows </w:t>
                  </w:r>
                  <w:r w:rsidR="000715BF">
                    <w:rPr>
                      <w:rFonts w:cs="Calibri"/>
                      <w:color w:val="000000"/>
                      <w:sz w:val="18"/>
                      <w:szCs w:val="18"/>
                    </w:rPr>
                    <w:t xml:space="preserve">status of corrective actions is </w:t>
                  </w:r>
                  <w:r w:rsidRPr="006E142D">
                    <w:rPr>
                      <w:rFonts w:cs="Calibri"/>
                      <w:color w:val="000000"/>
                      <w:sz w:val="18"/>
                      <w:szCs w:val="18"/>
                    </w:rPr>
                    <w:t>in progress</w:t>
                  </w:r>
                  <w:r w:rsidR="000715BF">
                    <w:rPr>
                      <w:rFonts w:cs="Calibri"/>
                      <w:color w:val="000000"/>
                      <w:sz w:val="18"/>
                      <w:szCs w:val="18"/>
                    </w:rPr>
                    <w:t>.</w:t>
                  </w:r>
                </w:p>
                <w:p w14:paraId="5C767DBD" w14:textId="2B9D6F20" w:rsidR="0098013A" w:rsidRPr="006E142D" w:rsidRDefault="0098013A" w:rsidP="00934E8C">
                  <w:pPr>
                    <w:framePr w:hSpace="181" w:wrap="around" w:vAnchor="page" w:hAnchor="text" w:y="1441"/>
                    <w:suppressOverlap/>
                    <w:jc w:val="both"/>
                    <w:rPr>
                      <w:rFonts w:cs="Calibri"/>
                      <w:color w:val="000000"/>
                      <w:sz w:val="18"/>
                      <w:szCs w:val="18"/>
                    </w:rPr>
                  </w:pPr>
                  <w:r w:rsidRPr="006E142D">
                    <w:rPr>
                      <w:rFonts w:cs="Calibri"/>
                      <w:color w:val="000000"/>
                      <w:sz w:val="18"/>
                      <w:szCs w:val="18"/>
                    </w:rPr>
                    <w:t xml:space="preserve">The target date </w:t>
                  </w:r>
                  <w:r w:rsidR="000715BF">
                    <w:rPr>
                      <w:rFonts w:cs="Calibri"/>
                      <w:color w:val="000000"/>
                      <w:sz w:val="18"/>
                      <w:szCs w:val="18"/>
                    </w:rPr>
                    <w:t xml:space="preserve">for closing of corrective action </w:t>
                  </w:r>
                  <w:r w:rsidRPr="006E142D">
                    <w:rPr>
                      <w:rFonts w:cs="Calibri"/>
                      <w:color w:val="000000"/>
                      <w:sz w:val="18"/>
                      <w:szCs w:val="18"/>
                    </w:rPr>
                    <w:t>was 11</w:t>
                  </w:r>
                  <w:r w:rsidR="000715BF" w:rsidRPr="000715BF">
                    <w:rPr>
                      <w:rFonts w:cs="Calibri"/>
                      <w:color w:val="000000"/>
                      <w:sz w:val="18"/>
                      <w:szCs w:val="18"/>
                      <w:vertAlign w:val="superscript"/>
                    </w:rPr>
                    <w:t>th</w:t>
                  </w:r>
                  <w:r w:rsidRPr="006E142D">
                    <w:rPr>
                      <w:rFonts w:cs="Calibri"/>
                      <w:color w:val="000000"/>
                      <w:sz w:val="18"/>
                      <w:szCs w:val="18"/>
                    </w:rPr>
                    <w:t xml:space="preserve"> April, however, </w:t>
                  </w:r>
                  <w:r w:rsidR="000715BF">
                    <w:rPr>
                      <w:rFonts w:cs="Calibri"/>
                      <w:color w:val="000000"/>
                      <w:sz w:val="18"/>
                      <w:szCs w:val="18"/>
                    </w:rPr>
                    <w:t>actions were not closed as of 13</w:t>
                  </w:r>
                  <w:r w:rsidR="000715BF" w:rsidRPr="000715BF">
                    <w:rPr>
                      <w:rFonts w:cs="Calibri"/>
                      <w:color w:val="000000"/>
                      <w:sz w:val="18"/>
                      <w:szCs w:val="18"/>
                      <w:vertAlign w:val="superscript"/>
                    </w:rPr>
                    <w:t>th</w:t>
                  </w:r>
                  <w:r w:rsidR="000715BF">
                    <w:rPr>
                      <w:rFonts w:cs="Calibri"/>
                      <w:color w:val="000000"/>
                      <w:sz w:val="18"/>
                      <w:szCs w:val="18"/>
                    </w:rPr>
                    <w:t xml:space="preserve"> </w:t>
                  </w:r>
                  <w:r>
                    <w:rPr>
                      <w:rFonts w:cs="Calibri"/>
                      <w:color w:val="000000"/>
                      <w:sz w:val="18"/>
                      <w:szCs w:val="18"/>
                    </w:rPr>
                    <w:t>June</w:t>
                  </w:r>
                  <w:r w:rsidR="000715BF">
                    <w:rPr>
                      <w:rFonts w:cs="Calibri"/>
                      <w:color w:val="000000"/>
                      <w:sz w:val="18"/>
                      <w:szCs w:val="18"/>
                    </w:rPr>
                    <w:t xml:space="preserve"> (delay of 63 days)</w:t>
                  </w:r>
                </w:p>
              </w:tc>
            </w:tr>
            <w:tr w:rsidR="0098013A" w:rsidRPr="006E142D" w14:paraId="26BA2FD2" w14:textId="77777777" w:rsidTr="0098013A">
              <w:trPr>
                <w:trHeight w:val="539"/>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DA8CD41" w14:textId="116247EE" w:rsidR="0098013A" w:rsidRPr="006E142D" w:rsidRDefault="0098013A" w:rsidP="00934E8C">
                  <w:pPr>
                    <w:framePr w:hSpace="181" w:wrap="around" w:vAnchor="page" w:hAnchor="text" w:y="1441"/>
                    <w:suppressOverlap/>
                    <w:jc w:val="center"/>
                    <w:rPr>
                      <w:rFonts w:cs="Calibri"/>
                      <w:color w:val="000000"/>
                      <w:sz w:val="18"/>
                      <w:szCs w:val="18"/>
                    </w:rPr>
                  </w:pPr>
                  <w:r>
                    <w:rPr>
                      <w:rFonts w:cs="Calibri"/>
                      <w:color w:val="000000"/>
                      <w:sz w:val="18"/>
                      <w:szCs w:val="18"/>
                    </w:rPr>
                    <w:t>6</w:t>
                  </w:r>
                </w:p>
              </w:tc>
              <w:tc>
                <w:tcPr>
                  <w:tcW w:w="794" w:type="dxa"/>
                  <w:tcBorders>
                    <w:top w:val="nil"/>
                    <w:left w:val="nil"/>
                    <w:bottom w:val="single" w:sz="4" w:space="0" w:color="auto"/>
                    <w:right w:val="single" w:sz="4" w:space="0" w:color="auto"/>
                  </w:tcBorders>
                  <w:shd w:val="clear" w:color="auto" w:fill="auto"/>
                  <w:noWrap/>
                  <w:vAlign w:val="center"/>
                  <w:hideMark/>
                </w:tcPr>
                <w:p w14:paraId="7B2E6666"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Q2</w:t>
                  </w:r>
                </w:p>
              </w:tc>
              <w:tc>
                <w:tcPr>
                  <w:tcW w:w="1826" w:type="dxa"/>
                  <w:tcBorders>
                    <w:top w:val="nil"/>
                    <w:left w:val="nil"/>
                    <w:bottom w:val="single" w:sz="4" w:space="0" w:color="auto"/>
                    <w:right w:val="single" w:sz="4" w:space="0" w:color="auto"/>
                  </w:tcBorders>
                  <w:shd w:val="clear" w:color="auto" w:fill="auto"/>
                  <w:noWrap/>
                  <w:vAlign w:val="center"/>
                  <w:hideMark/>
                </w:tcPr>
                <w:p w14:paraId="3E1B4AF8" w14:textId="77777777" w:rsidR="0098013A" w:rsidRPr="006E142D" w:rsidRDefault="0098013A" w:rsidP="00934E8C">
                  <w:pPr>
                    <w:framePr w:hSpace="181" w:wrap="around" w:vAnchor="page" w:hAnchor="text" w:y="1441"/>
                    <w:suppressOverlap/>
                    <w:rPr>
                      <w:rFonts w:cs="Calibri"/>
                      <w:color w:val="000000"/>
                      <w:sz w:val="18"/>
                      <w:szCs w:val="18"/>
                    </w:rPr>
                  </w:pPr>
                  <w:r w:rsidRPr="006E142D">
                    <w:rPr>
                      <w:rFonts w:cs="Calibri"/>
                      <w:color w:val="000000"/>
                      <w:sz w:val="18"/>
                      <w:szCs w:val="18"/>
                    </w:rPr>
                    <w:t>Electrical Engineering &amp; Computer Science Labs (7)</w:t>
                  </w:r>
                </w:p>
              </w:tc>
              <w:tc>
                <w:tcPr>
                  <w:tcW w:w="721" w:type="dxa"/>
                  <w:tcBorders>
                    <w:top w:val="nil"/>
                    <w:left w:val="nil"/>
                    <w:bottom w:val="single" w:sz="4" w:space="0" w:color="auto"/>
                    <w:right w:val="single" w:sz="4" w:space="0" w:color="auto"/>
                  </w:tcBorders>
                  <w:shd w:val="clear" w:color="auto" w:fill="auto"/>
                  <w:noWrap/>
                  <w:vAlign w:val="center"/>
                  <w:hideMark/>
                </w:tcPr>
                <w:p w14:paraId="3817E5EF"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 xml:space="preserve"> SAN </w:t>
                  </w:r>
                </w:p>
              </w:tc>
              <w:tc>
                <w:tcPr>
                  <w:tcW w:w="876" w:type="dxa"/>
                  <w:tcBorders>
                    <w:top w:val="nil"/>
                    <w:left w:val="nil"/>
                    <w:bottom w:val="single" w:sz="4" w:space="0" w:color="auto"/>
                    <w:right w:val="single" w:sz="4" w:space="0" w:color="auto"/>
                  </w:tcBorders>
                  <w:shd w:val="clear" w:color="auto" w:fill="auto"/>
                  <w:noWrap/>
                  <w:vAlign w:val="center"/>
                  <w:hideMark/>
                </w:tcPr>
                <w:p w14:paraId="07DCD380" w14:textId="77777777" w:rsidR="0098013A" w:rsidRPr="006E142D" w:rsidRDefault="0098013A" w:rsidP="00934E8C">
                  <w:pPr>
                    <w:framePr w:hSpace="181" w:wrap="around" w:vAnchor="page" w:hAnchor="text" w:y="1441"/>
                    <w:suppressOverlap/>
                    <w:jc w:val="center"/>
                    <w:rPr>
                      <w:rFonts w:cs="Calibri"/>
                      <w:color w:val="000000"/>
                      <w:sz w:val="18"/>
                      <w:szCs w:val="18"/>
                    </w:rPr>
                  </w:pPr>
                  <w:r w:rsidRPr="006E142D">
                    <w:rPr>
                      <w:rFonts w:cs="Calibri"/>
                      <w:color w:val="000000"/>
                      <w:sz w:val="18"/>
                      <w:szCs w:val="18"/>
                    </w:rPr>
                    <w:t>Labs</w:t>
                  </w:r>
                </w:p>
              </w:tc>
              <w:tc>
                <w:tcPr>
                  <w:tcW w:w="3477" w:type="dxa"/>
                  <w:tcBorders>
                    <w:top w:val="nil"/>
                    <w:left w:val="nil"/>
                    <w:bottom w:val="single" w:sz="4" w:space="0" w:color="auto"/>
                    <w:right w:val="single" w:sz="4" w:space="0" w:color="auto"/>
                  </w:tcBorders>
                  <w:shd w:val="clear" w:color="auto" w:fill="auto"/>
                  <w:noWrap/>
                  <w:vAlign w:val="center"/>
                  <w:hideMark/>
                </w:tcPr>
                <w:p w14:paraId="52447144" w14:textId="5808FAFB" w:rsidR="0098013A" w:rsidRPr="006E142D" w:rsidRDefault="0098013A" w:rsidP="00934E8C">
                  <w:pPr>
                    <w:framePr w:hSpace="181" w:wrap="around" w:vAnchor="page" w:hAnchor="text" w:y="1441"/>
                    <w:suppressOverlap/>
                    <w:rPr>
                      <w:rFonts w:cs="Calibri"/>
                      <w:color w:val="000000"/>
                      <w:sz w:val="18"/>
                      <w:szCs w:val="18"/>
                    </w:rPr>
                  </w:pPr>
                  <w:r>
                    <w:rPr>
                      <w:rFonts w:cs="Calibri"/>
                      <w:color w:val="000000"/>
                      <w:sz w:val="18"/>
                      <w:szCs w:val="18"/>
                    </w:rPr>
                    <w:t>Inspection not conducted</w:t>
                  </w:r>
                </w:p>
              </w:tc>
            </w:tr>
          </w:tbl>
          <w:p w14:paraId="0152CC06" w14:textId="77777777" w:rsidR="006E142D" w:rsidRPr="0049404E" w:rsidRDefault="006E142D" w:rsidP="006E142D">
            <w:pPr>
              <w:pStyle w:val="ListParagraph"/>
              <w:spacing w:before="60" w:after="60"/>
              <w:ind w:left="450"/>
              <w:jc w:val="both"/>
              <w:rPr>
                <w:rFonts w:ascii="Calibri Light" w:hAnsi="Calibri Light" w:cs="Calibri Light"/>
                <w:sz w:val="20"/>
                <w:szCs w:val="20"/>
              </w:rPr>
            </w:pPr>
          </w:p>
          <w:p w14:paraId="4498AC98" w14:textId="169A8043" w:rsidR="009F20FE" w:rsidRDefault="009F20FE" w:rsidP="0009391B">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0220E39" w14:textId="51BCEEA6" w:rsidR="0049404E" w:rsidRDefault="009F20FE" w:rsidP="00B5004C">
            <w:pPr>
              <w:pStyle w:val="ListParagraph"/>
              <w:numPr>
                <w:ilvl w:val="0"/>
                <w:numId w:val="3"/>
              </w:numPr>
              <w:spacing w:before="60" w:after="60"/>
              <w:jc w:val="both"/>
              <w:rPr>
                <w:rFonts w:ascii="Calibri Light" w:hAnsi="Calibri Light" w:cs="Calibri Light"/>
                <w:sz w:val="20"/>
                <w:szCs w:val="20"/>
              </w:rPr>
            </w:pPr>
            <w:r w:rsidRPr="00C158A7">
              <w:rPr>
                <w:rFonts w:ascii="Calibri Light" w:hAnsi="Calibri Light" w:cs="Calibri Light"/>
                <w:sz w:val="20"/>
                <w:szCs w:val="20"/>
              </w:rPr>
              <w:t>E</w:t>
            </w:r>
            <w:r w:rsidR="00AB3835">
              <w:rPr>
                <w:rFonts w:ascii="Calibri Light" w:hAnsi="Calibri Light" w:cs="Calibri Light"/>
                <w:sz w:val="20"/>
                <w:szCs w:val="20"/>
              </w:rPr>
              <w:t>stablish</w:t>
            </w:r>
            <w:r w:rsidR="00AB3835" w:rsidRPr="00791F00">
              <w:rPr>
                <w:rFonts w:ascii="Calibri Light" w:hAnsi="Calibri Light" w:cs="Calibri Light"/>
                <w:sz w:val="20"/>
                <w:szCs w:val="20"/>
              </w:rPr>
              <w:t xml:space="preserve"> inspection </w:t>
            </w:r>
            <w:r w:rsidR="009172C9" w:rsidRPr="00791F00">
              <w:rPr>
                <w:rFonts w:ascii="Calibri Light" w:hAnsi="Calibri Light" w:cs="Calibri Light"/>
                <w:sz w:val="20"/>
                <w:szCs w:val="20"/>
              </w:rPr>
              <w:t>monitoring</w:t>
            </w:r>
            <w:r w:rsidR="00AB3835" w:rsidRPr="00791F00">
              <w:rPr>
                <w:rFonts w:ascii="Calibri Light" w:hAnsi="Calibri Light" w:cs="Calibri Light"/>
                <w:sz w:val="20"/>
                <w:szCs w:val="20"/>
              </w:rPr>
              <w:t xml:space="preserve"> mechanism to track the open/closed corrective actions of all inspection reports</w:t>
            </w:r>
            <w:r w:rsidR="00AB3835" w:rsidRPr="0049404E">
              <w:rPr>
                <w:rFonts w:ascii="Calibri Light" w:hAnsi="Calibri Light" w:cs="Calibri Light"/>
                <w:sz w:val="20"/>
                <w:szCs w:val="20"/>
              </w:rPr>
              <w:t>.</w:t>
            </w:r>
          </w:p>
          <w:p w14:paraId="7ECC8A4C" w14:textId="59344F9D" w:rsidR="009F20FE" w:rsidRDefault="00A977EA"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the inspection reports are signed by the inspector and the concern stakeholders</w:t>
            </w:r>
            <w:r w:rsidR="009C799F">
              <w:rPr>
                <w:rFonts w:ascii="Calibri Light" w:hAnsi="Calibri Light" w:cs="Calibri Light"/>
                <w:sz w:val="20"/>
                <w:szCs w:val="20"/>
              </w:rPr>
              <w:t>.</w:t>
            </w:r>
          </w:p>
          <w:p w14:paraId="7685154D" w14:textId="4C93B284" w:rsidR="00A977EA" w:rsidRDefault="00A977EA"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w:t>
            </w:r>
            <w:r w:rsidR="00804ECC">
              <w:rPr>
                <w:rFonts w:ascii="Calibri Light" w:hAnsi="Calibri Light" w:cs="Calibri Light"/>
                <w:sz w:val="20"/>
                <w:szCs w:val="20"/>
              </w:rPr>
              <w:t xml:space="preserve">EHS Internal Audit tracker covers all internal audit </w:t>
            </w:r>
            <w:commentRangeStart w:id="47"/>
            <w:r w:rsidR="00804ECC">
              <w:rPr>
                <w:rFonts w:ascii="Calibri Light" w:hAnsi="Calibri Light" w:cs="Calibri Light"/>
                <w:sz w:val="20"/>
                <w:szCs w:val="20"/>
              </w:rPr>
              <w:t xml:space="preserve">findings </w:t>
            </w:r>
            <w:r w:rsidR="009C799F">
              <w:rPr>
                <w:rFonts w:ascii="Calibri Light" w:hAnsi="Calibri Light" w:cs="Calibri Light"/>
                <w:sz w:val="20"/>
                <w:szCs w:val="20"/>
              </w:rPr>
              <w:t>related to EHS department.</w:t>
            </w:r>
            <w:commentRangeEnd w:id="47"/>
            <w:r w:rsidR="009C30DF">
              <w:rPr>
                <w:rStyle w:val="CommentReference"/>
                <w:rFonts w:ascii="Calibri Light" w:eastAsia="Calibri Light" w:hAnsi="Calibri Light" w:cs="Calibri Light"/>
              </w:rPr>
              <w:commentReference w:id="47"/>
            </w:r>
          </w:p>
          <w:p w14:paraId="5CC36B9B" w14:textId="639C344F" w:rsidR="00C23F7E" w:rsidRPr="00C158A7" w:rsidRDefault="00C23F7E"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0715BF">
              <w:rPr>
                <w:rFonts w:ascii="Calibri Light" w:hAnsi="Calibri Light" w:cs="Calibri Light"/>
                <w:sz w:val="20"/>
                <w:szCs w:val="20"/>
              </w:rPr>
              <w:t xml:space="preserve">conducting of </w:t>
            </w:r>
            <w:r>
              <w:rPr>
                <w:rFonts w:ascii="Calibri Light" w:hAnsi="Calibri Light" w:cs="Calibri Light"/>
                <w:sz w:val="20"/>
                <w:szCs w:val="20"/>
              </w:rPr>
              <w:t xml:space="preserve">EHS inspections as per the inspection plan </w:t>
            </w:r>
            <w:r w:rsidR="006B0862">
              <w:rPr>
                <w:rFonts w:ascii="Calibri Light" w:hAnsi="Calibri Light" w:cs="Calibri Light"/>
                <w:sz w:val="20"/>
                <w:szCs w:val="20"/>
              </w:rPr>
              <w:t xml:space="preserve">and </w:t>
            </w:r>
            <w:r w:rsidR="000715BF">
              <w:rPr>
                <w:rFonts w:ascii="Calibri Light" w:hAnsi="Calibri Light" w:cs="Calibri Light"/>
                <w:sz w:val="20"/>
                <w:szCs w:val="20"/>
              </w:rPr>
              <w:t xml:space="preserve">implementation of </w:t>
            </w:r>
            <w:r w:rsidR="006B0862">
              <w:rPr>
                <w:rFonts w:ascii="Calibri Light" w:hAnsi="Calibri Light" w:cs="Calibri Light"/>
                <w:sz w:val="20"/>
                <w:szCs w:val="20"/>
              </w:rPr>
              <w:t>effective follow ups</w:t>
            </w:r>
            <w:r w:rsidR="000715BF">
              <w:rPr>
                <w:rFonts w:ascii="Calibri Light" w:hAnsi="Calibri Light" w:cs="Calibri Light"/>
                <w:sz w:val="20"/>
                <w:szCs w:val="20"/>
              </w:rPr>
              <w:t xml:space="preserve"> of corrective action plans.</w:t>
            </w:r>
          </w:p>
          <w:p w14:paraId="07E27CC0" w14:textId="77777777" w:rsidR="009F20FE" w:rsidRPr="00D220F5" w:rsidRDefault="009F20FE"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6D87E09" w14:textId="77777777" w:rsidR="009F20FE" w:rsidRPr="00D220F5" w:rsidRDefault="009F20FE"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A67E029" w14:textId="77777777" w:rsidR="009F20FE" w:rsidRPr="00D220F5" w:rsidRDefault="009F20FE" w:rsidP="001D3698">
            <w:pPr>
              <w:tabs>
                <w:tab w:val="left" w:pos="1110"/>
              </w:tabs>
              <w:spacing w:before="60" w:after="60"/>
              <w:jc w:val="both"/>
              <w:rPr>
                <w:rFonts w:ascii="Calibri Light" w:hAnsi="Calibri Light" w:cs="Calibri Light"/>
                <w:b/>
                <w:sz w:val="20"/>
                <w:szCs w:val="20"/>
                <w:lang w:val="fr-FR"/>
              </w:rPr>
            </w:pPr>
          </w:p>
          <w:p w14:paraId="4E0F43E9"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AD1245" w14:textId="77777777" w:rsidR="009F20FE" w:rsidRPr="00A679EB" w:rsidRDefault="009F20FE" w:rsidP="001D3698">
            <w:pPr>
              <w:tabs>
                <w:tab w:val="left" w:pos="1110"/>
              </w:tabs>
              <w:spacing w:before="60" w:after="60"/>
              <w:jc w:val="both"/>
              <w:rPr>
                <w:rFonts w:ascii="Calibri Light" w:hAnsi="Calibri Light" w:cs="Calibri Light"/>
                <w:sz w:val="20"/>
                <w:szCs w:val="20"/>
              </w:rPr>
            </w:pPr>
          </w:p>
          <w:p w14:paraId="72E8D0CA"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CA2A5A1" w14:textId="7279C130" w:rsidR="00815341" w:rsidRDefault="00815341" w:rsidP="001D3698">
            <w:pPr>
              <w:tabs>
                <w:tab w:val="left" w:pos="1110"/>
              </w:tabs>
              <w:spacing w:before="60" w:after="60"/>
              <w:jc w:val="both"/>
              <w:rPr>
                <w:rFonts w:ascii="Wingdings" w:hAnsi="Wingdings" w:cs="Times New Roman"/>
                <w:b/>
                <w:color w:val="00B050"/>
                <w:sz w:val="19"/>
                <w:szCs w:val="24"/>
              </w:rPr>
            </w:pPr>
          </w:p>
        </w:tc>
      </w:tr>
      <w:tr w:rsidR="00D81646" w:rsidRPr="002343D9" w14:paraId="32BCA68E"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7A62B45D" w14:textId="340B1AE8" w:rsidR="00577BB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37AE3F3C" w14:textId="3704ACDA" w:rsidR="00577BBD" w:rsidRPr="002343D9" w:rsidRDefault="00820A9D"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Incident Management </w:t>
            </w:r>
            <w:r w:rsidR="00577BBD">
              <w:rPr>
                <w:rFonts w:ascii="Calibri Light" w:hAnsi="Calibri Light" w:cs="Calibri Light"/>
                <w:b/>
                <w:bCs/>
                <w:color w:val="FFFFFF" w:themeColor="background1"/>
                <w:sz w:val="20"/>
                <w:szCs w:val="20"/>
              </w:rPr>
              <w:t xml:space="preserve"> </w:t>
            </w:r>
          </w:p>
        </w:tc>
      </w:tr>
      <w:tr w:rsidR="00577BBD" w:rsidRPr="0041789D" w14:paraId="7EB39327"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4E738D" w14:textId="2190DFBB" w:rsidR="00577BBD" w:rsidRPr="0041789D" w:rsidRDefault="00577BB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D7369B" w:rsidRPr="00D7369B">
              <w:rPr>
                <w:rFonts w:ascii="Calibri Light" w:hAnsi="Calibri Light" w:cs="Calibri Light"/>
                <w:color w:val="0070C0"/>
                <w:sz w:val="20"/>
                <w:szCs w:val="20"/>
              </w:rPr>
              <w:t>KU-EHS-10</w:t>
            </w:r>
          </w:p>
        </w:tc>
      </w:tr>
      <w:tr w:rsidR="00577BBD" w14:paraId="59D55D35"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A214271"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1141931" w14:textId="69491C72" w:rsidR="00815341" w:rsidRPr="00815341" w:rsidRDefault="00815341" w:rsidP="00815341">
            <w:pPr>
              <w:pStyle w:val="NumberedHeading1"/>
              <w:numPr>
                <w:ilvl w:val="0"/>
                <w:numId w:val="21"/>
              </w:numPr>
              <w:spacing w:before="120" w:after="120"/>
              <w:ind w:left="342"/>
              <w:jc w:val="both"/>
              <w:rPr>
                <w:rFonts w:ascii="Calibri Light" w:hAnsi="Calibri Light" w:cs="Calibri Light"/>
                <w:bCs/>
                <w:spacing w:val="0"/>
                <w:kern w:val="0"/>
                <w:sz w:val="20"/>
                <w:szCs w:val="20"/>
              </w:rPr>
            </w:pPr>
            <w:r w:rsidRPr="00815341">
              <w:rPr>
                <w:rFonts w:ascii="Calibri Light" w:hAnsi="Calibri Light" w:cs="Calibri Light"/>
                <w:bCs/>
                <w:spacing w:val="0"/>
                <w:kern w:val="0"/>
                <w:sz w:val="20"/>
                <w:szCs w:val="20"/>
              </w:rPr>
              <w:t>Enhance incident management process for clinical incidents:</w:t>
            </w:r>
          </w:p>
          <w:p w14:paraId="45379506" w14:textId="4C163E9F" w:rsidR="007C0D38" w:rsidRDefault="007C0D38" w:rsidP="00815341">
            <w:pPr>
              <w:pStyle w:val="NumberedHeading1"/>
              <w:spacing w:before="120" w:after="120"/>
              <w:ind w:left="342"/>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Incident management is a process used to address</w:t>
            </w:r>
            <w:r w:rsidR="0020217D" w:rsidRPr="003405E0">
              <w:rPr>
                <w:rFonts w:ascii="Calibri Light" w:hAnsi="Calibri Light" w:cs="Calibri Light"/>
                <w:b w:val="0"/>
                <w:spacing w:val="0"/>
                <w:kern w:val="0"/>
                <w:sz w:val="20"/>
                <w:szCs w:val="20"/>
              </w:rPr>
              <w:t xml:space="preserve"> and  respond to </w:t>
            </w:r>
            <w:r w:rsidRPr="003405E0">
              <w:rPr>
                <w:rFonts w:ascii="Calibri Light" w:hAnsi="Calibri Light" w:cs="Calibri Light"/>
                <w:b w:val="0"/>
                <w:spacing w:val="0"/>
                <w:kern w:val="0"/>
                <w:sz w:val="20"/>
                <w:szCs w:val="20"/>
              </w:rPr>
              <w:t>unplanned events that can affect service quality or service operations. Incident management aims to identify and correct problems while maintaining normal service and minimizing impact to the business.</w:t>
            </w:r>
          </w:p>
          <w:p w14:paraId="35381B3C" w14:textId="5CA1C60C" w:rsidR="007775BD" w:rsidRDefault="007775BD" w:rsidP="00815341">
            <w:pPr>
              <w:pStyle w:val="NumberedHeading1"/>
              <w:spacing w:before="120" w:after="120"/>
              <w:ind w:left="342"/>
              <w:jc w:val="both"/>
              <w:rPr>
                <w:rFonts w:ascii="Calibri Light" w:hAnsi="Calibri Light" w:cs="Calibri Light"/>
                <w:b w:val="0"/>
                <w:spacing w:val="0"/>
                <w:kern w:val="0"/>
                <w:sz w:val="20"/>
                <w:szCs w:val="20"/>
              </w:rPr>
            </w:pPr>
            <w:r w:rsidRPr="007775BD">
              <w:rPr>
                <w:rFonts w:ascii="Calibri Light" w:hAnsi="Calibri Light" w:cs="Calibri Light"/>
                <w:b w:val="0"/>
                <w:spacing w:val="0"/>
                <w:kern w:val="0"/>
                <w:sz w:val="20"/>
                <w:szCs w:val="20"/>
              </w:rPr>
              <w:t xml:space="preserve">As per Incident Reporting and Investigation procedure, section 5.2, reporting list of reportable incidents includes </w:t>
            </w:r>
            <w:r w:rsidR="001F4A7E">
              <w:rPr>
                <w:rFonts w:ascii="Calibri Light" w:hAnsi="Calibri Light" w:cs="Calibri Light"/>
                <w:b w:val="0"/>
                <w:spacing w:val="0"/>
                <w:kern w:val="0"/>
                <w:sz w:val="20"/>
                <w:szCs w:val="20"/>
              </w:rPr>
              <w:t>w</w:t>
            </w:r>
            <w:r w:rsidRPr="007775BD">
              <w:rPr>
                <w:rFonts w:ascii="Calibri Light" w:hAnsi="Calibri Light" w:cs="Calibri Light"/>
                <w:b w:val="0"/>
                <w:spacing w:val="0"/>
                <w:kern w:val="0"/>
                <w:sz w:val="20"/>
                <w:szCs w:val="20"/>
              </w:rPr>
              <w:t xml:space="preserve">ork related injuries </w:t>
            </w:r>
            <w:r w:rsidR="00E65B31">
              <w:rPr>
                <w:rFonts w:ascii="Calibri Light" w:hAnsi="Calibri Light" w:cs="Calibri Light"/>
                <w:b w:val="0"/>
                <w:spacing w:val="0"/>
                <w:kern w:val="0"/>
                <w:sz w:val="20"/>
                <w:szCs w:val="20"/>
              </w:rPr>
              <w:t>such as c</w:t>
            </w:r>
            <w:r w:rsidRPr="007775BD">
              <w:rPr>
                <w:rFonts w:ascii="Calibri Light" w:hAnsi="Calibri Light" w:cs="Calibri Light"/>
                <w:b w:val="0"/>
                <w:spacing w:val="0"/>
                <w:kern w:val="0"/>
                <w:sz w:val="20"/>
                <w:szCs w:val="20"/>
              </w:rPr>
              <w:t xml:space="preserve">uts, </w:t>
            </w:r>
            <w:r w:rsidR="00E65B31">
              <w:rPr>
                <w:rFonts w:ascii="Calibri Light" w:hAnsi="Calibri Light" w:cs="Calibri Light"/>
                <w:b w:val="0"/>
                <w:spacing w:val="0"/>
                <w:kern w:val="0"/>
                <w:sz w:val="20"/>
                <w:szCs w:val="20"/>
              </w:rPr>
              <w:t>f</w:t>
            </w:r>
            <w:r w:rsidRPr="007775BD">
              <w:rPr>
                <w:rFonts w:ascii="Calibri Light" w:hAnsi="Calibri Light" w:cs="Calibri Light"/>
                <w:b w:val="0"/>
                <w:spacing w:val="0"/>
                <w:kern w:val="0"/>
                <w:sz w:val="20"/>
                <w:szCs w:val="20"/>
              </w:rPr>
              <w:t xml:space="preserve">ractures, </w:t>
            </w:r>
            <w:r w:rsidR="00E65B31">
              <w:rPr>
                <w:rFonts w:ascii="Calibri Light" w:hAnsi="Calibri Light" w:cs="Calibri Light"/>
                <w:b w:val="0"/>
                <w:spacing w:val="0"/>
                <w:kern w:val="0"/>
                <w:sz w:val="20"/>
                <w:szCs w:val="20"/>
              </w:rPr>
              <w:t xml:space="preserve">and </w:t>
            </w:r>
            <w:r w:rsidRPr="007775BD">
              <w:rPr>
                <w:rFonts w:ascii="Calibri Light" w:hAnsi="Calibri Light" w:cs="Calibri Light"/>
                <w:b w:val="0"/>
                <w:spacing w:val="0"/>
                <w:kern w:val="0"/>
                <w:sz w:val="20"/>
                <w:szCs w:val="20"/>
              </w:rPr>
              <w:t>bruises.</w:t>
            </w:r>
          </w:p>
          <w:p w14:paraId="25FD0984" w14:textId="77777777" w:rsidR="00AA79D9" w:rsidRDefault="001F4A7E" w:rsidP="00815341">
            <w:pPr>
              <w:pStyle w:val="NumberedHeading1"/>
              <w:spacing w:before="120" w:after="120"/>
              <w:ind w:left="342"/>
              <w:jc w:val="both"/>
              <w:rPr>
                <w:rFonts w:ascii="Calibri Light" w:hAnsi="Calibri Light" w:cs="Calibri Light"/>
                <w:b w:val="0"/>
                <w:spacing w:val="0"/>
                <w:kern w:val="0"/>
                <w:sz w:val="20"/>
                <w:szCs w:val="20"/>
              </w:rPr>
            </w:pPr>
            <w:r w:rsidRPr="001F4A7E">
              <w:rPr>
                <w:rFonts w:ascii="Calibri Light" w:hAnsi="Calibri Light" w:cs="Calibri Light"/>
                <w:b w:val="0"/>
                <w:spacing w:val="0"/>
                <w:kern w:val="0"/>
                <w:sz w:val="20"/>
                <w:szCs w:val="20"/>
              </w:rPr>
              <w:lastRenderedPageBreak/>
              <w:t>Based on our review and analysis of the Clinics 2022 reports, it was noted that there were 200 wounds</w:t>
            </w:r>
            <w:r w:rsidR="000715BF">
              <w:rPr>
                <w:rFonts w:ascii="Calibri Light" w:hAnsi="Calibri Light" w:cs="Calibri Light"/>
                <w:b w:val="0"/>
                <w:spacing w:val="0"/>
                <w:kern w:val="0"/>
                <w:sz w:val="20"/>
                <w:szCs w:val="20"/>
              </w:rPr>
              <w:t xml:space="preserve"> </w:t>
            </w:r>
            <w:r w:rsidRPr="001F4A7E">
              <w:rPr>
                <w:rFonts w:ascii="Calibri Light" w:hAnsi="Calibri Light" w:cs="Calibri Light"/>
                <w:b w:val="0"/>
                <w:spacing w:val="0"/>
                <w:kern w:val="0"/>
                <w:sz w:val="20"/>
                <w:szCs w:val="20"/>
              </w:rPr>
              <w:t>/</w:t>
            </w:r>
            <w:r w:rsidR="000715BF">
              <w:rPr>
                <w:rFonts w:ascii="Calibri Light" w:hAnsi="Calibri Light" w:cs="Calibri Light"/>
                <w:b w:val="0"/>
                <w:spacing w:val="0"/>
                <w:kern w:val="0"/>
                <w:sz w:val="20"/>
                <w:szCs w:val="20"/>
              </w:rPr>
              <w:t xml:space="preserve"> </w:t>
            </w:r>
            <w:r w:rsidRPr="001F4A7E">
              <w:rPr>
                <w:rFonts w:ascii="Calibri Light" w:hAnsi="Calibri Light" w:cs="Calibri Light"/>
                <w:b w:val="0"/>
                <w:spacing w:val="0"/>
                <w:kern w:val="0"/>
                <w:sz w:val="20"/>
                <w:szCs w:val="20"/>
              </w:rPr>
              <w:t xml:space="preserve">first aid cases including burns, chemical burns, </w:t>
            </w:r>
            <w:r w:rsidR="006C096F" w:rsidRPr="001F4A7E">
              <w:rPr>
                <w:rFonts w:ascii="Calibri Light" w:hAnsi="Calibri Light" w:cs="Calibri Light"/>
                <w:b w:val="0"/>
                <w:spacing w:val="0"/>
                <w:kern w:val="0"/>
                <w:sz w:val="20"/>
                <w:szCs w:val="20"/>
              </w:rPr>
              <w:t>inflammation,</w:t>
            </w:r>
            <w:r w:rsidRPr="001F4A7E">
              <w:rPr>
                <w:rFonts w:ascii="Calibri Light" w:hAnsi="Calibri Light" w:cs="Calibri Light"/>
                <w:b w:val="0"/>
                <w:spacing w:val="0"/>
                <w:kern w:val="0"/>
                <w:sz w:val="20"/>
                <w:szCs w:val="20"/>
              </w:rPr>
              <w:t xml:space="preserve"> and wounds</w:t>
            </w:r>
            <w:r w:rsidRPr="00DA3C1F">
              <w:rPr>
                <w:rFonts w:ascii="Calibri Light" w:hAnsi="Calibri Light" w:cs="Calibri Light"/>
                <w:b w:val="0"/>
                <w:spacing w:val="0"/>
                <w:kern w:val="0"/>
                <w:sz w:val="20"/>
                <w:szCs w:val="20"/>
              </w:rPr>
              <w:t>.</w:t>
            </w:r>
            <w:r w:rsidR="00DA3C1F" w:rsidRPr="00DA3C1F">
              <w:rPr>
                <w:rFonts w:ascii="Calibri Light" w:hAnsi="Calibri Light" w:cs="Calibri Light"/>
                <w:b w:val="0"/>
                <w:spacing w:val="0"/>
                <w:kern w:val="0"/>
                <w:sz w:val="20"/>
                <w:szCs w:val="20"/>
              </w:rPr>
              <w:t xml:space="preserve"> </w:t>
            </w:r>
          </w:p>
          <w:p w14:paraId="5B8F84AF" w14:textId="113E818F" w:rsidR="00DA3C1F" w:rsidRPr="00DA3C1F" w:rsidRDefault="00DA3C1F" w:rsidP="00815341">
            <w:pPr>
              <w:pStyle w:val="NumberedHeading1"/>
              <w:spacing w:before="120" w:after="120"/>
              <w:ind w:left="342"/>
              <w:jc w:val="both"/>
              <w:rPr>
                <w:rFonts w:ascii="Calibri Light" w:hAnsi="Calibri Light" w:cs="Calibri Light"/>
                <w:b w:val="0"/>
                <w:spacing w:val="0"/>
                <w:kern w:val="0"/>
                <w:sz w:val="20"/>
                <w:szCs w:val="20"/>
              </w:rPr>
            </w:pPr>
            <w:r w:rsidRPr="00DA3C1F">
              <w:rPr>
                <w:rFonts w:ascii="Calibri Light" w:hAnsi="Calibri Light" w:cs="Calibri Light"/>
                <w:b w:val="0"/>
                <w:sz w:val="20"/>
                <w:szCs w:val="20"/>
                <w:u w:val="single"/>
              </w:rPr>
              <w:t>Refer to below table that shows the clinic first aid cases reported in 2022.</w:t>
            </w:r>
          </w:p>
          <w:tbl>
            <w:tblPr>
              <w:tblW w:w="7409" w:type="dxa"/>
              <w:tblInd w:w="419" w:type="dxa"/>
              <w:tblLook w:val="04A0" w:firstRow="1" w:lastRow="0" w:firstColumn="1" w:lastColumn="0" w:noHBand="0" w:noVBand="1"/>
            </w:tblPr>
            <w:tblGrid>
              <w:gridCol w:w="5696"/>
              <w:gridCol w:w="1713"/>
            </w:tblGrid>
            <w:tr w:rsidR="00DA3C1F" w:rsidRPr="005E100A" w14:paraId="1D11B357" w14:textId="77777777" w:rsidTr="00815341">
              <w:trPr>
                <w:trHeight w:val="290"/>
              </w:trPr>
              <w:tc>
                <w:tcPr>
                  <w:tcW w:w="7409" w:type="dxa"/>
                  <w:gridSpan w:val="2"/>
                  <w:tcBorders>
                    <w:top w:val="single" w:sz="4" w:space="0" w:color="auto"/>
                    <w:left w:val="single" w:sz="4" w:space="0" w:color="auto"/>
                    <w:bottom w:val="single" w:sz="4" w:space="0" w:color="auto"/>
                    <w:right w:val="single" w:sz="4" w:space="0" w:color="auto"/>
                  </w:tcBorders>
                  <w:shd w:val="clear" w:color="auto" w:fill="0057B8"/>
                  <w:noWrap/>
                  <w:vAlign w:val="bottom"/>
                  <w:hideMark/>
                </w:tcPr>
                <w:p w14:paraId="2BE220D1" w14:textId="77777777" w:rsidR="00DA3C1F" w:rsidRPr="005E100A" w:rsidRDefault="00DA3C1F" w:rsidP="00934E8C">
                  <w:pPr>
                    <w:framePr w:hSpace="181" w:wrap="around" w:vAnchor="page" w:hAnchor="text" w:y="1441"/>
                    <w:suppressOverlap/>
                    <w:jc w:val="center"/>
                    <w:rPr>
                      <w:rFonts w:cs="Calibri"/>
                      <w:color w:val="FFFFFF" w:themeColor="background1"/>
                      <w:sz w:val="18"/>
                      <w:szCs w:val="18"/>
                    </w:rPr>
                  </w:pPr>
                  <w:r w:rsidRPr="005E100A">
                    <w:rPr>
                      <w:rFonts w:cs="Calibri"/>
                      <w:color w:val="FFFFFF" w:themeColor="background1"/>
                      <w:sz w:val="18"/>
                      <w:szCs w:val="18"/>
                    </w:rPr>
                    <w:t xml:space="preserve">Clinic 2022 Report </w:t>
                  </w:r>
                </w:p>
              </w:tc>
            </w:tr>
            <w:tr w:rsidR="00DA3C1F" w:rsidRPr="005E100A" w14:paraId="3E153454" w14:textId="77777777" w:rsidTr="00815341">
              <w:trPr>
                <w:trHeight w:val="290"/>
              </w:trPr>
              <w:tc>
                <w:tcPr>
                  <w:tcW w:w="5696" w:type="dxa"/>
                  <w:tcBorders>
                    <w:top w:val="nil"/>
                    <w:left w:val="single" w:sz="4" w:space="0" w:color="auto"/>
                    <w:bottom w:val="single" w:sz="4" w:space="0" w:color="auto"/>
                    <w:right w:val="single" w:sz="4" w:space="0" w:color="auto"/>
                  </w:tcBorders>
                  <w:shd w:val="clear" w:color="auto" w:fill="0057B8"/>
                  <w:noWrap/>
                  <w:vAlign w:val="bottom"/>
                  <w:hideMark/>
                </w:tcPr>
                <w:p w14:paraId="4B19DA09" w14:textId="77777777" w:rsidR="00DA3C1F" w:rsidRPr="005E100A" w:rsidRDefault="00DA3C1F" w:rsidP="00934E8C">
                  <w:pPr>
                    <w:framePr w:hSpace="181" w:wrap="around" w:vAnchor="page" w:hAnchor="text" w:y="1441"/>
                    <w:suppressOverlap/>
                    <w:jc w:val="center"/>
                    <w:rPr>
                      <w:rFonts w:cs="Calibri"/>
                      <w:color w:val="FFFFFF" w:themeColor="background1"/>
                      <w:sz w:val="18"/>
                      <w:szCs w:val="18"/>
                    </w:rPr>
                  </w:pPr>
                  <w:r w:rsidRPr="005E100A">
                    <w:rPr>
                      <w:rFonts w:cs="Calibri"/>
                      <w:color w:val="FFFFFF" w:themeColor="background1"/>
                      <w:sz w:val="18"/>
                      <w:szCs w:val="18"/>
                    </w:rPr>
                    <w:t>Wounds/First Aid Cases (NWR)</w:t>
                  </w:r>
                </w:p>
              </w:tc>
              <w:tc>
                <w:tcPr>
                  <w:tcW w:w="1713" w:type="dxa"/>
                  <w:tcBorders>
                    <w:top w:val="nil"/>
                    <w:left w:val="nil"/>
                    <w:bottom w:val="single" w:sz="4" w:space="0" w:color="auto"/>
                    <w:right w:val="single" w:sz="4" w:space="0" w:color="auto"/>
                  </w:tcBorders>
                  <w:shd w:val="clear" w:color="auto" w:fill="0057B8"/>
                  <w:noWrap/>
                  <w:vAlign w:val="bottom"/>
                  <w:hideMark/>
                </w:tcPr>
                <w:p w14:paraId="39CE6569" w14:textId="77777777" w:rsidR="00DA3C1F" w:rsidRPr="005E100A" w:rsidRDefault="00DA3C1F" w:rsidP="00934E8C">
                  <w:pPr>
                    <w:framePr w:hSpace="181" w:wrap="around" w:vAnchor="page" w:hAnchor="text" w:y="1441"/>
                    <w:suppressOverlap/>
                    <w:jc w:val="center"/>
                    <w:rPr>
                      <w:rFonts w:cs="Calibri"/>
                      <w:color w:val="FFFFFF" w:themeColor="background1"/>
                      <w:sz w:val="18"/>
                      <w:szCs w:val="18"/>
                    </w:rPr>
                  </w:pPr>
                  <w:r>
                    <w:rPr>
                      <w:rFonts w:cs="Calibri"/>
                      <w:color w:val="FFFFFF" w:themeColor="background1"/>
                      <w:sz w:val="18"/>
                      <w:szCs w:val="18"/>
                    </w:rPr>
                    <w:t>Number of Cases</w:t>
                  </w:r>
                  <w:r w:rsidRPr="005E100A">
                    <w:rPr>
                      <w:rFonts w:cs="Calibri"/>
                      <w:color w:val="FFFFFF" w:themeColor="background1"/>
                      <w:sz w:val="18"/>
                      <w:szCs w:val="18"/>
                    </w:rPr>
                    <w:t> </w:t>
                  </w:r>
                </w:p>
              </w:tc>
            </w:tr>
            <w:tr w:rsidR="00DA3C1F" w:rsidRPr="005E100A" w14:paraId="48867C08" w14:textId="77777777" w:rsidTr="00815341">
              <w:trPr>
                <w:trHeight w:val="290"/>
              </w:trPr>
              <w:tc>
                <w:tcPr>
                  <w:tcW w:w="5696" w:type="dxa"/>
                  <w:tcBorders>
                    <w:top w:val="nil"/>
                    <w:left w:val="single" w:sz="4" w:space="0" w:color="auto"/>
                    <w:bottom w:val="single" w:sz="4" w:space="0" w:color="auto"/>
                    <w:right w:val="single" w:sz="4" w:space="0" w:color="auto"/>
                  </w:tcBorders>
                  <w:shd w:val="clear" w:color="auto" w:fill="auto"/>
                  <w:noWrap/>
                  <w:vAlign w:val="bottom"/>
                  <w:hideMark/>
                </w:tcPr>
                <w:p w14:paraId="4E85436C" w14:textId="77777777" w:rsidR="00DA3C1F" w:rsidRPr="005E100A" w:rsidRDefault="00DA3C1F" w:rsidP="00934E8C">
                  <w:pPr>
                    <w:framePr w:hSpace="181" w:wrap="around" w:vAnchor="page" w:hAnchor="text" w:y="1441"/>
                    <w:suppressOverlap/>
                    <w:rPr>
                      <w:rFonts w:cs="Calibri"/>
                      <w:color w:val="000000"/>
                      <w:sz w:val="18"/>
                      <w:szCs w:val="18"/>
                    </w:rPr>
                  </w:pPr>
                  <w:r w:rsidRPr="005E100A">
                    <w:rPr>
                      <w:rFonts w:cs="Calibri"/>
                      <w:color w:val="000000"/>
                      <w:sz w:val="18"/>
                      <w:szCs w:val="18"/>
                    </w:rPr>
                    <w:t>Burn/Scald</w:t>
                  </w:r>
                </w:p>
              </w:tc>
              <w:tc>
                <w:tcPr>
                  <w:tcW w:w="1713" w:type="dxa"/>
                  <w:tcBorders>
                    <w:top w:val="nil"/>
                    <w:left w:val="nil"/>
                    <w:bottom w:val="single" w:sz="4" w:space="0" w:color="auto"/>
                    <w:right w:val="single" w:sz="4" w:space="0" w:color="auto"/>
                  </w:tcBorders>
                  <w:shd w:val="clear" w:color="auto" w:fill="auto"/>
                  <w:noWrap/>
                  <w:vAlign w:val="bottom"/>
                  <w:hideMark/>
                </w:tcPr>
                <w:p w14:paraId="697855F5" w14:textId="77777777" w:rsidR="00DA3C1F" w:rsidRPr="005E100A" w:rsidRDefault="00DA3C1F" w:rsidP="00934E8C">
                  <w:pPr>
                    <w:framePr w:hSpace="181" w:wrap="around" w:vAnchor="page" w:hAnchor="text" w:y="1441"/>
                    <w:suppressOverlap/>
                    <w:jc w:val="center"/>
                    <w:rPr>
                      <w:rFonts w:cs="Calibri"/>
                      <w:color w:val="000000"/>
                      <w:sz w:val="18"/>
                      <w:szCs w:val="18"/>
                    </w:rPr>
                  </w:pPr>
                  <w:r w:rsidRPr="005E100A">
                    <w:rPr>
                      <w:rFonts w:cs="Calibri"/>
                      <w:color w:val="000000"/>
                      <w:sz w:val="18"/>
                      <w:szCs w:val="18"/>
                    </w:rPr>
                    <w:t>38</w:t>
                  </w:r>
                </w:p>
              </w:tc>
            </w:tr>
            <w:tr w:rsidR="00DA3C1F" w:rsidRPr="005E100A" w14:paraId="7F50D064" w14:textId="77777777" w:rsidTr="00815341">
              <w:trPr>
                <w:trHeight w:val="290"/>
              </w:trPr>
              <w:tc>
                <w:tcPr>
                  <w:tcW w:w="5696" w:type="dxa"/>
                  <w:tcBorders>
                    <w:top w:val="nil"/>
                    <w:left w:val="single" w:sz="4" w:space="0" w:color="auto"/>
                    <w:bottom w:val="single" w:sz="4" w:space="0" w:color="auto"/>
                    <w:right w:val="single" w:sz="4" w:space="0" w:color="auto"/>
                  </w:tcBorders>
                  <w:shd w:val="clear" w:color="auto" w:fill="auto"/>
                  <w:noWrap/>
                  <w:vAlign w:val="bottom"/>
                  <w:hideMark/>
                </w:tcPr>
                <w:p w14:paraId="6A512B8D" w14:textId="77777777" w:rsidR="00DA3C1F" w:rsidRPr="005E100A" w:rsidRDefault="00DA3C1F" w:rsidP="00934E8C">
                  <w:pPr>
                    <w:framePr w:hSpace="181" w:wrap="around" w:vAnchor="page" w:hAnchor="text" w:y="1441"/>
                    <w:suppressOverlap/>
                    <w:rPr>
                      <w:rFonts w:cs="Calibri"/>
                      <w:color w:val="000000"/>
                      <w:sz w:val="18"/>
                      <w:szCs w:val="18"/>
                    </w:rPr>
                  </w:pPr>
                  <w:r w:rsidRPr="005E100A">
                    <w:rPr>
                      <w:rFonts w:cs="Calibri"/>
                      <w:color w:val="000000"/>
                      <w:sz w:val="18"/>
                      <w:szCs w:val="18"/>
                    </w:rPr>
                    <w:t>Chemical Burn</w:t>
                  </w:r>
                </w:p>
              </w:tc>
              <w:tc>
                <w:tcPr>
                  <w:tcW w:w="1713" w:type="dxa"/>
                  <w:tcBorders>
                    <w:top w:val="nil"/>
                    <w:left w:val="nil"/>
                    <w:bottom w:val="single" w:sz="4" w:space="0" w:color="auto"/>
                    <w:right w:val="single" w:sz="4" w:space="0" w:color="auto"/>
                  </w:tcBorders>
                  <w:shd w:val="clear" w:color="auto" w:fill="auto"/>
                  <w:noWrap/>
                  <w:vAlign w:val="bottom"/>
                  <w:hideMark/>
                </w:tcPr>
                <w:p w14:paraId="4700A899" w14:textId="77777777" w:rsidR="00DA3C1F" w:rsidRPr="005E100A" w:rsidRDefault="00DA3C1F" w:rsidP="00934E8C">
                  <w:pPr>
                    <w:framePr w:hSpace="181" w:wrap="around" w:vAnchor="page" w:hAnchor="text" w:y="1441"/>
                    <w:suppressOverlap/>
                    <w:jc w:val="center"/>
                    <w:rPr>
                      <w:rFonts w:cs="Calibri"/>
                      <w:color w:val="000000"/>
                      <w:sz w:val="18"/>
                      <w:szCs w:val="18"/>
                    </w:rPr>
                  </w:pPr>
                  <w:r w:rsidRPr="005E100A">
                    <w:rPr>
                      <w:rFonts w:cs="Calibri"/>
                      <w:color w:val="000000"/>
                      <w:sz w:val="18"/>
                      <w:szCs w:val="18"/>
                    </w:rPr>
                    <w:t>1</w:t>
                  </w:r>
                </w:p>
              </w:tc>
            </w:tr>
            <w:tr w:rsidR="00DA3C1F" w:rsidRPr="005E100A" w14:paraId="25B49B38" w14:textId="77777777" w:rsidTr="00815341">
              <w:trPr>
                <w:trHeight w:val="290"/>
              </w:trPr>
              <w:tc>
                <w:tcPr>
                  <w:tcW w:w="5696" w:type="dxa"/>
                  <w:tcBorders>
                    <w:top w:val="nil"/>
                    <w:left w:val="single" w:sz="4" w:space="0" w:color="auto"/>
                    <w:bottom w:val="single" w:sz="4" w:space="0" w:color="auto"/>
                    <w:right w:val="single" w:sz="4" w:space="0" w:color="auto"/>
                  </w:tcBorders>
                  <w:shd w:val="clear" w:color="auto" w:fill="auto"/>
                  <w:noWrap/>
                  <w:vAlign w:val="bottom"/>
                  <w:hideMark/>
                </w:tcPr>
                <w:p w14:paraId="5A579239" w14:textId="77777777" w:rsidR="00DA3C1F" w:rsidRPr="005E100A" w:rsidRDefault="00DA3C1F" w:rsidP="00934E8C">
                  <w:pPr>
                    <w:framePr w:hSpace="181" w:wrap="around" w:vAnchor="page" w:hAnchor="text" w:y="1441"/>
                    <w:suppressOverlap/>
                    <w:rPr>
                      <w:rFonts w:cs="Calibri"/>
                      <w:color w:val="000000"/>
                      <w:sz w:val="18"/>
                      <w:szCs w:val="18"/>
                    </w:rPr>
                  </w:pPr>
                  <w:r w:rsidRPr="005E100A">
                    <w:rPr>
                      <w:rFonts w:cs="Calibri"/>
                      <w:color w:val="000000"/>
                      <w:sz w:val="18"/>
                      <w:szCs w:val="18"/>
                    </w:rPr>
                    <w:t>Hematoma/Contusion/Inflammation</w:t>
                  </w:r>
                </w:p>
              </w:tc>
              <w:tc>
                <w:tcPr>
                  <w:tcW w:w="1713" w:type="dxa"/>
                  <w:tcBorders>
                    <w:top w:val="nil"/>
                    <w:left w:val="nil"/>
                    <w:bottom w:val="single" w:sz="4" w:space="0" w:color="auto"/>
                    <w:right w:val="single" w:sz="4" w:space="0" w:color="auto"/>
                  </w:tcBorders>
                  <w:shd w:val="clear" w:color="auto" w:fill="auto"/>
                  <w:noWrap/>
                  <w:vAlign w:val="bottom"/>
                  <w:hideMark/>
                </w:tcPr>
                <w:p w14:paraId="6C918552" w14:textId="77777777" w:rsidR="00DA3C1F" w:rsidRPr="005E100A" w:rsidRDefault="00DA3C1F" w:rsidP="00934E8C">
                  <w:pPr>
                    <w:framePr w:hSpace="181" w:wrap="around" w:vAnchor="page" w:hAnchor="text" w:y="1441"/>
                    <w:suppressOverlap/>
                    <w:jc w:val="center"/>
                    <w:rPr>
                      <w:rFonts w:cs="Calibri"/>
                      <w:color w:val="000000"/>
                      <w:sz w:val="18"/>
                      <w:szCs w:val="18"/>
                    </w:rPr>
                  </w:pPr>
                  <w:r w:rsidRPr="005E100A">
                    <w:rPr>
                      <w:rFonts w:cs="Calibri"/>
                      <w:color w:val="000000"/>
                      <w:sz w:val="18"/>
                      <w:szCs w:val="18"/>
                    </w:rPr>
                    <w:t>3</w:t>
                  </w:r>
                </w:p>
              </w:tc>
            </w:tr>
            <w:tr w:rsidR="00DA3C1F" w:rsidRPr="005E100A" w14:paraId="399676F4" w14:textId="77777777" w:rsidTr="00815341">
              <w:trPr>
                <w:trHeight w:val="290"/>
              </w:trPr>
              <w:tc>
                <w:tcPr>
                  <w:tcW w:w="5696" w:type="dxa"/>
                  <w:tcBorders>
                    <w:top w:val="nil"/>
                    <w:left w:val="single" w:sz="4" w:space="0" w:color="auto"/>
                    <w:bottom w:val="single" w:sz="4" w:space="0" w:color="auto"/>
                    <w:right w:val="single" w:sz="4" w:space="0" w:color="auto"/>
                  </w:tcBorders>
                  <w:shd w:val="clear" w:color="auto" w:fill="auto"/>
                  <w:noWrap/>
                  <w:vAlign w:val="bottom"/>
                  <w:hideMark/>
                </w:tcPr>
                <w:p w14:paraId="1CB373B6" w14:textId="77777777" w:rsidR="00DA3C1F" w:rsidRPr="005E100A" w:rsidRDefault="00DA3C1F" w:rsidP="00934E8C">
                  <w:pPr>
                    <w:framePr w:hSpace="181" w:wrap="around" w:vAnchor="page" w:hAnchor="text" w:y="1441"/>
                    <w:suppressOverlap/>
                    <w:rPr>
                      <w:rFonts w:cs="Calibri"/>
                      <w:color w:val="000000"/>
                      <w:sz w:val="18"/>
                      <w:szCs w:val="18"/>
                    </w:rPr>
                  </w:pPr>
                  <w:r w:rsidRPr="005E100A">
                    <w:rPr>
                      <w:rFonts w:cs="Calibri"/>
                      <w:color w:val="000000"/>
                      <w:sz w:val="18"/>
                      <w:szCs w:val="18"/>
                    </w:rPr>
                    <w:t>Wound (Laceration, Cut, Skin/Nail Avulsion,</w:t>
                  </w:r>
                  <w:r>
                    <w:rPr>
                      <w:rFonts w:cs="Calibri"/>
                      <w:color w:val="000000"/>
                      <w:sz w:val="18"/>
                      <w:szCs w:val="18"/>
                    </w:rPr>
                    <w:t xml:space="preserve"> </w:t>
                  </w:r>
                  <w:r w:rsidRPr="005E100A">
                    <w:rPr>
                      <w:rFonts w:cs="Calibri"/>
                      <w:color w:val="000000"/>
                      <w:sz w:val="18"/>
                      <w:szCs w:val="18"/>
                    </w:rPr>
                    <w:t>Abrasion,</w:t>
                  </w:r>
                  <w:r>
                    <w:rPr>
                      <w:rFonts w:cs="Calibri"/>
                      <w:color w:val="000000"/>
                      <w:sz w:val="18"/>
                      <w:szCs w:val="18"/>
                    </w:rPr>
                    <w:t xml:space="preserve"> </w:t>
                  </w:r>
                  <w:r w:rsidRPr="005E100A">
                    <w:rPr>
                      <w:rFonts w:cs="Calibri"/>
                      <w:color w:val="000000"/>
                      <w:sz w:val="18"/>
                      <w:szCs w:val="18"/>
                    </w:rPr>
                    <w:t>Punctured,</w:t>
                  </w:r>
                  <w:r>
                    <w:rPr>
                      <w:rFonts w:cs="Calibri"/>
                      <w:color w:val="000000"/>
                      <w:sz w:val="18"/>
                      <w:szCs w:val="18"/>
                    </w:rPr>
                    <w:t xml:space="preserve"> </w:t>
                  </w:r>
                  <w:r w:rsidRPr="005E100A">
                    <w:rPr>
                      <w:rFonts w:cs="Calibri"/>
                      <w:color w:val="000000"/>
                      <w:sz w:val="18"/>
                      <w:szCs w:val="18"/>
                    </w:rPr>
                    <w:t>Incised)</w:t>
                  </w:r>
                </w:p>
              </w:tc>
              <w:tc>
                <w:tcPr>
                  <w:tcW w:w="1713" w:type="dxa"/>
                  <w:tcBorders>
                    <w:top w:val="nil"/>
                    <w:left w:val="nil"/>
                    <w:bottom w:val="single" w:sz="4" w:space="0" w:color="auto"/>
                    <w:right w:val="single" w:sz="4" w:space="0" w:color="auto"/>
                  </w:tcBorders>
                  <w:shd w:val="clear" w:color="auto" w:fill="auto"/>
                  <w:noWrap/>
                  <w:vAlign w:val="bottom"/>
                  <w:hideMark/>
                </w:tcPr>
                <w:p w14:paraId="2B6AC1B8" w14:textId="77777777" w:rsidR="00DA3C1F" w:rsidRPr="005E100A" w:rsidRDefault="00DA3C1F" w:rsidP="00934E8C">
                  <w:pPr>
                    <w:framePr w:hSpace="181" w:wrap="around" w:vAnchor="page" w:hAnchor="text" w:y="1441"/>
                    <w:suppressOverlap/>
                    <w:jc w:val="center"/>
                    <w:rPr>
                      <w:rFonts w:cs="Calibri"/>
                      <w:color w:val="000000"/>
                      <w:sz w:val="18"/>
                      <w:szCs w:val="18"/>
                    </w:rPr>
                  </w:pPr>
                  <w:r w:rsidRPr="005E100A">
                    <w:rPr>
                      <w:rFonts w:cs="Calibri"/>
                      <w:color w:val="000000"/>
                      <w:sz w:val="18"/>
                      <w:szCs w:val="18"/>
                    </w:rPr>
                    <w:t>158</w:t>
                  </w:r>
                </w:p>
              </w:tc>
            </w:tr>
            <w:tr w:rsidR="00DA3C1F" w:rsidRPr="005E100A" w14:paraId="08655155" w14:textId="77777777" w:rsidTr="00815341">
              <w:trPr>
                <w:trHeight w:val="310"/>
              </w:trPr>
              <w:tc>
                <w:tcPr>
                  <w:tcW w:w="5696" w:type="dxa"/>
                  <w:tcBorders>
                    <w:top w:val="nil"/>
                    <w:left w:val="single" w:sz="4" w:space="0" w:color="auto"/>
                    <w:bottom w:val="single" w:sz="4" w:space="0" w:color="auto"/>
                    <w:right w:val="single" w:sz="4" w:space="0" w:color="auto"/>
                  </w:tcBorders>
                  <w:shd w:val="clear" w:color="auto" w:fill="auto"/>
                  <w:noWrap/>
                  <w:vAlign w:val="bottom"/>
                  <w:hideMark/>
                </w:tcPr>
                <w:p w14:paraId="5C5E3093" w14:textId="77777777" w:rsidR="00DA3C1F" w:rsidRPr="005E100A" w:rsidRDefault="00DA3C1F" w:rsidP="00934E8C">
                  <w:pPr>
                    <w:framePr w:hSpace="181" w:wrap="around" w:vAnchor="page" w:hAnchor="text" w:y="1441"/>
                    <w:suppressOverlap/>
                    <w:jc w:val="right"/>
                    <w:rPr>
                      <w:rFonts w:cs="Calibri"/>
                      <w:b/>
                      <w:bCs/>
                      <w:color w:val="000000"/>
                      <w:sz w:val="18"/>
                      <w:szCs w:val="18"/>
                    </w:rPr>
                  </w:pPr>
                  <w:r w:rsidRPr="005E100A">
                    <w:rPr>
                      <w:rFonts w:cs="Calibri"/>
                      <w:b/>
                      <w:bCs/>
                      <w:color w:val="000000"/>
                      <w:sz w:val="18"/>
                      <w:szCs w:val="18"/>
                    </w:rPr>
                    <w:t xml:space="preserve">Total </w:t>
                  </w:r>
                </w:p>
              </w:tc>
              <w:tc>
                <w:tcPr>
                  <w:tcW w:w="1713" w:type="dxa"/>
                  <w:tcBorders>
                    <w:top w:val="nil"/>
                    <w:left w:val="nil"/>
                    <w:bottom w:val="single" w:sz="4" w:space="0" w:color="auto"/>
                    <w:right w:val="single" w:sz="4" w:space="0" w:color="auto"/>
                  </w:tcBorders>
                  <w:shd w:val="clear" w:color="auto" w:fill="auto"/>
                  <w:noWrap/>
                  <w:vAlign w:val="bottom"/>
                  <w:hideMark/>
                </w:tcPr>
                <w:p w14:paraId="247A719D" w14:textId="77777777" w:rsidR="00DA3C1F" w:rsidRPr="005E100A" w:rsidRDefault="00DA3C1F" w:rsidP="00934E8C">
                  <w:pPr>
                    <w:framePr w:hSpace="181" w:wrap="around" w:vAnchor="page" w:hAnchor="text" w:y="1441"/>
                    <w:suppressOverlap/>
                    <w:jc w:val="center"/>
                    <w:rPr>
                      <w:rFonts w:cs="Calibri"/>
                      <w:b/>
                      <w:bCs/>
                      <w:color w:val="000000"/>
                      <w:sz w:val="18"/>
                      <w:szCs w:val="18"/>
                    </w:rPr>
                  </w:pPr>
                  <w:r w:rsidRPr="005E100A">
                    <w:rPr>
                      <w:rFonts w:cs="Calibri"/>
                      <w:b/>
                      <w:bCs/>
                      <w:color w:val="000000"/>
                      <w:sz w:val="18"/>
                      <w:szCs w:val="18"/>
                    </w:rPr>
                    <w:t>200</w:t>
                  </w:r>
                </w:p>
              </w:tc>
            </w:tr>
          </w:tbl>
          <w:p w14:paraId="437D71D4" w14:textId="77777777" w:rsidR="00815341" w:rsidRPr="00815341" w:rsidRDefault="00815341" w:rsidP="00815341">
            <w:pPr>
              <w:pStyle w:val="ListParagraph"/>
              <w:spacing w:before="60" w:after="60"/>
              <w:ind w:left="450"/>
              <w:jc w:val="both"/>
              <w:rPr>
                <w:rFonts w:ascii="Calibri Light" w:hAnsi="Calibri Light" w:cs="Calibri Light"/>
                <w:sz w:val="20"/>
                <w:szCs w:val="20"/>
              </w:rPr>
            </w:pPr>
          </w:p>
          <w:p w14:paraId="15C6C969" w14:textId="32315CD3" w:rsidR="001F4A7E" w:rsidRDefault="000715BF" w:rsidP="00815341">
            <w:pPr>
              <w:pStyle w:val="ListParagraph"/>
              <w:numPr>
                <w:ilvl w:val="0"/>
                <w:numId w:val="3"/>
              </w:numPr>
              <w:spacing w:before="60" w:after="60"/>
              <w:ind w:left="792"/>
              <w:jc w:val="both"/>
              <w:rPr>
                <w:rFonts w:ascii="Calibri Light" w:hAnsi="Calibri Light" w:cs="Calibri Light"/>
                <w:sz w:val="20"/>
                <w:szCs w:val="20"/>
              </w:rPr>
            </w:pPr>
            <w:r>
              <w:rPr>
                <w:rFonts w:ascii="Calibri Light" w:hAnsi="Calibri Light" w:cs="Calibri Light"/>
                <w:sz w:val="20"/>
                <w:szCs w:val="20"/>
              </w:rPr>
              <w:t>Based on our review</w:t>
            </w:r>
            <w:r w:rsidR="001F4A7E" w:rsidRPr="001F4A7E">
              <w:rPr>
                <w:rFonts w:ascii="Calibri Light" w:hAnsi="Calibri Light" w:cs="Calibri Light"/>
                <w:sz w:val="20"/>
                <w:szCs w:val="20"/>
              </w:rPr>
              <w:t>,</w:t>
            </w:r>
            <w:r>
              <w:rPr>
                <w:rFonts w:ascii="Calibri Light" w:hAnsi="Calibri Light" w:cs="Calibri Light"/>
                <w:sz w:val="20"/>
                <w:szCs w:val="20"/>
              </w:rPr>
              <w:t xml:space="preserve"> it was noted that</w:t>
            </w:r>
            <w:r w:rsidR="001F4A7E" w:rsidRPr="001F4A7E">
              <w:rPr>
                <w:rFonts w:ascii="Calibri Light" w:hAnsi="Calibri Light" w:cs="Calibri Light"/>
                <w:sz w:val="20"/>
                <w:szCs w:val="20"/>
              </w:rPr>
              <w:t xml:space="preserve"> </w:t>
            </w:r>
            <w:r w:rsidR="00D55E6E">
              <w:rPr>
                <w:rFonts w:ascii="Calibri Light" w:hAnsi="Calibri Light" w:cs="Calibri Light"/>
                <w:sz w:val="20"/>
                <w:szCs w:val="20"/>
              </w:rPr>
              <w:t xml:space="preserve">the incidents </w:t>
            </w:r>
            <w:r w:rsidR="00752360">
              <w:rPr>
                <w:rFonts w:ascii="Calibri Light" w:hAnsi="Calibri Light" w:cs="Calibri Light"/>
                <w:sz w:val="20"/>
                <w:szCs w:val="20"/>
              </w:rPr>
              <w:t xml:space="preserve">recorded by the clinic </w:t>
            </w:r>
            <w:commentRangeStart w:id="48"/>
            <w:r w:rsidR="00752360">
              <w:rPr>
                <w:rFonts w:ascii="Calibri Light" w:hAnsi="Calibri Light" w:cs="Calibri Light"/>
                <w:sz w:val="20"/>
                <w:szCs w:val="20"/>
              </w:rPr>
              <w:t xml:space="preserve">were not reported to the EHS and </w:t>
            </w:r>
            <w:r w:rsidR="001F4A7E" w:rsidRPr="001F4A7E">
              <w:rPr>
                <w:rFonts w:ascii="Calibri Light" w:hAnsi="Calibri Light" w:cs="Calibri Light"/>
                <w:sz w:val="20"/>
                <w:szCs w:val="20"/>
              </w:rPr>
              <w:t>there was no evidence of incident investigation conducted by the EHS team</w:t>
            </w:r>
            <w:r>
              <w:rPr>
                <w:rFonts w:ascii="Calibri Light" w:hAnsi="Calibri Light" w:cs="Calibri Light"/>
                <w:sz w:val="20"/>
                <w:szCs w:val="20"/>
              </w:rPr>
              <w:t xml:space="preserve"> on these </w:t>
            </w:r>
            <w:commentRangeEnd w:id="48"/>
            <w:r w:rsidR="00225EB0">
              <w:rPr>
                <w:rStyle w:val="CommentReference"/>
                <w:rFonts w:ascii="Calibri Light" w:eastAsia="Calibri Light" w:hAnsi="Calibri Light" w:cs="Calibri Light"/>
              </w:rPr>
              <w:commentReference w:id="48"/>
            </w:r>
            <w:r w:rsidRPr="003405E0">
              <w:rPr>
                <w:rFonts w:ascii="Calibri Light" w:hAnsi="Calibri Light" w:cs="Calibri Light"/>
                <w:sz w:val="20"/>
                <w:szCs w:val="20"/>
              </w:rPr>
              <w:t>incidents.</w:t>
            </w:r>
            <w:r w:rsidR="003D5C70" w:rsidRPr="003405E0">
              <w:rPr>
                <w:rFonts w:ascii="Calibri Light" w:hAnsi="Calibri Light" w:cs="Calibri Light"/>
                <w:sz w:val="20"/>
                <w:szCs w:val="20"/>
              </w:rPr>
              <w:t xml:space="preserve"> This </w:t>
            </w:r>
            <w:r w:rsidR="00EB49AB" w:rsidRPr="003405E0">
              <w:rPr>
                <w:rFonts w:ascii="Calibri Light" w:hAnsi="Calibri Light" w:cs="Calibri Light"/>
                <w:sz w:val="20"/>
                <w:szCs w:val="20"/>
              </w:rPr>
              <w:t>may</w:t>
            </w:r>
            <w:r w:rsidR="003D5C70" w:rsidRPr="003405E0">
              <w:rPr>
                <w:rFonts w:ascii="Calibri Light" w:hAnsi="Calibri Light" w:cs="Calibri Light"/>
                <w:sz w:val="20"/>
                <w:szCs w:val="20"/>
              </w:rPr>
              <w:t xml:space="preserve"> result in inadequate </w:t>
            </w:r>
            <w:r w:rsidR="00664B3C" w:rsidRPr="003405E0">
              <w:rPr>
                <w:rFonts w:ascii="Calibri Light" w:hAnsi="Calibri Light" w:cs="Calibri Light"/>
                <w:sz w:val="20"/>
                <w:szCs w:val="20"/>
              </w:rPr>
              <w:t>process of addressing the</w:t>
            </w:r>
            <w:r w:rsidR="00EB49AB" w:rsidRPr="003405E0">
              <w:rPr>
                <w:rFonts w:ascii="Calibri Light" w:hAnsi="Calibri Light" w:cs="Calibri Light"/>
                <w:sz w:val="20"/>
                <w:szCs w:val="20"/>
              </w:rPr>
              <w:t xml:space="preserve"> root cause of</w:t>
            </w:r>
            <w:r w:rsidR="00664B3C" w:rsidRPr="003405E0">
              <w:rPr>
                <w:rFonts w:ascii="Calibri Light" w:hAnsi="Calibri Light" w:cs="Calibri Light"/>
                <w:sz w:val="20"/>
                <w:szCs w:val="20"/>
              </w:rPr>
              <w:t xml:space="preserve"> </w:t>
            </w:r>
            <w:r w:rsidR="00BA4096" w:rsidRPr="003405E0">
              <w:rPr>
                <w:rFonts w:ascii="Calibri Light" w:hAnsi="Calibri Light" w:cs="Calibri Light"/>
                <w:sz w:val="20"/>
                <w:szCs w:val="20"/>
              </w:rPr>
              <w:t xml:space="preserve">incidents and </w:t>
            </w:r>
            <w:r w:rsidR="00EB49AB" w:rsidRPr="003405E0">
              <w:rPr>
                <w:rFonts w:ascii="Calibri Light" w:hAnsi="Calibri Light" w:cs="Calibri Light"/>
                <w:sz w:val="20"/>
                <w:szCs w:val="20"/>
              </w:rPr>
              <w:t xml:space="preserve">reoccurrence of </w:t>
            </w:r>
            <w:r w:rsidR="00BA4096" w:rsidRPr="003405E0">
              <w:rPr>
                <w:rFonts w:ascii="Calibri Light" w:hAnsi="Calibri Light" w:cs="Calibri Light"/>
                <w:sz w:val="20"/>
                <w:szCs w:val="20"/>
              </w:rPr>
              <w:t>similar incidents.</w:t>
            </w:r>
            <w:r w:rsidR="00BA4096">
              <w:rPr>
                <w:rFonts w:ascii="Calibri Light" w:hAnsi="Calibri Light" w:cs="Calibri Light"/>
                <w:sz w:val="20"/>
                <w:szCs w:val="20"/>
              </w:rPr>
              <w:t xml:space="preserve"> </w:t>
            </w:r>
          </w:p>
          <w:p w14:paraId="68D029FE" w14:textId="760915D9" w:rsidR="00815341" w:rsidRDefault="00815341" w:rsidP="00815341">
            <w:pPr>
              <w:pStyle w:val="NumberedHeading1"/>
              <w:numPr>
                <w:ilvl w:val="0"/>
                <w:numId w:val="21"/>
              </w:numPr>
              <w:spacing w:before="120" w:after="120"/>
              <w:ind w:left="342"/>
              <w:jc w:val="both"/>
              <w:rPr>
                <w:rFonts w:ascii="Calibri Light" w:hAnsi="Calibri Light" w:cs="Calibri Light"/>
                <w:b w:val="0"/>
                <w:spacing w:val="0"/>
                <w:kern w:val="0"/>
                <w:sz w:val="20"/>
                <w:szCs w:val="20"/>
              </w:rPr>
            </w:pPr>
            <w:r w:rsidRPr="000715BF">
              <w:rPr>
                <w:rFonts w:ascii="Calibri Light" w:hAnsi="Calibri Light" w:cs="Calibri Light"/>
                <w:bCs/>
                <w:spacing w:val="0"/>
                <w:kern w:val="0"/>
                <w:sz w:val="20"/>
                <w:szCs w:val="20"/>
              </w:rPr>
              <w:t>Reporting of near-misses and incidents on OSHAD’s</w:t>
            </w:r>
            <w:r>
              <w:rPr>
                <w:rFonts w:ascii="Calibri Light" w:hAnsi="Calibri Light" w:cs="Calibri Light"/>
                <w:bCs/>
                <w:spacing w:val="0"/>
                <w:kern w:val="0"/>
                <w:sz w:val="20"/>
                <w:szCs w:val="20"/>
              </w:rPr>
              <w:t xml:space="preserve"> </w:t>
            </w:r>
            <w:proofErr w:type="spellStart"/>
            <w:r>
              <w:rPr>
                <w:rFonts w:ascii="Calibri Light" w:hAnsi="Calibri Light" w:cs="Calibri Light"/>
                <w:bCs/>
                <w:spacing w:val="0"/>
                <w:kern w:val="0"/>
                <w:sz w:val="20"/>
                <w:szCs w:val="20"/>
              </w:rPr>
              <w:t>Alad</w:t>
            </w:r>
            <w:r w:rsidR="003405E0">
              <w:rPr>
                <w:rFonts w:ascii="Calibri Light" w:hAnsi="Calibri Light" w:cs="Calibri Light"/>
                <w:bCs/>
                <w:spacing w:val="0"/>
                <w:kern w:val="0"/>
                <w:sz w:val="20"/>
                <w:szCs w:val="20"/>
              </w:rPr>
              <w:t>a</w:t>
            </w:r>
            <w:r>
              <w:rPr>
                <w:rFonts w:ascii="Calibri Light" w:hAnsi="Calibri Light" w:cs="Calibri Light"/>
                <w:bCs/>
                <w:spacing w:val="0"/>
                <w:kern w:val="0"/>
                <w:sz w:val="20"/>
                <w:szCs w:val="20"/>
              </w:rPr>
              <w:t>a</w:t>
            </w:r>
            <w:proofErr w:type="spellEnd"/>
            <w:r w:rsidRPr="000715BF">
              <w:rPr>
                <w:rFonts w:ascii="Calibri Light" w:hAnsi="Calibri Light" w:cs="Calibri Light"/>
                <w:bCs/>
                <w:spacing w:val="0"/>
                <w:kern w:val="0"/>
                <w:sz w:val="20"/>
                <w:szCs w:val="20"/>
              </w:rPr>
              <w:t xml:space="preserve"> Portal:</w:t>
            </w:r>
          </w:p>
          <w:p w14:paraId="010985EF" w14:textId="2BC612E8" w:rsidR="000715BF" w:rsidRDefault="00884E3C" w:rsidP="00815341">
            <w:pPr>
              <w:pStyle w:val="NumberedHeading1"/>
              <w:spacing w:before="120" w:after="120"/>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Currently, the EHS team reports the EHS performance statistics to OSHAD through al </w:t>
            </w:r>
            <w:proofErr w:type="spellStart"/>
            <w:r>
              <w:rPr>
                <w:rFonts w:ascii="Calibri Light" w:hAnsi="Calibri Light" w:cs="Calibri Light"/>
                <w:b w:val="0"/>
                <w:spacing w:val="0"/>
                <w:kern w:val="0"/>
                <w:sz w:val="20"/>
                <w:szCs w:val="20"/>
              </w:rPr>
              <w:t>Aladaa</w:t>
            </w:r>
            <w:proofErr w:type="spellEnd"/>
            <w:r>
              <w:rPr>
                <w:rFonts w:ascii="Calibri Light" w:hAnsi="Calibri Light" w:cs="Calibri Light"/>
                <w:b w:val="0"/>
                <w:spacing w:val="0"/>
                <w:kern w:val="0"/>
                <w:sz w:val="20"/>
                <w:szCs w:val="20"/>
              </w:rPr>
              <w:t xml:space="preserve"> portal on quarterly basis. </w:t>
            </w:r>
          </w:p>
          <w:p w14:paraId="5294B000" w14:textId="63241DAC" w:rsidR="00884E3C" w:rsidRPr="00EB49AB" w:rsidRDefault="00884E3C" w:rsidP="00EB49AB">
            <w:pPr>
              <w:pStyle w:val="NumberedHeading1"/>
              <w:numPr>
                <w:ilvl w:val="0"/>
                <w:numId w:val="3"/>
              </w:numPr>
              <w:spacing w:before="120" w:after="120"/>
              <w:ind w:left="792"/>
              <w:jc w:val="both"/>
              <w:rPr>
                <w:rFonts w:ascii="Calibri Light" w:hAnsi="Calibri Light" w:cs="Calibri Light"/>
                <w:b w:val="0"/>
                <w:spacing w:val="0"/>
                <w:kern w:val="0"/>
                <w:sz w:val="20"/>
                <w:szCs w:val="20"/>
              </w:rPr>
            </w:pPr>
            <w:r w:rsidRPr="000715BF">
              <w:rPr>
                <w:rFonts w:ascii="Calibri Light" w:hAnsi="Calibri Light" w:cs="Calibri Light"/>
                <w:b w:val="0"/>
                <w:spacing w:val="0"/>
                <w:kern w:val="0"/>
                <w:sz w:val="20"/>
                <w:szCs w:val="20"/>
              </w:rPr>
              <w:t xml:space="preserve">Based on our review of OSHAD 2022 reports through </w:t>
            </w:r>
            <w:proofErr w:type="spellStart"/>
            <w:r w:rsidRPr="000715BF">
              <w:rPr>
                <w:rFonts w:ascii="Calibri Light" w:hAnsi="Calibri Light" w:cs="Calibri Light"/>
                <w:b w:val="0"/>
                <w:spacing w:val="0"/>
                <w:kern w:val="0"/>
                <w:sz w:val="20"/>
                <w:szCs w:val="20"/>
              </w:rPr>
              <w:t>Aladaa</w:t>
            </w:r>
            <w:proofErr w:type="spellEnd"/>
            <w:r w:rsidRPr="000715BF">
              <w:rPr>
                <w:rFonts w:ascii="Calibri Light" w:hAnsi="Calibri Light" w:cs="Calibri Light"/>
                <w:b w:val="0"/>
                <w:spacing w:val="0"/>
                <w:kern w:val="0"/>
                <w:sz w:val="20"/>
                <w:szCs w:val="20"/>
              </w:rPr>
              <w:t xml:space="preserve"> portal, it was noted that there were 7 </w:t>
            </w:r>
            <w:r w:rsidR="00482D15" w:rsidRPr="000715BF">
              <w:rPr>
                <w:rFonts w:ascii="Calibri Light" w:hAnsi="Calibri Light" w:cs="Calibri Light"/>
                <w:b w:val="0"/>
                <w:spacing w:val="0"/>
                <w:kern w:val="0"/>
                <w:sz w:val="20"/>
                <w:szCs w:val="20"/>
              </w:rPr>
              <w:t>n</w:t>
            </w:r>
            <w:r w:rsidRPr="000715BF">
              <w:rPr>
                <w:rFonts w:ascii="Calibri Light" w:hAnsi="Calibri Light" w:cs="Calibri Light"/>
                <w:b w:val="0"/>
                <w:spacing w:val="0"/>
                <w:kern w:val="0"/>
                <w:sz w:val="20"/>
                <w:szCs w:val="20"/>
              </w:rPr>
              <w:t xml:space="preserve">ear </w:t>
            </w:r>
            <w:r w:rsidR="00482D15" w:rsidRPr="000715BF">
              <w:rPr>
                <w:rFonts w:ascii="Calibri Light" w:hAnsi="Calibri Light" w:cs="Calibri Light"/>
                <w:b w:val="0"/>
                <w:spacing w:val="0"/>
                <w:kern w:val="0"/>
                <w:sz w:val="20"/>
                <w:szCs w:val="20"/>
              </w:rPr>
              <w:t>m</w:t>
            </w:r>
            <w:r w:rsidRPr="000715BF">
              <w:rPr>
                <w:rFonts w:ascii="Calibri Light" w:hAnsi="Calibri Light" w:cs="Calibri Light"/>
                <w:b w:val="0"/>
                <w:spacing w:val="0"/>
                <w:kern w:val="0"/>
                <w:sz w:val="20"/>
                <w:szCs w:val="20"/>
              </w:rPr>
              <w:t xml:space="preserve">isses </w:t>
            </w:r>
            <w:r w:rsidR="00482D15" w:rsidRPr="000715BF">
              <w:rPr>
                <w:rFonts w:ascii="Calibri Light" w:hAnsi="Calibri Light" w:cs="Calibri Light"/>
                <w:b w:val="0"/>
                <w:spacing w:val="0"/>
                <w:kern w:val="0"/>
                <w:sz w:val="20"/>
                <w:szCs w:val="20"/>
              </w:rPr>
              <w:t xml:space="preserve">and 1 </w:t>
            </w:r>
            <w:r w:rsidR="00262B25" w:rsidRPr="000715BF">
              <w:rPr>
                <w:rFonts w:ascii="Calibri Light" w:hAnsi="Calibri Light" w:cs="Calibri Light"/>
                <w:b w:val="0"/>
                <w:spacing w:val="0"/>
                <w:kern w:val="0"/>
                <w:sz w:val="20"/>
                <w:szCs w:val="20"/>
              </w:rPr>
              <w:t>property</w:t>
            </w:r>
            <w:r w:rsidR="00482D15" w:rsidRPr="000715BF">
              <w:rPr>
                <w:rFonts w:ascii="Calibri Light" w:hAnsi="Calibri Light" w:cs="Calibri Light"/>
                <w:b w:val="0"/>
                <w:spacing w:val="0"/>
                <w:kern w:val="0"/>
                <w:sz w:val="20"/>
                <w:szCs w:val="20"/>
              </w:rPr>
              <w:t xml:space="preserve"> damage </w:t>
            </w:r>
            <w:r w:rsidRPr="000715BF">
              <w:rPr>
                <w:rFonts w:ascii="Calibri Light" w:hAnsi="Calibri Light" w:cs="Calibri Light"/>
                <w:b w:val="0"/>
                <w:spacing w:val="0"/>
                <w:kern w:val="0"/>
                <w:sz w:val="20"/>
                <w:szCs w:val="20"/>
              </w:rPr>
              <w:t>reported to OSHAD</w:t>
            </w:r>
            <w:r w:rsidR="00816AF7">
              <w:rPr>
                <w:rFonts w:ascii="Calibri Light" w:hAnsi="Calibri Light" w:cs="Calibri Light"/>
                <w:b w:val="0"/>
                <w:spacing w:val="0"/>
                <w:kern w:val="0"/>
                <w:sz w:val="20"/>
                <w:szCs w:val="20"/>
              </w:rPr>
              <w:t>,</w:t>
            </w:r>
            <w:r w:rsidR="00E75980" w:rsidRPr="000715BF">
              <w:rPr>
                <w:rFonts w:ascii="Calibri Light" w:hAnsi="Calibri Light" w:cs="Calibri Light"/>
                <w:b w:val="0"/>
                <w:spacing w:val="0"/>
                <w:kern w:val="0"/>
                <w:sz w:val="20"/>
                <w:szCs w:val="20"/>
              </w:rPr>
              <w:t xml:space="preserve"> which a</w:t>
            </w:r>
            <w:r w:rsidR="000715BF">
              <w:rPr>
                <w:rFonts w:ascii="Calibri Light" w:hAnsi="Calibri Light" w:cs="Calibri Light"/>
                <w:b w:val="0"/>
                <w:spacing w:val="0"/>
                <w:kern w:val="0"/>
                <w:sz w:val="20"/>
                <w:szCs w:val="20"/>
              </w:rPr>
              <w:t>re</w:t>
            </w:r>
            <w:r w:rsidR="00E75980" w:rsidRPr="000715BF">
              <w:rPr>
                <w:rFonts w:ascii="Calibri Light" w:hAnsi="Calibri Light" w:cs="Calibri Light"/>
                <w:b w:val="0"/>
                <w:spacing w:val="0"/>
                <w:kern w:val="0"/>
                <w:sz w:val="20"/>
                <w:szCs w:val="20"/>
              </w:rPr>
              <w:t xml:space="preserve"> inconsistent with the number of near misses and incidents recorded</w:t>
            </w:r>
            <w:r w:rsidR="00815341">
              <w:rPr>
                <w:rFonts w:ascii="Calibri Light" w:hAnsi="Calibri Light" w:cs="Calibri Light"/>
                <w:b w:val="0"/>
                <w:spacing w:val="0"/>
                <w:kern w:val="0"/>
                <w:sz w:val="20"/>
                <w:szCs w:val="20"/>
              </w:rPr>
              <w:t xml:space="preserve"> as per the Contractor EHS Statistics</w:t>
            </w:r>
            <w:r w:rsidR="00E75980" w:rsidRPr="000715BF">
              <w:rPr>
                <w:rFonts w:ascii="Calibri Light" w:hAnsi="Calibri Light" w:cs="Calibri Light"/>
                <w:b w:val="0"/>
                <w:spacing w:val="0"/>
                <w:kern w:val="0"/>
                <w:sz w:val="20"/>
                <w:szCs w:val="20"/>
              </w:rPr>
              <w:t xml:space="preserve"> </w:t>
            </w:r>
            <w:r w:rsidR="00816AF7">
              <w:rPr>
                <w:rFonts w:ascii="Calibri Light" w:hAnsi="Calibri Light" w:cs="Calibri Light"/>
                <w:b w:val="0"/>
                <w:spacing w:val="0"/>
                <w:kern w:val="0"/>
                <w:sz w:val="20"/>
                <w:szCs w:val="20"/>
              </w:rPr>
              <w:t xml:space="preserve">(4 </w:t>
            </w:r>
            <w:commentRangeStart w:id="49"/>
            <w:r w:rsidR="00816AF7">
              <w:rPr>
                <w:rFonts w:ascii="Calibri Light" w:hAnsi="Calibri Light" w:cs="Calibri Light"/>
                <w:b w:val="0"/>
                <w:spacing w:val="0"/>
                <w:kern w:val="0"/>
                <w:sz w:val="20"/>
                <w:szCs w:val="20"/>
              </w:rPr>
              <w:t>samples</w:t>
            </w:r>
            <w:commentRangeEnd w:id="49"/>
            <w:r w:rsidR="003E4EB9">
              <w:rPr>
                <w:rStyle w:val="CommentReference"/>
                <w:rFonts w:ascii="Calibri Light" w:eastAsia="Calibri Light" w:hAnsi="Calibri Light" w:cs="Calibri Light"/>
                <w:b w:val="0"/>
                <w:spacing w:val="0"/>
                <w:kern w:val="0"/>
              </w:rPr>
              <w:commentReference w:id="49"/>
            </w:r>
            <w:r w:rsidR="00816AF7">
              <w:rPr>
                <w:rFonts w:ascii="Calibri Light" w:hAnsi="Calibri Light" w:cs="Calibri Light"/>
                <w:b w:val="0"/>
                <w:spacing w:val="0"/>
                <w:kern w:val="0"/>
                <w:sz w:val="20"/>
                <w:szCs w:val="20"/>
              </w:rPr>
              <w:t xml:space="preserve"> – 38 Near misses and 6 Incidents) and </w:t>
            </w:r>
            <w:r w:rsidR="00E75980" w:rsidRPr="000715BF">
              <w:rPr>
                <w:rFonts w:ascii="Calibri Light" w:hAnsi="Calibri Light" w:cs="Calibri Light"/>
                <w:b w:val="0"/>
                <w:spacing w:val="0"/>
                <w:kern w:val="0"/>
                <w:sz w:val="20"/>
                <w:szCs w:val="20"/>
              </w:rPr>
              <w:t>by the EHS team</w:t>
            </w:r>
            <w:r w:rsidR="00816AF7">
              <w:rPr>
                <w:rFonts w:ascii="Calibri Light" w:hAnsi="Calibri Light" w:cs="Calibri Light"/>
                <w:b w:val="0"/>
                <w:spacing w:val="0"/>
                <w:kern w:val="0"/>
                <w:sz w:val="20"/>
                <w:szCs w:val="20"/>
              </w:rPr>
              <w:t xml:space="preserve"> </w:t>
            </w:r>
            <w:commentRangeStart w:id="50"/>
            <w:r w:rsidR="00816AF7">
              <w:rPr>
                <w:rFonts w:ascii="Calibri Light" w:hAnsi="Calibri Light" w:cs="Calibri Light"/>
                <w:b w:val="0"/>
                <w:spacing w:val="0"/>
                <w:kern w:val="0"/>
                <w:sz w:val="20"/>
                <w:szCs w:val="20"/>
              </w:rPr>
              <w:t xml:space="preserve">(4 Near </w:t>
            </w:r>
            <w:commentRangeEnd w:id="50"/>
            <w:r w:rsidR="003E4EB9">
              <w:rPr>
                <w:rStyle w:val="CommentReference"/>
                <w:rFonts w:ascii="Calibri Light" w:eastAsia="Calibri Light" w:hAnsi="Calibri Light" w:cs="Calibri Light"/>
                <w:b w:val="0"/>
                <w:spacing w:val="0"/>
                <w:kern w:val="0"/>
              </w:rPr>
              <w:commentReference w:id="50"/>
            </w:r>
            <w:r w:rsidR="00816AF7">
              <w:rPr>
                <w:rFonts w:ascii="Calibri Light" w:hAnsi="Calibri Light" w:cs="Calibri Light"/>
                <w:b w:val="0"/>
                <w:spacing w:val="0"/>
                <w:kern w:val="0"/>
                <w:sz w:val="20"/>
                <w:szCs w:val="20"/>
              </w:rPr>
              <w:t xml:space="preserve">misses and 1 Incident). </w:t>
            </w:r>
            <w:r w:rsidR="00816AF7" w:rsidRPr="00EB49AB">
              <w:rPr>
                <w:rFonts w:ascii="Calibri Light" w:hAnsi="Calibri Light" w:cs="Calibri Light"/>
                <w:b w:val="0"/>
                <w:spacing w:val="0"/>
                <w:kern w:val="0"/>
                <w:sz w:val="20"/>
                <w:szCs w:val="20"/>
              </w:rPr>
              <w:t>Details are shown in below tables.</w:t>
            </w:r>
            <w:r w:rsidR="00AC7429" w:rsidRPr="00EB49AB">
              <w:rPr>
                <w:rFonts w:ascii="Calibri Light" w:hAnsi="Calibri Light" w:cs="Calibri Light"/>
                <w:b w:val="0"/>
                <w:spacing w:val="0"/>
                <w:kern w:val="0"/>
                <w:sz w:val="20"/>
                <w:szCs w:val="20"/>
              </w:rPr>
              <w:t xml:space="preserve"> </w:t>
            </w:r>
          </w:p>
          <w:p w14:paraId="2D30C618" w14:textId="77777777" w:rsidR="00884E3C" w:rsidRDefault="00884E3C" w:rsidP="00815341">
            <w:pPr>
              <w:pStyle w:val="Body"/>
              <w:spacing w:before="60"/>
              <w:ind w:left="792"/>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below table that </w:t>
            </w:r>
            <w:r>
              <w:rPr>
                <w:rFonts w:ascii="Calibri Light" w:hAnsi="Calibri Light" w:cs="Calibri Light"/>
                <w:sz w:val="20"/>
                <w:szCs w:val="20"/>
                <w:u w:val="single"/>
              </w:rPr>
              <w:t xml:space="preserve">shows the </w:t>
            </w:r>
            <w:r w:rsidRPr="005D7029">
              <w:rPr>
                <w:rFonts w:ascii="Calibri Light" w:hAnsi="Calibri Light" w:cs="Calibri Light"/>
                <w:sz w:val="20"/>
                <w:szCs w:val="20"/>
                <w:u w:val="single"/>
              </w:rPr>
              <w:t xml:space="preserve">EHS Statistics </w:t>
            </w:r>
            <w:r>
              <w:rPr>
                <w:rFonts w:ascii="Calibri Light" w:hAnsi="Calibri Light" w:cs="Calibri Light"/>
                <w:sz w:val="20"/>
                <w:szCs w:val="20"/>
                <w:u w:val="single"/>
              </w:rPr>
              <w:t>in 2022 reported to OSHAD.</w:t>
            </w:r>
          </w:p>
          <w:tbl>
            <w:tblPr>
              <w:tblW w:w="4115" w:type="dxa"/>
              <w:tblInd w:w="819" w:type="dxa"/>
              <w:tblLook w:val="04A0" w:firstRow="1" w:lastRow="0" w:firstColumn="1" w:lastColumn="0" w:noHBand="0" w:noVBand="1"/>
            </w:tblPr>
            <w:tblGrid>
              <w:gridCol w:w="2065"/>
              <w:gridCol w:w="1025"/>
              <w:gridCol w:w="1025"/>
            </w:tblGrid>
            <w:tr w:rsidR="00884E3C" w:rsidRPr="00B36C81" w14:paraId="2AE9A3BA" w14:textId="77777777" w:rsidTr="00815341">
              <w:trPr>
                <w:trHeight w:val="242"/>
              </w:trPr>
              <w:tc>
                <w:tcPr>
                  <w:tcW w:w="2065"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16CF1327" w14:textId="77777777" w:rsidR="00884E3C" w:rsidRPr="005B251D" w:rsidRDefault="00884E3C" w:rsidP="00934E8C">
                  <w:pPr>
                    <w:framePr w:hSpace="181" w:wrap="around" w:vAnchor="page" w:hAnchor="text" w:y="1441"/>
                    <w:suppressOverlap/>
                    <w:jc w:val="center"/>
                    <w:rPr>
                      <w:rFonts w:cs="Calibri"/>
                      <w:color w:val="FFFFFF" w:themeColor="background1"/>
                      <w:sz w:val="18"/>
                      <w:szCs w:val="18"/>
                    </w:rPr>
                  </w:pPr>
                  <w:r>
                    <w:rPr>
                      <w:rFonts w:cs="Calibri"/>
                      <w:color w:val="FFFFFF" w:themeColor="background1"/>
                      <w:sz w:val="18"/>
                      <w:szCs w:val="18"/>
                    </w:rPr>
                    <w:t>OSHAD Reports</w:t>
                  </w:r>
                </w:p>
              </w:tc>
              <w:tc>
                <w:tcPr>
                  <w:tcW w:w="1025" w:type="dxa"/>
                  <w:tcBorders>
                    <w:top w:val="single" w:sz="4" w:space="0" w:color="auto"/>
                    <w:left w:val="nil"/>
                    <w:bottom w:val="single" w:sz="4" w:space="0" w:color="auto"/>
                    <w:right w:val="single" w:sz="4" w:space="0" w:color="auto"/>
                  </w:tcBorders>
                  <w:shd w:val="clear" w:color="auto" w:fill="0057B8"/>
                </w:tcPr>
                <w:p w14:paraId="211E7AAA" w14:textId="77777777" w:rsidR="00884E3C" w:rsidRPr="005B251D" w:rsidRDefault="00884E3C" w:rsidP="00934E8C">
                  <w:pPr>
                    <w:framePr w:hSpace="181" w:wrap="around" w:vAnchor="page" w:hAnchor="text" w:y="1441"/>
                    <w:suppressOverlap/>
                    <w:jc w:val="center"/>
                    <w:rPr>
                      <w:rFonts w:cs="Calibri"/>
                      <w:color w:val="FFFFFF" w:themeColor="background1"/>
                      <w:sz w:val="18"/>
                      <w:szCs w:val="18"/>
                    </w:rPr>
                  </w:pPr>
                  <w:r>
                    <w:rPr>
                      <w:rFonts w:cs="Calibri"/>
                      <w:color w:val="FFFFFF" w:themeColor="background1"/>
                      <w:sz w:val="18"/>
                      <w:szCs w:val="18"/>
                    </w:rPr>
                    <w:t xml:space="preserve">Property Damage </w:t>
                  </w:r>
                </w:p>
              </w:tc>
              <w:tc>
                <w:tcPr>
                  <w:tcW w:w="1025"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295487C7" w14:textId="77777777" w:rsidR="00884E3C" w:rsidRPr="005B251D" w:rsidRDefault="00884E3C" w:rsidP="00934E8C">
                  <w:pPr>
                    <w:framePr w:hSpace="181" w:wrap="around" w:vAnchor="page" w:hAnchor="text" w:y="1441"/>
                    <w:suppressOverlap/>
                    <w:jc w:val="center"/>
                    <w:rPr>
                      <w:rFonts w:cs="Calibri"/>
                      <w:color w:val="FFFFFF" w:themeColor="background1"/>
                      <w:sz w:val="18"/>
                      <w:szCs w:val="18"/>
                    </w:rPr>
                  </w:pPr>
                  <w:r>
                    <w:rPr>
                      <w:rFonts w:cs="Calibri"/>
                      <w:color w:val="FFFFFF" w:themeColor="background1"/>
                      <w:sz w:val="18"/>
                      <w:szCs w:val="18"/>
                    </w:rPr>
                    <w:t>Near Miss</w:t>
                  </w:r>
                </w:p>
              </w:tc>
            </w:tr>
            <w:tr w:rsidR="00884E3C" w:rsidRPr="00B36C81" w14:paraId="22579AE3" w14:textId="77777777" w:rsidTr="00815341">
              <w:trPr>
                <w:trHeight w:val="260"/>
              </w:trPr>
              <w:tc>
                <w:tcPr>
                  <w:tcW w:w="206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03AE684" w14:textId="77777777" w:rsidR="00884E3C" w:rsidRPr="00B36C81" w:rsidRDefault="00884E3C" w:rsidP="00934E8C">
                  <w:pPr>
                    <w:framePr w:hSpace="181" w:wrap="around" w:vAnchor="page" w:hAnchor="text" w:y="1441"/>
                    <w:suppressOverlap/>
                    <w:jc w:val="center"/>
                    <w:rPr>
                      <w:rFonts w:cs="Calibri"/>
                      <w:color w:val="000000"/>
                      <w:sz w:val="18"/>
                      <w:szCs w:val="18"/>
                    </w:rPr>
                  </w:pPr>
                  <w:r>
                    <w:rPr>
                      <w:rFonts w:cs="Calibri"/>
                      <w:color w:val="000000"/>
                      <w:sz w:val="18"/>
                      <w:szCs w:val="18"/>
                    </w:rPr>
                    <w:t>Q1</w:t>
                  </w:r>
                </w:p>
              </w:tc>
              <w:tc>
                <w:tcPr>
                  <w:tcW w:w="1025" w:type="dxa"/>
                  <w:tcBorders>
                    <w:top w:val="single" w:sz="4" w:space="0" w:color="auto"/>
                    <w:left w:val="nil"/>
                    <w:bottom w:val="single" w:sz="4" w:space="0" w:color="auto"/>
                    <w:right w:val="single" w:sz="4" w:space="0" w:color="auto"/>
                  </w:tcBorders>
                  <w:shd w:val="clear" w:color="auto" w:fill="FFFFFF" w:themeFill="background1"/>
                </w:tcPr>
                <w:p w14:paraId="4EAA4EE3"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w:t>
                  </w:r>
                </w:p>
              </w:tc>
              <w:tc>
                <w:tcPr>
                  <w:tcW w:w="102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6A13ABF"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1</w:t>
                  </w:r>
                </w:p>
              </w:tc>
            </w:tr>
            <w:tr w:rsidR="00884E3C" w:rsidRPr="00B36C81" w14:paraId="4061233F" w14:textId="77777777" w:rsidTr="00815341">
              <w:trPr>
                <w:trHeight w:val="260"/>
              </w:trPr>
              <w:tc>
                <w:tcPr>
                  <w:tcW w:w="206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5DDC6B7" w14:textId="77777777" w:rsidR="00884E3C" w:rsidRPr="00B36C81" w:rsidRDefault="00884E3C" w:rsidP="00934E8C">
                  <w:pPr>
                    <w:framePr w:hSpace="181" w:wrap="around" w:vAnchor="page" w:hAnchor="text" w:y="1441"/>
                    <w:suppressOverlap/>
                    <w:jc w:val="center"/>
                    <w:rPr>
                      <w:rFonts w:cs="Calibri"/>
                      <w:color w:val="000000"/>
                      <w:sz w:val="18"/>
                      <w:szCs w:val="18"/>
                    </w:rPr>
                  </w:pPr>
                  <w:r>
                    <w:rPr>
                      <w:rFonts w:cs="Calibri"/>
                      <w:color w:val="000000"/>
                      <w:sz w:val="18"/>
                      <w:szCs w:val="18"/>
                    </w:rPr>
                    <w:t>Q2</w:t>
                  </w:r>
                </w:p>
              </w:tc>
              <w:tc>
                <w:tcPr>
                  <w:tcW w:w="1025" w:type="dxa"/>
                  <w:tcBorders>
                    <w:top w:val="single" w:sz="4" w:space="0" w:color="auto"/>
                    <w:left w:val="nil"/>
                    <w:bottom w:val="single" w:sz="4" w:space="0" w:color="auto"/>
                    <w:right w:val="single" w:sz="4" w:space="0" w:color="auto"/>
                  </w:tcBorders>
                  <w:shd w:val="clear" w:color="auto" w:fill="FFFFFF" w:themeFill="background1"/>
                </w:tcPr>
                <w:p w14:paraId="781D228F"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w:t>
                  </w:r>
                </w:p>
              </w:tc>
              <w:tc>
                <w:tcPr>
                  <w:tcW w:w="102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0C3BE1D"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3</w:t>
                  </w:r>
                </w:p>
              </w:tc>
            </w:tr>
            <w:tr w:rsidR="00884E3C" w:rsidRPr="00B36C81" w14:paraId="3C34B704" w14:textId="77777777" w:rsidTr="00815341">
              <w:trPr>
                <w:trHeight w:val="260"/>
              </w:trPr>
              <w:tc>
                <w:tcPr>
                  <w:tcW w:w="206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991F104" w14:textId="77777777" w:rsidR="00884E3C" w:rsidRDefault="00884E3C" w:rsidP="00934E8C">
                  <w:pPr>
                    <w:framePr w:hSpace="181" w:wrap="around" w:vAnchor="page" w:hAnchor="text" w:y="1441"/>
                    <w:suppressOverlap/>
                    <w:jc w:val="center"/>
                    <w:rPr>
                      <w:rFonts w:cs="Calibri"/>
                      <w:color w:val="000000"/>
                      <w:sz w:val="18"/>
                      <w:szCs w:val="18"/>
                    </w:rPr>
                  </w:pPr>
                  <w:r>
                    <w:rPr>
                      <w:rFonts w:cs="Calibri"/>
                      <w:color w:val="000000"/>
                      <w:sz w:val="18"/>
                      <w:szCs w:val="18"/>
                    </w:rPr>
                    <w:t>Q3</w:t>
                  </w:r>
                </w:p>
              </w:tc>
              <w:tc>
                <w:tcPr>
                  <w:tcW w:w="1025" w:type="dxa"/>
                  <w:tcBorders>
                    <w:top w:val="single" w:sz="4" w:space="0" w:color="auto"/>
                    <w:left w:val="nil"/>
                    <w:bottom w:val="single" w:sz="4" w:space="0" w:color="auto"/>
                    <w:right w:val="single" w:sz="4" w:space="0" w:color="auto"/>
                  </w:tcBorders>
                  <w:shd w:val="clear" w:color="auto" w:fill="FFFFFF" w:themeFill="background1"/>
                </w:tcPr>
                <w:p w14:paraId="1ED80B16"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1</w:t>
                  </w:r>
                </w:p>
              </w:tc>
              <w:tc>
                <w:tcPr>
                  <w:tcW w:w="102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12DFC4B"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w:t>
                  </w:r>
                </w:p>
              </w:tc>
            </w:tr>
            <w:tr w:rsidR="00884E3C" w:rsidRPr="00B36C81" w14:paraId="55CB15D0" w14:textId="77777777" w:rsidTr="00815341">
              <w:trPr>
                <w:trHeight w:val="260"/>
              </w:trPr>
              <w:tc>
                <w:tcPr>
                  <w:tcW w:w="206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5DF243" w14:textId="77777777" w:rsidR="00884E3C" w:rsidRDefault="00884E3C" w:rsidP="00934E8C">
                  <w:pPr>
                    <w:framePr w:hSpace="181" w:wrap="around" w:vAnchor="page" w:hAnchor="text" w:y="1441"/>
                    <w:suppressOverlap/>
                    <w:jc w:val="center"/>
                    <w:rPr>
                      <w:rFonts w:cs="Calibri"/>
                      <w:color w:val="000000"/>
                      <w:sz w:val="18"/>
                      <w:szCs w:val="18"/>
                    </w:rPr>
                  </w:pPr>
                  <w:r>
                    <w:rPr>
                      <w:rFonts w:cs="Calibri"/>
                      <w:color w:val="000000"/>
                      <w:sz w:val="18"/>
                      <w:szCs w:val="18"/>
                    </w:rPr>
                    <w:t>Q4</w:t>
                  </w:r>
                </w:p>
              </w:tc>
              <w:tc>
                <w:tcPr>
                  <w:tcW w:w="1025" w:type="dxa"/>
                  <w:tcBorders>
                    <w:top w:val="single" w:sz="4" w:space="0" w:color="auto"/>
                    <w:left w:val="nil"/>
                    <w:bottom w:val="single" w:sz="4" w:space="0" w:color="auto"/>
                    <w:right w:val="single" w:sz="4" w:space="0" w:color="auto"/>
                  </w:tcBorders>
                  <w:shd w:val="clear" w:color="auto" w:fill="FFFFFF" w:themeFill="background1"/>
                </w:tcPr>
                <w:p w14:paraId="2823DE11"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w:t>
                  </w:r>
                </w:p>
              </w:tc>
              <w:tc>
                <w:tcPr>
                  <w:tcW w:w="102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30AF0F8" w14:textId="77777777" w:rsidR="00884E3C" w:rsidRPr="00490C43" w:rsidRDefault="00884E3C"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3</w:t>
                  </w:r>
                </w:p>
              </w:tc>
            </w:tr>
            <w:tr w:rsidR="00884E3C" w:rsidRPr="00B36C81" w14:paraId="206367BC" w14:textId="77777777" w:rsidTr="00815341">
              <w:trPr>
                <w:trHeight w:val="260"/>
              </w:trPr>
              <w:tc>
                <w:tcPr>
                  <w:tcW w:w="206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B109D7C" w14:textId="77777777" w:rsidR="00884E3C" w:rsidRPr="00490C43" w:rsidRDefault="00884E3C" w:rsidP="00934E8C">
                  <w:pPr>
                    <w:framePr w:hSpace="181" w:wrap="around" w:vAnchor="page" w:hAnchor="text" w:y="1441"/>
                    <w:suppressOverlap/>
                    <w:jc w:val="right"/>
                    <w:rPr>
                      <w:rFonts w:cs="Calibri"/>
                      <w:b/>
                      <w:bCs/>
                      <w:color w:val="000000"/>
                      <w:sz w:val="18"/>
                      <w:szCs w:val="18"/>
                    </w:rPr>
                  </w:pPr>
                  <w:r w:rsidRPr="00490C43">
                    <w:rPr>
                      <w:rFonts w:cs="Calibri"/>
                      <w:b/>
                      <w:bCs/>
                      <w:color w:val="000000"/>
                      <w:sz w:val="18"/>
                      <w:szCs w:val="18"/>
                    </w:rPr>
                    <w:t xml:space="preserve">Total </w:t>
                  </w:r>
                </w:p>
              </w:tc>
              <w:tc>
                <w:tcPr>
                  <w:tcW w:w="1025" w:type="dxa"/>
                  <w:tcBorders>
                    <w:top w:val="single" w:sz="4" w:space="0" w:color="auto"/>
                    <w:left w:val="nil"/>
                    <w:bottom w:val="single" w:sz="4" w:space="0" w:color="auto"/>
                    <w:right w:val="single" w:sz="4" w:space="0" w:color="auto"/>
                  </w:tcBorders>
                  <w:shd w:val="clear" w:color="auto" w:fill="FFFFFF" w:themeFill="background1"/>
                </w:tcPr>
                <w:p w14:paraId="7776957B" w14:textId="77777777" w:rsidR="00884E3C" w:rsidRPr="00490C43" w:rsidRDefault="00884E3C" w:rsidP="00934E8C">
                  <w:pPr>
                    <w:framePr w:hSpace="181" w:wrap="around" w:vAnchor="page" w:hAnchor="text" w:y="1441"/>
                    <w:suppressOverlap/>
                    <w:jc w:val="center"/>
                    <w:rPr>
                      <w:rFonts w:cs="Calibri"/>
                      <w:b/>
                      <w:bCs/>
                      <w:color w:val="000000"/>
                      <w:sz w:val="18"/>
                      <w:szCs w:val="18"/>
                    </w:rPr>
                  </w:pPr>
                  <w:commentRangeStart w:id="51"/>
                  <w:r w:rsidRPr="00490C43">
                    <w:rPr>
                      <w:rFonts w:cs="Calibri"/>
                      <w:b/>
                      <w:bCs/>
                      <w:color w:val="000000"/>
                      <w:sz w:val="18"/>
                      <w:szCs w:val="18"/>
                    </w:rPr>
                    <w:t>1</w:t>
                  </w:r>
                </w:p>
              </w:tc>
              <w:tc>
                <w:tcPr>
                  <w:tcW w:w="102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B517E35" w14:textId="77777777" w:rsidR="00884E3C" w:rsidRPr="00490C43" w:rsidRDefault="00884E3C" w:rsidP="00934E8C">
                  <w:pPr>
                    <w:framePr w:hSpace="181" w:wrap="around" w:vAnchor="page" w:hAnchor="text" w:y="1441"/>
                    <w:suppressOverlap/>
                    <w:jc w:val="center"/>
                    <w:rPr>
                      <w:rFonts w:cs="Calibri"/>
                      <w:b/>
                      <w:bCs/>
                      <w:color w:val="000000"/>
                      <w:sz w:val="18"/>
                      <w:szCs w:val="18"/>
                    </w:rPr>
                  </w:pPr>
                  <w:r w:rsidRPr="00490C43">
                    <w:rPr>
                      <w:rFonts w:cs="Calibri"/>
                      <w:b/>
                      <w:bCs/>
                      <w:color w:val="000000"/>
                      <w:sz w:val="18"/>
                      <w:szCs w:val="18"/>
                    </w:rPr>
                    <w:t>7</w:t>
                  </w:r>
                  <w:commentRangeEnd w:id="51"/>
                  <w:r w:rsidR="003E4EB9">
                    <w:rPr>
                      <w:rStyle w:val="CommentReference"/>
                      <w:rFonts w:ascii="Calibri Light" w:eastAsia="Calibri Light" w:hAnsi="Calibri Light" w:cs="Calibri Light"/>
                    </w:rPr>
                    <w:commentReference w:id="51"/>
                  </w:r>
                </w:p>
              </w:tc>
            </w:tr>
          </w:tbl>
          <w:p w14:paraId="353A4811" w14:textId="77777777" w:rsidR="00816AF7" w:rsidRDefault="00816AF7" w:rsidP="00816AF7">
            <w:pPr>
              <w:pStyle w:val="ListParagraph"/>
              <w:spacing w:before="60" w:after="60"/>
              <w:ind w:left="792"/>
              <w:jc w:val="both"/>
              <w:rPr>
                <w:rFonts w:ascii="Calibri Light" w:hAnsi="Calibri Light" w:cs="Calibri Light"/>
                <w:sz w:val="20"/>
                <w:szCs w:val="20"/>
              </w:rPr>
            </w:pPr>
          </w:p>
          <w:p w14:paraId="78FECBE1" w14:textId="16256FAF" w:rsidR="00577BBD" w:rsidRPr="00884E3C" w:rsidRDefault="00577BBD" w:rsidP="00815341">
            <w:pPr>
              <w:pStyle w:val="ListParagraph"/>
              <w:numPr>
                <w:ilvl w:val="0"/>
                <w:numId w:val="3"/>
              </w:numPr>
              <w:spacing w:before="60" w:after="60"/>
              <w:ind w:left="792"/>
              <w:jc w:val="both"/>
              <w:rPr>
                <w:rFonts w:ascii="Calibri Light" w:hAnsi="Calibri Light" w:cs="Calibri Light"/>
                <w:sz w:val="20"/>
                <w:szCs w:val="20"/>
              </w:rPr>
            </w:pPr>
            <w:r w:rsidRPr="00D116ED">
              <w:rPr>
                <w:rFonts w:ascii="Calibri Light" w:hAnsi="Calibri Light" w:cs="Calibri Light"/>
                <w:sz w:val="20"/>
                <w:szCs w:val="20"/>
              </w:rPr>
              <w:t xml:space="preserve">Based on our sample review of the Oct and Dec 2022 contractor EHS statistics performance reports, there were 38 </w:t>
            </w:r>
            <w:r w:rsidR="00262B25" w:rsidRPr="00D116ED">
              <w:rPr>
                <w:rFonts w:ascii="Calibri Light" w:hAnsi="Calibri Light" w:cs="Calibri Light"/>
                <w:sz w:val="20"/>
                <w:szCs w:val="20"/>
              </w:rPr>
              <w:t>near misses</w:t>
            </w:r>
            <w:r w:rsidRPr="00D116ED">
              <w:rPr>
                <w:rFonts w:ascii="Calibri Light" w:hAnsi="Calibri Light" w:cs="Calibri Light"/>
                <w:sz w:val="20"/>
                <w:szCs w:val="20"/>
              </w:rPr>
              <w:t xml:space="preserve"> and 6 property damaged incidents</w:t>
            </w:r>
            <w:r>
              <w:rPr>
                <w:rFonts w:ascii="Calibri Light" w:hAnsi="Calibri Light" w:cs="Calibri Light"/>
                <w:sz w:val="20"/>
                <w:szCs w:val="20"/>
              </w:rPr>
              <w:t>.</w:t>
            </w:r>
          </w:p>
          <w:p w14:paraId="61E066FB" w14:textId="77777777" w:rsidR="00577BBD" w:rsidRDefault="00577BBD" w:rsidP="00815341">
            <w:pPr>
              <w:pStyle w:val="Body"/>
              <w:spacing w:before="60"/>
              <w:ind w:left="792"/>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below table that </w:t>
            </w:r>
            <w:r>
              <w:rPr>
                <w:rFonts w:ascii="Calibri Light" w:hAnsi="Calibri Light" w:cs="Calibri Light"/>
                <w:sz w:val="20"/>
                <w:szCs w:val="20"/>
                <w:u w:val="single"/>
              </w:rPr>
              <w:t xml:space="preserve">shows the sample of </w:t>
            </w:r>
            <w:r w:rsidRPr="005D7029">
              <w:rPr>
                <w:rFonts w:ascii="Calibri Light" w:hAnsi="Calibri Light" w:cs="Calibri Light"/>
                <w:sz w:val="20"/>
                <w:szCs w:val="20"/>
                <w:u w:val="single"/>
              </w:rPr>
              <w:t xml:space="preserve">Contractor EHS Statistics </w:t>
            </w:r>
            <w:r>
              <w:rPr>
                <w:rFonts w:ascii="Calibri Light" w:hAnsi="Calibri Light" w:cs="Calibri Light"/>
                <w:sz w:val="20"/>
                <w:szCs w:val="20"/>
                <w:u w:val="single"/>
              </w:rPr>
              <w:t>in 2022.</w:t>
            </w:r>
          </w:p>
          <w:tbl>
            <w:tblPr>
              <w:tblW w:w="5166" w:type="dxa"/>
              <w:tblInd w:w="786" w:type="dxa"/>
              <w:tblLook w:val="04A0" w:firstRow="1" w:lastRow="0" w:firstColumn="1" w:lastColumn="0" w:noHBand="0" w:noVBand="1"/>
            </w:tblPr>
            <w:tblGrid>
              <w:gridCol w:w="1615"/>
              <w:gridCol w:w="830"/>
              <w:gridCol w:w="797"/>
              <w:gridCol w:w="1048"/>
              <w:gridCol w:w="876"/>
            </w:tblGrid>
            <w:tr w:rsidR="00577BBD" w:rsidRPr="009F537F" w14:paraId="0F2CEF0D" w14:textId="77777777" w:rsidTr="00815341">
              <w:trPr>
                <w:trHeight w:val="290"/>
              </w:trPr>
              <w:tc>
                <w:tcPr>
                  <w:tcW w:w="5166" w:type="dxa"/>
                  <w:gridSpan w:val="5"/>
                  <w:tcBorders>
                    <w:top w:val="single" w:sz="4" w:space="0" w:color="auto"/>
                    <w:left w:val="single" w:sz="4" w:space="0" w:color="auto"/>
                    <w:bottom w:val="single" w:sz="4" w:space="0" w:color="auto"/>
                    <w:right w:val="single" w:sz="4" w:space="0" w:color="000000"/>
                  </w:tcBorders>
                  <w:shd w:val="clear" w:color="auto" w:fill="0057B8"/>
                  <w:noWrap/>
                  <w:vAlign w:val="center"/>
                  <w:hideMark/>
                </w:tcPr>
                <w:p w14:paraId="19208221" w14:textId="77777777" w:rsidR="00577BBD" w:rsidRPr="009F537F" w:rsidRDefault="00577BBD" w:rsidP="00934E8C">
                  <w:pPr>
                    <w:framePr w:hSpace="181" w:wrap="around" w:vAnchor="page" w:hAnchor="text" w:y="1441"/>
                    <w:suppressOverlap/>
                    <w:jc w:val="center"/>
                    <w:rPr>
                      <w:rFonts w:cs="Calibri"/>
                      <w:b/>
                      <w:bCs/>
                      <w:color w:val="FFFFFF" w:themeColor="background1"/>
                      <w:sz w:val="18"/>
                      <w:szCs w:val="18"/>
                    </w:rPr>
                  </w:pPr>
                  <w:r w:rsidRPr="009F537F">
                    <w:rPr>
                      <w:rFonts w:cs="Calibri"/>
                      <w:b/>
                      <w:bCs/>
                      <w:color w:val="FFFFFF" w:themeColor="background1"/>
                      <w:sz w:val="18"/>
                      <w:szCs w:val="18"/>
                    </w:rPr>
                    <w:t>Contractor EHS Statistics Performance Report</w:t>
                  </w:r>
                </w:p>
              </w:tc>
            </w:tr>
            <w:tr w:rsidR="00577BBD" w:rsidRPr="009F537F" w14:paraId="0A74AAFF" w14:textId="77777777" w:rsidTr="00815341">
              <w:trPr>
                <w:trHeight w:val="580"/>
              </w:trPr>
              <w:tc>
                <w:tcPr>
                  <w:tcW w:w="1615" w:type="dxa"/>
                  <w:tcBorders>
                    <w:top w:val="nil"/>
                    <w:left w:val="single" w:sz="4" w:space="0" w:color="auto"/>
                    <w:bottom w:val="single" w:sz="4" w:space="0" w:color="auto"/>
                    <w:right w:val="single" w:sz="4" w:space="0" w:color="auto"/>
                  </w:tcBorders>
                  <w:shd w:val="clear" w:color="auto" w:fill="0057B8"/>
                  <w:vAlign w:val="center"/>
                  <w:hideMark/>
                </w:tcPr>
                <w:p w14:paraId="49DB8F01" w14:textId="77777777" w:rsidR="00577BBD" w:rsidRPr="009F537F" w:rsidRDefault="00577BBD" w:rsidP="00934E8C">
                  <w:pPr>
                    <w:framePr w:hSpace="181" w:wrap="around" w:vAnchor="page" w:hAnchor="text" w:y="1441"/>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 </w:t>
                  </w:r>
                  <w:r w:rsidRPr="009F537F">
                    <w:rPr>
                      <w:rFonts w:ascii="Calibri Light" w:hAnsi="Calibri Light" w:cs="Calibri Light"/>
                      <w:b/>
                      <w:bCs/>
                      <w:color w:val="FFFFFF" w:themeColor="background1"/>
                      <w:sz w:val="18"/>
                      <w:szCs w:val="18"/>
                    </w:rPr>
                    <w:t>Contractor</w:t>
                  </w:r>
                </w:p>
              </w:tc>
              <w:tc>
                <w:tcPr>
                  <w:tcW w:w="830" w:type="dxa"/>
                  <w:tcBorders>
                    <w:top w:val="nil"/>
                    <w:left w:val="nil"/>
                    <w:bottom w:val="single" w:sz="4" w:space="0" w:color="auto"/>
                    <w:right w:val="single" w:sz="4" w:space="0" w:color="auto"/>
                  </w:tcBorders>
                  <w:shd w:val="clear" w:color="auto" w:fill="0057B8"/>
                  <w:vAlign w:val="center"/>
                  <w:hideMark/>
                </w:tcPr>
                <w:p w14:paraId="0709E592" w14:textId="77777777" w:rsidR="00577BBD" w:rsidRPr="009F537F" w:rsidRDefault="00577BBD" w:rsidP="00934E8C">
                  <w:pPr>
                    <w:framePr w:hSpace="181" w:wrap="around" w:vAnchor="page" w:hAnchor="text" w:y="1441"/>
                    <w:suppressOverlap/>
                    <w:jc w:val="center"/>
                    <w:rPr>
                      <w:rFonts w:ascii="Calibri Light" w:hAnsi="Calibri Light" w:cs="Calibri Light"/>
                      <w:b/>
                      <w:bCs/>
                      <w:color w:val="FFFFFF" w:themeColor="background1"/>
                      <w:sz w:val="18"/>
                      <w:szCs w:val="18"/>
                    </w:rPr>
                  </w:pPr>
                  <w:r w:rsidRPr="009F537F">
                    <w:rPr>
                      <w:rFonts w:ascii="Calibri Light" w:hAnsi="Calibri Light" w:cs="Calibri Light"/>
                      <w:b/>
                      <w:bCs/>
                      <w:color w:val="FFFFFF" w:themeColor="background1"/>
                      <w:sz w:val="18"/>
                      <w:szCs w:val="18"/>
                    </w:rPr>
                    <w:t>Date</w:t>
                  </w:r>
                </w:p>
              </w:tc>
              <w:tc>
                <w:tcPr>
                  <w:tcW w:w="797" w:type="dxa"/>
                  <w:tcBorders>
                    <w:top w:val="nil"/>
                    <w:left w:val="nil"/>
                    <w:bottom w:val="single" w:sz="4" w:space="0" w:color="auto"/>
                    <w:right w:val="single" w:sz="4" w:space="0" w:color="auto"/>
                  </w:tcBorders>
                  <w:shd w:val="clear" w:color="auto" w:fill="0057B8"/>
                  <w:vAlign w:val="center"/>
                  <w:hideMark/>
                </w:tcPr>
                <w:p w14:paraId="21B8BB1A" w14:textId="77777777" w:rsidR="00577BBD" w:rsidRPr="009F537F" w:rsidRDefault="00577BBD" w:rsidP="00934E8C">
                  <w:pPr>
                    <w:framePr w:hSpace="181" w:wrap="around" w:vAnchor="page" w:hAnchor="text" w:y="1441"/>
                    <w:suppressOverlap/>
                    <w:jc w:val="center"/>
                    <w:rPr>
                      <w:rFonts w:ascii="Calibri Light" w:hAnsi="Calibri Light" w:cs="Calibri Light"/>
                      <w:b/>
                      <w:bCs/>
                      <w:color w:val="FFFFFF" w:themeColor="background1"/>
                      <w:sz w:val="18"/>
                      <w:szCs w:val="18"/>
                    </w:rPr>
                  </w:pPr>
                  <w:r w:rsidRPr="009F537F">
                    <w:rPr>
                      <w:rFonts w:ascii="Calibri Light" w:hAnsi="Calibri Light" w:cs="Calibri Light"/>
                      <w:b/>
                      <w:bCs/>
                      <w:color w:val="FFFFFF" w:themeColor="background1"/>
                      <w:sz w:val="18"/>
                      <w:szCs w:val="18"/>
                    </w:rPr>
                    <w:t>Campus</w:t>
                  </w:r>
                </w:p>
              </w:tc>
              <w:tc>
                <w:tcPr>
                  <w:tcW w:w="1048" w:type="dxa"/>
                  <w:tcBorders>
                    <w:top w:val="nil"/>
                    <w:left w:val="nil"/>
                    <w:bottom w:val="single" w:sz="4" w:space="0" w:color="auto"/>
                    <w:right w:val="single" w:sz="4" w:space="0" w:color="auto"/>
                  </w:tcBorders>
                  <w:shd w:val="clear" w:color="auto" w:fill="0057B8"/>
                  <w:vAlign w:val="center"/>
                  <w:hideMark/>
                </w:tcPr>
                <w:p w14:paraId="46EE9C9A" w14:textId="5B3C8044" w:rsidR="00577BBD" w:rsidRPr="009F537F" w:rsidRDefault="00577BBD" w:rsidP="00934E8C">
                  <w:pPr>
                    <w:framePr w:hSpace="181" w:wrap="around" w:vAnchor="page" w:hAnchor="text" w:y="1441"/>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No. of</w:t>
                  </w:r>
                  <w:r w:rsidRPr="009F537F">
                    <w:rPr>
                      <w:rFonts w:ascii="Calibri Light" w:hAnsi="Calibri Light" w:cs="Calibri Light"/>
                      <w:b/>
                      <w:bCs/>
                      <w:color w:val="FFFFFF" w:themeColor="background1"/>
                      <w:sz w:val="18"/>
                      <w:szCs w:val="18"/>
                    </w:rPr>
                    <w:t xml:space="preserve"> </w:t>
                  </w:r>
                  <w:r w:rsidR="00262B25" w:rsidRPr="009F537F">
                    <w:rPr>
                      <w:rFonts w:ascii="Calibri Light" w:hAnsi="Calibri Light" w:cs="Calibri Light"/>
                      <w:b/>
                      <w:bCs/>
                      <w:color w:val="FFFFFF" w:themeColor="background1"/>
                      <w:sz w:val="18"/>
                      <w:szCs w:val="18"/>
                    </w:rPr>
                    <w:t>Near misses</w:t>
                  </w:r>
                </w:p>
              </w:tc>
              <w:tc>
                <w:tcPr>
                  <w:tcW w:w="876" w:type="dxa"/>
                  <w:tcBorders>
                    <w:top w:val="nil"/>
                    <w:left w:val="nil"/>
                    <w:bottom w:val="single" w:sz="4" w:space="0" w:color="auto"/>
                    <w:right w:val="single" w:sz="4" w:space="0" w:color="auto"/>
                  </w:tcBorders>
                  <w:shd w:val="clear" w:color="auto" w:fill="0057B8"/>
                  <w:vAlign w:val="center"/>
                  <w:hideMark/>
                </w:tcPr>
                <w:p w14:paraId="4AFA96B6" w14:textId="77777777" w:rsidR="00577BBD" w:rsidRPr="009F537F" w:rsidRDefault="00577BBD" w:rsidP="00934E8C">
                  <w:pPr>
                    <w:framePr w:hSpace="181" w:wrap="around" w:vAnchor="page" w:hAnchor="text" w:y="1441"/>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No. of</w:t>
                  </w:r>
                  <w:r w:rsidRPr="009F537F">
                    <w:rPr>
                      <w:rFonts w:ascii="Calibri Light" w:hAnsi="Calibri Light" w:cs="Calibri Light"/>
                      <w:b/>
                      <w:bCs/>
                      <w:color w:val="FFFFFF" w:themeColor="background1"/>
                      <w:sz w:val="18"/>
                      <w:szCs w:val="18"/>
                    </w:rPr>
                    <w:t xml:space="preserve"> Incidents</w:t>
                  </w:r>
                </w:p>
              </w:tc>
            </w:tr>
            <w:tr w:rsidR="00577BBD" w:rsidRPr="009F537F" w14:paraId="65F1200B" w14:textId="77777777" w:rsidTr="00815341">
              <w:trPr>
                <w:trHeight w:val="29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8D0BB2C"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West Coast Group</w:t>
                  </w:r>
                </w:p>
              </w:tc>
              <w:tc>
                <w:tcPr>
                  <w:tcW w:w="830" w:type="dxa"/>
                  <w:tcBorders>
                    <w:top w:val="nil"/>
                    <w:left w:val="nil"/>
                    <w:bottom w:val="single" w:sz="4" w:space="0" w:color="auto"/>
                    <w:right w:val="single" w:sz="4" w:space="0" w:color="auto"/>
                  </w:tcBorders>
                  <w:shd w:val="clear" w:color="auto" w:fill="auto"/>
                  <w:noWrap/>
                  <w:vAlign w:val="bottom"/>
                  <w:hideMark/>
                </w:tcPr>
                <w:p w14:paraId="3AA96C37"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Oct-22</w:t>
                  </w:r>
                </w:p>
              </w:tc>
              <w:tc>
                <w:tcPr>
                  <w:tcW w:w="797" w:type="dxa"/>
                  <w:tcBorders>
                    <w:top w:val="nil"/>
                    <w:left w:val="nil"/>
                    <w:bottom w:val="single" w:sz="4" w:space="0" w:color="auto"/>
                    <w:right w:val="single" w:sz="4" w:space="0" w:color="auto"/>
                  </w:tcBorders>
                  <w:shd w:val="clear" w:color="auto" w:fill="auto"/>
                  <w:noWrap/>
                  <w:vAlign w:val="bottom"/>
                  <w:hideMark/>
                </w:tcPr>
                <w:p w14:paraId="10A93CAB"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SAN</w:t>
                  </w:r>
                </w:p>
              </w:tc>
              <w:tc>
                <w:tcPr>
                  <w:tcW w:w="1048" w:type="dxa"/>
                  <w:tcBorders>
                    <w:top w:val="nil"/>
                    <w:left w:val="nil"/>
                    <w:bottom w:val="single" w:sz="4" w:space="0" w:color="auto"/>
                    <w:right w:val="single" w:sz="4" w:space="0" w:color="auto"/>
                  </w:tcBorders>
                  <w:shd w:val="clear" w:color="auto" w:fill="auto"/>
                  <w:noWrap/>
                  <w:vAlign w:val="bottom"/>
                  <w:hideMark/>
                </w:tcPr>
                <w:p w14:paraId="478938EC"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5</w:t>
                  </w:r>
                </w:p>
              </w:tc>
              <w:tc>
                <w:tcPr>
                  <w:tcW w:w="876" w:type="dxa"/>
                  <w:tcBorders>
                    <w:top w:val="nil"/>
                    <w:left w:val="nil"/>
                    <w:bottom w:val="single" w:sz="4" w:space="0" w:color="auto"/>
                    <w:right w:val="single" w:sz="4" w:space="0" w:color="auto"/>
                  </w:tcBorders>
                  <w:shd w:val="clear" w:color="auto" w:fill="auto"/>
                  <w:noWrap/>
                  <w:vAlign w:val="bottom"/>
                  <w:hideMark/>
                </w:tcPr>
                <w:p w14:paraId="7659968A"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0</w:t>
                  </w:r>
                </w:p>
              </w:tc>
            </w:tr>
            <w:tr w:rsidR="00577BBD" w:rsidRPr="009F537F" w14:paraId="1AC806B4" w14:textId="77777777" w:rsidTr="00815341">
              <w:trPr>
                <w:trHeight w:val="29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E674632"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West Coast Group</w:t>
                  </w:r>
                </w:p>
              </w:tc>
              <w:tc>
                <w:tcPr>
                  <w:tcW w:w="830" w:type="dxa"/>
                  <w:tcBorders>
                    <w:top w:val="nil"/>
                    <w:left w:val="nil"/>
                    <w:bottom w:val="single" w:sz="4" w:space="0" w:color="auto"/>
                    <w:right w:val="single" w:sz="4" w:space="0" w:color="auto"/>
                  </w:tcBorders>
                  <w:shd w:val="clear" w:color="auto" w:fill="auto"/>
                  <w:noWrap/>
                  <w:vAlign w:val="bottom"/>
                  <w:hideMark/>
                </w:tcPr>
                <w:p w14:paraId="0AFCE434"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Dec-22</w:t>
                  </w:r>
                </w:p>
              </w:tc>
              <w:tc>
                <w:tcPr>
                  <w:tcW w:w="797" w:type="dxa"/>
                  <w:tcBorders>
                    <w:top w:val="nil"/>
                    <w:left w:val="nil"/>
                    <w:bottom w:val="single" w:sz="4" w:space="0" w:color="auto"/>
                    <w:right w:val="single" w:sz="4" w:space="0" w:color="auto"/>
                  </w:tcBorders>
                  <w:shd w:val="clear" w:color="auto" w:fill="auto"/>
                  <w:noWrap/>
                  <w:vAlign w:val="bottom"/>
                  <w:hideMark/>
                </w:tcPr>
                <w:p w14:paraId="22CB5212"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Main</w:t>
                  </w:r>
                </w:p>
              </w:tc>
              <w:tc>
                <w:tcPr>
                  <w:tcW w:w="1048" w:type="dxa"/>
                  <w:tcBorders>
                    <w:top w:val="nil"/>
                    <w:left w:val="nil"/>
                    <w:bottom w:val="single" w:sz="4" w:space="0" w:color="auto"/>
                    <w:right w:val="single" w:sz="4" w:space="0" w:color="auto"/>
                  </w:tcBorders>
                  <w:shd w:val="clear" w:color="auto" w:fill="auto"/>
                  <w:noWrap/>
                  <w:vAlign w:val="bottom"/>
                  <w:hideMark/>
                </w:tcPr>
                <w:p w14:paraId="6D183256"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4</w:t>
                  </w:r>
                </w:p>
              </w:tc>
              <w:tc>
                <w:tcPr>
                  <w:tcW w:w="876" w:type="dxa"/>
                  <w:tcBorders>
                    <w:top w:val="nil"/>
                    <w:left w:val="nil"/>
                    <w:bottom w:val="single" w:sz="4" w:space="0" w:color="auto"/>
                    <w:right w:val="single" w:sz="4" w:space="0" w:color="auto"/>
                  </w:tcBorders>
                  <w:shd w:val="clear" w:color="auto" w:fill="auto"/>
                  <w:noWrap/>
                  <w:vAlign w:val="bottom"/>
                  <w:hideMark/>
                </w:tcPr>
                <w:p w14:paraId="544FF71D"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3</w:t>
                  </w:r>
                </w:p>
              </w:tc>
            </w:tr>
            <w:tr w:rsidR="00577BBD" w:rsidRPr="009F537F" w14:paraId="0E7CEAD5" w14:textId="77777777" w:rsidTr="00815341">
              <w:trPr>
                <w:trHeight w:val="29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6B5E1D7"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West Coast Group</w:t>
                  </w:r>
                </w:p>
              </w:tc>
              <w:tc>
                <w:tcPr>
                  <w:tcW w:w="830" w:type="dxa"/>
                  <w:tcBorders>
                    <w:top w:val="nil"/>
                    <w:left w:val="nil"/>
                    <w:bottom w:val="single" w:sz="4" w:space="0" w:color="auto"/>
                    <w:right w:val="single" w:sz="4" w:space="0" w:color="auto"/>
                  </w:tcBorders>
                  <w:shd w:val="clear" w:color="auto" w:fill="auto"/>
                  <w:noWrap/>
                  <w:vAlign w:val="bottom"/>
                  <w:hideMark/>
                </w:tcPr>
                <w:p w14:paraId="0AA59C4C"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Dec-22</w:t>
                  </w:r>
                </w:p>
              </w:tc>
              <w:tc>
                <w:tcPr>
                  <w:tcW w:w="797" w:type="dxa"/>
                  <w:tcBorders>
                    <w:top w:val="nil"/>
                    <w:left w:val="nil"/>
                    <w:bottom w:val="single" w:sz="4" w:space="0" w:color="auto"/>
                    <w:right w:val="single" w:sz="4" w:space="0" w:color="auto"/>
                  </w:tcBorders>
                  <w:shd w:val="clear" w:color="auto" w:fill="auto"/>
                  <w:noWrap/>
                  <w:vAlign w:val="bottom"/>
                  <w:hideMark/>
                </w:tcPr>
                <w:p w14:paraId="0E69C303"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SAN</w:t>
                  </w:r>
                </w:p>
              </w:tc>
              <w:tc>
                <w:tcPr>
                  <w:tcW w:w="1048" w:type="dxa"/>
                  <w:tcBorders>
                    <w:top w:val="nil"/>
                    <w:left w:val="nil"/>
                    <w:bottom w:val="single" w:sz="4" w:space="0" w:color="auto"/>
                    <w:right w:val="single" w:sz="4" w:space="0" w:color="auto"/>
                  </w:tcBorders>
                  <w:shd w:val="clear" w:color="auto" w:fill="auto"/>
                  <w:noWrap/>
                  <w:vAlign w:val="bottom"/>
                  <w:hideMark/>
                </w:tcPr>
                <w:p w14:paraId="0A6B14CC"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5</w:t>
                  </w:r>
                </w:p>
              </w:tc>
              <w:tc>
                <w:tcPr>
                  <w:tcW w:w="876" w:type="dxa"/>
                  <w:tcBorders>
                    <w:top w:val="nil"/>
                    <w:left w:val="nil"/>
                    <w:bottom w:val="single" w:sz="4" w:space="0" w:color="auto"/>
                    <w:right w:val="single" w:sz="4" w:space="0" w:color="auto"/>
                  </w:tcBorders>
                  <w:shd w:val="clear" w:color="auto" w:fill="auto"/>
                  <w:noWrap/>
                  <w:vAlign w:val="bottom"/>
                  <w:hideMark/>
                </w:tcPr>
                <w:p w14:paraId="49098D42"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3</w:t>
                  </w:r>
                </w:p>
              </w:tc>
            </w:tr>
            <w:tr w:rsidR="00577BBD" w:rsidRPr="009F537F" w14:paraId="782DDA17" w14:textId="77777777" w:rsidTr="00815341">
              <w:trPr>
                <w:trHeight w:val="29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9964A" w14:textId="77777777" w:rsidR="00577BBD" w:rsidRPr="009F537F" w:rsidRDefault="00577BBD" w:rsidP="00934E8C">
                  <w:pPr>
                    <w:framePr w:hSpace="181" w:wrap="around" w:vAnchor="page" w:hAnchor="text" w:y="1441"/>
                    <w:suppressOverlap/>
                    <w:jc w:val="center"/>
                    <w:rPr>
                      <w:rFonts w:cs="Calibri"/>
                      <w:color w:val="000000"/>
                      <w:sz w:val="18"/>
                      <w:szCs w:val="18"/>
                    </w:rPr>
                  </w:pPr>
                  <w:proofErr w:type="spellStart"/>
                  <w:r w:rsidRPr="009F537F">
                    <w:rPr>
                      <w:rFonts w:cs="Calibri"/>
                      <w:color w:val="000000"/>
                      <w:sz w:val="18"/>
                      <w:szCs w:val="18"/>
                    </w:rPr>
                    <w:t>Imdad</w:t>
                  </w:r>
                  <w:proofErr w:type="spellEnd"/>
                </w:p>
              </w:tc>
              <w:tc>
                <w:tcPr>
                  <w:tcW w:w="830" w:type="dxa"/>
                  <w:tcBorders>
                    <w:top w:val="single" w:sz="4" w:space="0" w:color="auto"/>
                    <w:left w:val="nil"/>
                    <w:bottom w:val="single" w:sz="4" w:space="0" w:color="auto"/>
                    <w:right w:val="single" w:sz="4" w:space="0" w:color="auto"/>
                  </w:tcBorders>
                  <w:shd w:val="clear" w:color="auto" w:fill="auto"/>
                  <w:noWrap/>
                  <w:vAlign w:val="bottom"/>
                  <w:hideMark/>
                </w:tcPr>
                <w:p w14:paraId="47177577"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Dec-22</w:t>
                  </w:r>
                </w:p>
              </w:tc>
              <w:tc>
                <w:tcPr>
                  <w:tcW w:w="797" w:type="dxa"/>
                  <w:tcBorders>
                    <w:top w:val="single" w:sz="4" w:space="0" w:color="auto"/>
                    <w:left w:val="nil"/>
                    <w:bottom w:val="single" w:sz="4" w:space="0" w:color="auto"/>
                    <w:right w:val="single" w:sz="4" w:space="0" w:color="auto"/>
                  </w:tcBorders>
                  <w:shd w:val="clear" w:color="auto" w:fill="auto"/>
                  <w:noWrap/>
                  <w:vAlign w:val="bottom"/>
                  <w:hideMark/>
                </w:tcPr>
                <w:p w14:paraId="6A02353D" w14:textId="77777777" w:rsidR="00577BBD" w:rsidRPr="009F537F" w:rsidRDefault="00577BBD" w:rsidP="00934E8C">
                  <w:pPr>
                    <w:framePr w:hSpace="181" w:wrap="around" w:vAnchor="page" w:hAnchor="text" w:y="1441"/>
                    <w:suppressOverlap/>
                    <w:jc w:val="center"/>
                    <w:rPr>
                      <w:rFonts w:cs="Calibri"/>
                      <w:color w:val="000000"/>
                      <w:sz w:val="18"/>
                      <w:szCs w:val="18"/>
                    </w:rPr>
                  </w:pPr>
                  <w:r w:rsidRPr="009F537F">
                    <w:rPr>
                      <w:rFonts w:cs="Calibri"/>
                      <w:color w:val="000000"/>
                      <w:sz w:val="18"/>
                      <w:szCs w:val="18"/>
                    </w:rPr>
                    <w:t>Main</w:t>
                  </w:r>
                </w:p>
              </w:tc>
              <w:tc>
                <w:tcPr>
                  <w:tcW w:w="1048" w:type="dxa"/>
                  <w:tcBorders>
                    <w:top w:val="single" w:sz="4" w:space="0" w:color="auto"/>
                    <w:left w:val="nil"/>
                    <w:bottom w:val="single" w:sz="4" w:space="0" w:color="auto"/>
                    <w:right w:val="single" w:sz="4" w:space="0" w:color="auto"/>
                  </w:tcBorders>
                  <w:shd w:val="clear" w:color="auto" w:fill="auto"/>
                  <w:noWrap/>
                  <w:vAlign w:val="bottom"/>
                  <w:hideMark/>
                </w:tcPr>
                <w:p w14:paraId="71C14B49"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24</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14:paraId="1F721F77"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0</w:t>
                  </w:r>
                </w:p>
              </w:tc>
            </w:tr>
            <w:tr w:rsidR="00490C43" w:rsidRPr="009F537F" w14:paraId="0638347F" w14:textId="77777777" w:rsidTr="00815341">
              <w:trPr>
                <w:trHeight w:val="290"/>
              </w:trPr>
              <w:tc>
                <w:tcPr>
                  <w:tcW w:w="3242"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7371ADD" w14:textId="25035AA5" w:rsidR="00490C43" w:rsidRPr="00490C43" w:rsidRDefault="00490C43" w:rsidP="00934E8C">
                  <w:pPr>
                    <w:framePr w:hSpace="181" w:wrap="around" w:vAnchor="page" w:hAnchor="text" w:y="1441"/>
                    <w:suppressOverlap/>
                    <w:jc w:val="right"/>
                    <w:rPr>
                      <w:rFonts w:cs="Calibri"/>
                      <w:b/>
                      <w:bCs/>
                      <w:color w:val="000000"/>
                      <w:sz w:val="18"/>
                      <w:szCs w:val="18"/>
                    </w:rPr>
                  </w:pPr>
                  <w:r w:rsidRPr="00490C43">
                    <w:rPr>
                      <w:rFonts w:cs="Calibri"/>
                      <w:b/>
                      <w:bCs/>
                      <w:color w:val="000000"/>
                      <w:sz w:val="18"/>
                      <w:szCs w:val="18"/>
                    </w:rPr>
                    <w:t>Total</w:t>
                  </w:r>
                </w:p>
              </w:tc>
              <w:tc>
                <w:tcPr>
                  <w:tcW w:w="1048" w:type="dxa"/>
                  <w:tcBorders>
                    <w:top w:val="single" w:sz="4" w:space="0" w:color="auto"/>
                    <w:left w:val="nil"/>
                    <w:bottom w:val="single" w:sz="4" w:space="0" w:color="auto"/>
                    <w:right w:val="single" w:sz="4" w:space="0" w:color="auto"/>
                  </w:tcBorders>
                  <w:shd w:val="clear" w:color="auto" w:fill="auto"/>
                  <w:noWrap/>
                  <w:vAlign w:val="bottom"/>
                </w:tcPr>
                <w:p w14:paraId="680E4209" w14:textId="371944F9" w:rsidR="00490C43" w:rsidRPr="00490C43" w:rsidRDefault="00490C43" w:rsidP="00934E8C">
                  <w:pPr>
                    <w:framePr w:hSpace="181" w:wrap="around" w:vAnchor="page" w:hAnchor="text" w:y="1441"/>
                    <w:suppressOverlap/>
                    <w:jc w:val="center"/>
                    <w:rPr>
                      <w:rFonts w:cs="Calibri"/>
                      <w:b/>
                      <w:bCs/>
                      <w:color w:val="000000"/>
                      <w:sz w:val="18"/>
                      <w:szCs w:val="18"/>
                    </w:rPr>
                  </w:pPr>
                  <w:r w:rsidRPr="00490C43">
                    <w:rPr>
                      <w:rFonts w:cs="Calibri"/>
                      <w:b/>
                      <w:bCs/>
                      <w:color w:val="000000"/>
                      <w:sz w:val="18"/>
                      <w:szCs w:val="18"/>
                    </w:rPr>
                    <w:t>38</w:t>
                  </w:r>
                </w:p>
              </w:tc>
              <w:tc>
                <w:tcPr>
                  <w:tcW w:w="876" w:type="dxa"/>
                  <w:tcBorders>
                    <w:top w:val="single" w:sz="4" w:space="0" w:color="auto"/>
                    <w:left w:val="nil"/>
                    <w:bottom w:val="single" w:sz="4" w:space="0" w:color="auto"/>
                    <w:right w:val="single" w:sz="4" w:space="0" w:color="auto"/>
                  </w:tcBorders>
                  <w:shd w:val="clear" w:color="auto" w:fill="auto"/>
                  <w:noWrap/>
                  <w:vAlign w:val="bottom"/>
                </w:tcPr>
                <w:p w14:paraId="0608447D" w14:textId="5F77CE1C" w:rsidR="00490C43" w:rsidRPr="00490C43" w:rsidRDefault="00490C43" w:rsidP="00934E8C">
                  <w:pPr>
                    <w:framePr w:hSpace="181" w:wrap="around" w:vAnchor="page" w:hAnchor="text" w:y="1441"/>
                    <w:suppressOverlap/>
                    <w:jc w:val="center"/>
                    <w:rPr>
                      <w:rFonts w:cs="Calibri"/>
                      <w:b/>
                      <w:bCs/>
                      <w:color w:val="000000"/>
                      <w:sz w:val="18"/>
                      <w:szCs w:val="18"/>
                    </w:rPr>
                  </w:pPr>
                  <w:r w:rsidRPr="00490C43">
                    <w:rPr>
                      <w:rFonts w:cs="Calibri"/>
                      <w:b/>
                      <w:bCs/>
                      <w:color w:val="000000"/>
                      <w:sz w:val="18"/>
                      <w:szCs w:val="18"/>
                    </w:rPr>
                    <w:t>6</w:t>
                  </w:r>
                </w:p>
              </w:tc>
            </w:tr>
          </w:tbl>
          <w:p w14:paraId="27E5357E" w14:textId="77777777" w:rsidR="0048773B" w:rsidRDefault="0048773B" w:rsidP="0048773B">
            <w:pPr>
              <w:pStyle w:val="ListParagraph"/>
              <w:spacing w:before="60" w:after="60"/>
              <w:ind w:left="450"/>
              <w:jc w:val="both"/>
              <w:rPr>
                <w:rFonts w:ascii="Calibri Light" w:hAnsi="Calibri Light" w:cs="Calibri Light"/>
                <w:sz w:val="20"/>
                <w:szCs w:val="20"/>
              </w:rPr>
            </w:pPr>
            <w:commentRangeStart w:id="52"/>
          </w:p>
          <w:p w14:paraId="12149799" w14:textId="1EF360AE" w:rsidR="00577BBD" w:rsidRDefault="0048773B" w:rsidP="00815341">
            <w:pPr>
              <w:pStyle w:val="ListParagraph"/>
              <w:numPr>
                <w:ilvl w:val="0"/>
                <w:numId w:val="3"/>
              </w:numPr>
              <w:spacing w:before="60" w:after="60"/>
              <w:ind w:left="792"/>
              <w:jc w:val="both"/>
              <w:rPr>
                <w:rFonts w:ascii="Calibri Light" w:hAnsi="Calibri Light" w:cs="Calibri Light"/>
                <w:sz w:val="20"/>
                <w:szCs w:val="20"/>
              </w:rPr>
            </w:pPr>
            <w:r>
              <w:rPr>
                <w:rFonts w:ascii="Calibri Light" w:hAnsi="Calibri Light" w:cs="Calibri Light"/>
                <w:sz w:val="20"/>
                <w:szCs w:val="20"/>
              </w:rPr>
              <w:t>Moreover</w:t>
            </w:r>
            <w:r w:rsidR="00577BBD" w:rsidRPr="00D116ED">
              <w:rPr>
                <w:rFonts w:ascii="Calibri Light" w:hAnsi="Calibri Light" w:cs="Calibri Light"/>
                <w:sz w:val="20"/>
                <w:szCs w:val="20"/>
              </w:rPr>
              <w:t xml:space="preserve">, it was noted that there were only 4 </w:t>
            </w:r>
            <w:r w:rsidR="00262B25" w:rsidRPr="00D116ED">
              <w:rPr>
                <w:rFonts w:ascii="Calibri Light" w:hAnsi="Calibri Light" w:cs="Calibri Light"/>
                <w:sz w:val="20"/>
                <w:szCs w:val="20"/>
              </w:rPr>
              <w:t>near misses</w:t>
            </w:r>
            <w:r w:rsidR="00577BBD" w:rsidRPr="00D116ED">
              <w:rPr>
                <w:rFonts w:ascii="Calibri Light" w:hAnsi="Calibri Light" w:cs="Calibri Light"/>
                <w:sz w:val="20"/>
                <w:szCs w:val="20"/>
              </w:rPr>
              <w:t xml:space="preserve"> and 1 incident reported in the </w:t>
            </w:r>
            <w:r w:rsidR="00AC171B" w:rsidRPr="00D116ED">
              <w:rPr>
                <w:rFonts w:ascii="Calibri Light" w:hAnsi="Calibri Light" w:cs="Calibri Light"/>
                <w:sz w:val="20"/>
                <w:szCs w:val="20"/>
              </w:rPr>
              <w:t>incident</w:t>
            </w:r>
            <w:r w:rsidR="00AC171B">
              <w:rPr>
                <w:rFonts w:ascii="Calibri Light" w:hAnsi="Calibri Light" w:cs="Calibri Light"/>
                <w:sz w:val="20"/>
                <w:szCs w:val="20"/>
              </w:rPr>
              <w:t xml:space="preserve"> </w:t>
            </w:r>
            <w:r w:rsidR="00577BBD" w:rsidRPr="00D116ED">
              <w:rPr>
                <w:rFonts w:ascii="Calibri Light" w:hAnsi="Calibri Light" w:cs="Calibri Light"/>
                <w:sz w:val="20"/>
                <w:szCs w:val="20"/>
              </w:rPr>
              <w:t>tracker of 2022</w:t>
            </w:r>
            <w:r w:rsidR="00577BBD">
              <w:rPr>
                <w:rFonts w:ascii="Calibri Light" w:hAnsi="Calibri Light" w:cs="Calibri Light"/>
                <w:sz w:val="20"/>
                <w:szCs w:val="20"/>
              </w:rPr>
              <w:t>.</w:t>
            </w:r>
          </w:p>
          <w:p w14:paraId="3B088A25" w14:textId="77777777" w:rsidR="00577BBD" w:rsidRDefault="00577BBD" w:rsidP="00816AF7">
            <w:pPr>
              <w:pStyle w:val="Body"/>
              <w:spacing w:before="60"/>
              <w:ind w:left="792"/>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below table that </w:t>
            </w:r>
            <w:r>
              <w:rPr>
                <w:rFonts w:ascii="Calibri Light" w:hAnsi="Calibri Light" w:cs="Calibri Light"/>
                <w:sz w:val="20"/>
                <w:szCs w:val="20"/>
                <w:u w:val="single"/>
              </w:rPr>
              <w:t>shows the list of incidents recorded by EHS team in 2022.</w:t>
            </w:r>
            <w:commentRangeEnd w:id="52"/>
            <w:r w:rsidR="003E4EB9">
              <w:rPr>
                <w:rStyle w:val="CommentReference"/>
                <w:rFonts w:ascii="Calibri Light" w:eastAsia="Calibri Light" w:hAnsi="Calibri Light" w:cs="Calibri Light"/>
              </w:rPr>
              <w:commentReference w:id="52"/>
            </w:r>
          </w:p>
          <w:tbl>
            <w:tblPr>
              <w:tblW w:w="3090" w:type="dxa"/>
              <w:tblInd w:w="811" w:type="dxa"/>
              <w:tblLook w:val="04A0" w:firstRow="1" w:lastRow="0" w:firstColumn="1" w:lastColumn="0" w:noHBand="0" w:noVBand="1"/>
            </w:tblPr>
            <w:tblGrid>
              <w:gridCol w:w="2065"/>
              <w:gridCol w:w="1025"/>
            </w:tblGrid>
            <w:tr w:rsidR="00577BBD" w:rsidRPr="00B36C81" w14:paraId="0BA9C952" w14:textId="77777777" w:rsidTr="00816AF7">
              <w:trPr>
                <w:trHeight w:val="242"/>
              </w:trPr>
              <w:tc>
                <w:tcPr>
                  <w:tcW w:w="2065"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48FBCB18" w14:textId="77777777" w:rsidR="00577BBD" w:rsidRPr="005B251D" w:rsidRDefault="00577BBD" w:rsidP="00934E8C">
                  <w:pPr>
                    <w:framePr w:hSpace="181" w:wrap="around" w:vAnchor="page" w:hAnchor="text" w:y="1441"/>
                    <w:suppressOverlap/>
                    <w:jc w:val="center"/>
                    <w:rPr>
                      <w:rFonts w:cs="Calibri"/>
                      <w:color w:val="FFFFFF" w:themeColor="background1"/>
                      <w:sz w:val="18"/>
                      <w:szCs w:val="18"/>
                    </w:rPr>
                  </w:pPr>
                  <w:r w:rsidRPr="005B251D">
                    <w:rPr>
                      <w:rFonts w:cs="Calibri"/>
                      <w:color w:val="FFFFFF" w:themeColor="background1"/>
                      <w:sz w:val="18"/>
                      <w:szCs w:val="18"/>
                    </w:rPr>
                    <w:t xml:space="preserve">Incident </w:t>
                  </w:r>
                </w:p>
              </w:tc>
              <w:tc>
                <w:tcPr>
                  <w:tcW w:w="1025" w:type="dxa"/>
                  <w:tcBorders>
                    <w:top w:val="single" w:sz="4" w:space="0" w:color="auto"/>
                    <w:left w:val="nil"/>
                    <w:bottom w:val="single" w:sz="4" w:space="0" w:color="auto"/>
                    <w:right w:val="single" w:sz="4" w:space="0" w:color="auto"/>
                  </w:tcBorders>
                  <w:shd w:val="clear" w:color="auto" w:fill="0057B8"/>
                  <w:noWrap/>
                  <w:vAlign w:val="center"/>
                </w:tcPr>
                <w:p w14:paraId="7EAB4602" w14:textId="77777777" w:rsidR="00577BBD" w:rsidRPr="005B251D" w:rsidRDefault="00577BBD" w:rsidP="00934E8C">
                  <w:pPr>
                    <w:framePr w:hSpace="181" w:wrap="around" w:vAnchor="page" w:hAnchor="text" w:y="1441"/>
                    <w:suppressOverlap/>
                    <w:jc w:val="center"/>
                    <w:rPr>
                      <w:rFonts w:cs="Calibri"/>
                      <w:color w:val="FFFFFF" w:themeColor="background1"/>
                      <w:sz w:val="18"/>
                      <w:szCs w:val="18"/>
                    </w:rPr>
                  </w:pPr>
                  <w:r w:rsidRPr="005B251D">
                    <w:rPr>
                      <w:rFonts w:cs="Calibri"/>
                      <w:color w:val="FFFFFF" w:themeColor="background1"/>
                      <w:sz w:val="18"/>
                      <w:szCs w:val="18"/>
                    </w:rPr>
                    <w:t>Number</w:t>
                  </w:r>
                </w:p>
              </w:tc>
            </w:tr>
            <w:tr w:rsidR="00577BBD" w:rsidRPr="00B36C81" w14:paraId="4C346312" w14:textId="77777777" w:rsidTr="00816AF7">
              <w:trPr>
                <w:trHeight w:val="260"/>
              </w:trPr>
              <w:tc>
                <w:tcPr>
                  <w:tcW w:w="206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B9CF561" w14:textId="77777777" w:rsidR="00577BBD" w:rsidRPr="00B36C81" w:rsidRDefault="00577BBD" w:rsidP="00934E8C">
                  <w:pPr>
                    <w:framePr w:hSpace="181" w:wrap="around" w:vAnchor="page" w:hAnchor="text" w:y="1441"/>
                    <w:suppressOverlap/>
                    <w:jc w:val="center"/>
                    <w:rPr>
                      <w:rFonts w:cs="Calibri"/>
                      <w:color w:val="000000"/>
                      <w:sz w:val="18"/>
                      <w:szCs w:val="18"/>
                    </w:rPr>
                  </w:pPr>
                  <w:r w:rsidRPr="00B36C81">
                    <w:rPr>
                      <w:rFonts w:cs="Calibri"/>
                      <w:color w:val="000000"/>
                      <w:sz w:val="18"/>
                      <w:szCs w:val="18"/>
                    </w:rPr>
                    <w:t>P</w:t>
                  </w:r>
                  <w:r>
                    <w:rPr>
                      <w:rFonts w:cs="Calibri"/>
                      <w:color w:val="000000"/>
                      <w:sz w:val="18"/>
                      <w:szCs w:val="18"/>
                    </w:rPr>
                    <w:t>roperty Damage</w:t>
                  </w:r>
                </w:p>
              </w:tc>
              <w:tc>
                <w:tcPr>
                  <w:tcW w:w="102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1F7E529F"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1</w:t>
                  </w:r>
                </w:p>
              </w:tc>
            </w:tr>
            <w:tr w:rsidR="00577BBD" w:rsidRPr="00B36C81" w14:paraId="14E40A0E" w14:textId="77777777" w:rsidTr="00816AF7">
              <w:trPr>
                <w:trHeight w:val="260"/>
              </w:trPr>
              <w:tc>
                <w:tcPr>
                  <w:tcW w:w="206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C9840E" w14:textId="77777777" w:rsidR="00577BBD" w:rsidRPr="00B36C81" w:rsidRDefault="00577BBD" w:rsidP="00934E8C">
                  <w:pPr>
                    <w:framePr w:hSpace="181" w:wrap="around" w:vAnchor="page" w:hAnchor="text" w:y="1441"/>
                    <w:suppressOverlap/>
                    <w:jc w:val="center"/>
                    <w:rPr>
                      <w:rFonts w:cs="Calibri"/>
                      <w:color w:val="000000"/>
                      <w:sz w:val="18"/>
                      <w:szCs w:val="18"/>
                    </w:rPr>
                  </w:pPr>
                  <w:r w:rsidRPr="00B36C81">
                    <w:rPr>
                      <w:rFonts w:cs="Calibri"/>
                      <w:color w:val="000000"/>
                      <w:sz w:val="18"/>
                      <w:szCs w:val="18"/>
                    </w:rPr>
                    <w:t>N</w:t>
                  </w:r>
                  <w:r>
                    <w:rPr>
                      <w:rFonts w:cs="Calibri"/>
                      <w:color w:val="000000"/>
                      <w:sz w:val="18"/>
                      <w:szCs w:val="18"/>
                    </w:rPr>
                    <w:t>ear Misses</w:t>
                  </w:r>
                </w:p>
              </w:tc>
              <w:tc>
                <w:tcPr>
                  <w:tcW w:w="1025" w:type="dxa"/>
                  <w:tcBorders>
                    <w:top w:val="nil"/>
                    <w:left w:val="nil"/>
                    <w:bottom w:val="single" w:sz="4" w:space="0" w:color="auto"/>
                    <w:right w:val="single" w:sz="4" w:space="0" w:color="auto"/>
                  </w:tcBorders>
                  <w:shd w:val="clear" w:color="auto" w:fill="FFFFFF" w:themeFill="background1"/>
                  <w:noWrap/>
                  <w:vAlign w:val="center"/>
                  <w:hideMark/>
                </w:tcPr>
                <w:p w14:paraId="1DDBD0C0" w14:textId="77777777" w:rsidR="00577BBD" w:rsidRPr="00490C43" w:rsidRDefault="00577BBD" w:rsidP="00934E8C">
                  <w:pPr>
                    <w:framePr w:hSpace="181" w:wrap="around" w:vAnchor="page" w:hAnchor="text" w:y="1441"/>
                    <w:suppressOverlap/>
                    <w:jc w:val="center"/>
                    <w:rPr>
                      <w:rFonts w:cs="Calibri"/>
                      <w:color w:val="000000"/>
                      <w:sz w:val="18"/>
                      <w:szCs w:val="18"/>
                    </w:rPr>
                  </w:pPr>
                  <w:r w:rsidRPr="00490C43">
                    <w:rPr>
                      <w:rFonts w:cs="Calibri"/>
                      <w:color w:val="000000"/>
                      <w:sz w:val="18"/>
                      <w:szCs w:val="18"/>
                    </w:rPr>
                    <w:t>4</w:t>
                  </w:r>
                </w:p>
              </w:tc>
            </w:tr>
          </w:tbl>
          <w:p w14:paraId="0B626653" w14:textId="77777777" w:rsidR="00577BBD" w:rsidRDefault="00577BBD" w:rsidP="001D3698">
            <w:pPr>
              <w:pStyle w:val="ListParagraph"/>
              <w:spacing w:before="60" w:after="60"/>
              <w:ind w:left="450"/>
              <w:jc w:val="both"/>
              <w:rPr>
                <w:rFonts w:ascii="Calibri Light" w:hAnsi="Calibri Light" w:cs="Calibri Light"/>
                <w:sz w:val="20"/>
                <w:szCs w:val="20"/>
              </w:rPr>
            </w:pPr>
          </w:p>
          <w:p w14:paraId="58FC2A36" w14:textId="51B79F3E" w:rsidR="00577BBD" w:rsidRDefault="00262B25" w:rsidP="00816AF7">
            <w:pPr>
              <w:pStyle w:val="ListParagraph"/>
              <w:numPr>
                <w:ilvl w:val="0"/>
                <w:numId w:val="3"/>
              </w:numPr>
              <w:spacing w:before="60" w:after="60"/>
              <w:ind w:left="792"/>
              <w:jc w:val="both"/>
              <w:rPr>
                <w:rFonts w:ascii="Calibri Light" w:hAnsi="Calibri Light" w:cs="Calibri Light"/>
                <w:sz w:val="20"/>
                <w:szCs w:val="20"/>
              </w:rPr>
            </w:pPr>
            <w:r>
              <w:rPr>
                <w:rFonts w:ascii="Calibri Light" w:hAnsi="Calibri Light" w:cs="Calibri Light"/>
                <w:sz w:val="20"/>
                <w:szCs w:val="20"/>
              </w:rPr>
              <w:lastRenderedPageBreak/>
              <w:t>Furthermore</w:t>
            </w:r>
            <w:r w:rsidR="00577BBD" w:rsidRPr="00D116ED">
              <w:rPr>
                <w:rFonts w:ascii="Calibri Light" w:hAnsi="Calibri Light" w:cs="Calibri Light"/>
                <w:sz w:val="20"/>
                <w:szCs w:val="20"/>
              </w:rPr>
              <w:t xml:space="preserve">, the Property damage incident report </w:t>
            </w:r>
            <w:r w:rsidR="001B0403">
              <w:rPr>
                <w:rFonts w:ascii="Calibri Light" w:hAnsi="Calibri Light" w:cs="Calibri Light"/>
                <w:sz w:val="20"/>
                <w:szCs w:val="20"/>
              </w:rPr>
              <w:t xml:space="preserve">issued on </w:t>
            </w:r>
            <w:r w:rsidR="00577BBD" w:rsidRPr="00D116ED">
              <w:rPr>
                <w:rFonts w:ascii="Calibri Light" w:hAnsi="Calibri Light" w:cs="Calibri Light"/>
                <w:sz w:val="20"/>
                <w:szCs w:val="20"/>
              </w:rPr>
              <w:t xml:space="preserve">6.9.2022, </w:t>
            </w:r>
            <w:r w:rsidR="00577BBD">
              <w:rPr>
                <w:rFonts w:ascii="Calibri Light" w:hAnsi="Calibri Light" w:cs="Calibri Light"/>
                <w:sz w:val="20"/>
                <w:szCs w:val="20"/>
              </w:rPr>
              <w:t>is not signed by the</w:t>
            </w:r>
            <w:r w:rsidR="00577BBD" w:rsidRPr="00D116ED">
              <w:rPr>
                <w:rFonts w:ascii="Calibri Light" w:hAnsi="Calibri Light" w:cs="Calibri Light"/>
                <w:sz w:val="20"/>
                <w:szCs w:val="20"/>
              </w:rPr>
              <w:t xml:space="preserve"> </w:t>
            </w:r>
            <w:commentRangeStart w:id="53"/>
            <w:r w:rsidR="00577BBD" w:rsidRPr="00D116ED">
              <w:rPr>
                <w:rFonts w:ascii="Calibri Light" w:hAnsi="Calibri Light" w:cs="Calibri Light"/>
                <w:sz w:val="20"/>
                <w:szCs w:val="20"/>
              </w:rPr>
              <w:t xml:space="preserve">HSE </w:t>
            </w:r>
            <w:commentRangeEnd w:id="53"/>
            <w:r w:rsidR="003E4EB9">
              <w:rPr>
                <w:rStyle w:val="CommentReference"/>
                <w:rFonts w:ascii="Calibri Light" w:eastAsia="Calibri Light" w:hAnsi="Calibri Light" w:cs="Calibri Light"/>
              </w:rPr>
              <w:commentReference w:id="53"/>
            </w:r>
            <w:r w:rsidR="00577BBD" w:rsidRPr="00D116ED">
              <w:rPr>
                <w:rFonts w:ascii="Calibri Light" w:hAnsi="Calibri Light" w:cs="Calibri Light"/>
                <w:sz w:val="20"/>
                <w:szCs w:val="20"/>
              </w:rPr>
              <w:t>manager</w:t>
            </w:r>
            <w:r w:rsidR="00577BBD">
              <w:rPr>
                <w:rFonts w:ascii="Calibri Light" w:hAnsi="Calibri Light" w:cs="Calibri Light"/>
                <w:sz w:val="20"/>
                <w:szCs w:val="20"/>
              </w:rPr>
              <w:t>/representative</w:t>
            </w:r>
            <w:r w:rsidR="00EB49AB">
              <w:rPr>
                <w:rFonts w:ascii="Calibri Light" w:hAnsi="Calibri Light" w:cs="Calibri Light"/>
                <w:sz w:val="20"/>
                <w:szCs w:val="20"/>
              </w:rPr>
              <w:t>.</w:t>
            </w:r>
          </w:p>
          <w:p w14:paraId="5CEC2BF6"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C2A17C3" w14:textId="36806756" w:rsidR="006B0862" w:rsidRDefault="006B0862"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that EHS team</w:t>
            </w:r>
            <w:r w:rsidR="0038096E">
              <w:rPr>
                <w:rFonts w:ascii="Calibri Light" w:hAnsi="Calibri Light" w:cs="Calibri Light"/>
                <w:sz w:val="20"/>
                <w:szCs w:val="20"/>
              </w:rPr>
              <w:t xml:space="preserve"> monitors and investigate</w:t>
            </w:r>
            <w:r w:rsidR="00816AF7">
              <w:rPr>
                <w:rFonts w:ascii="Calibri Light" w:hAnsi="Calibri Light" w:cs="Calibri Light"/>
                <w:sz w:val="20"/>
                <w:szCs w:val="20"/>
              </w:rPr>
              <w:t>s</w:t>
            </w:r>
            <w:r w:rsidR="0038096E">
              <w:rPr>
                <w:rFonts w:ascii="Calibri Light" w:hAnsi="Calibri Light" w:cs="Calibri Light"/>
                <w:sz w:val="20"/>
                <w:szCs w:val="20"/>
              </w:rPr>
              <w:t xml:space="preserve"> </w:t>
            </w:r>
            <w:r w:rsidR="00262B25">
              <w:rPr>
                <w:rFonts w:ascii="Calibri Light" w:hAnsi="Calibri Light" w:cs="Calibri Light"/>
                <w:sz w:val="20"/>
                <w:szCs w:val="20"/>
              </w:rPr>
              <w:t>injuries</w:t>
            </w:r>
            <w:r w:rsidR="0038096E">
              <w:rPr>
                <w:rFonts w:ascii="Calibri Light" w:hAnsi="Calibri Light" w:cs="Calibri Light"/>
                <w:sz w:val="20"/>
                <w:szCs w:val="20"/>
              </w:rPr>
              <w:t xml:space="preserve"> reported by the clinics.</w:t>
            </w:r>
          </w:p>
          <w:p w14:paraId="6B5F6E1B" w14:textId="2523A90E" w:rsidR="00577BBD" w:rsidRDefault="00577BBD" w:rsidP="00B5004C">
            <w:pPr>
              <w:pStyle w:val="ListParagraph"/>
              <w:numPr>
                <w:ilvl w:val="0"/>
                <w:numId w:val="3"/>
              </w:num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adequate </w:t>
            </w:r>
            <w:r w:rsidR="0038096E">
              <w:rPr>
                <w:rFonts w:ascii="Calibri Light" w:hAnsi="Calibri Light" w:cs="Calibri Light"/>
                <w:sz w:val="20"/>
                <w:szCs w:val="20"/>
              </w:rPr>
              <w:t xml:space="preserve">and consistent </w:t>
            </w:r>
            <w:r>
              <w:rPr>
                <w:rFonts w:ascii="Calibri Light" w:hAnsi="Calibri Light" w:cs="Calibri Light"/>
                <w:sz w:val="20"/>
                <w:szCs w:val="20"/>
              </w:rPr>
              <w:t xml:space="preserve">recording </w:t>
            </w:r>
            <w:r w:rsidR="00A160D8">
              <w:rPr>
                <w:rFonts w:ascii="Calibri Light" w:hAnsi="Calibri Light" w:cs="Calibri Light"/>
                <w:sz w:val="20"/>
                <w:szCs w:val="20"/>
              </w:rPr>
              <w:t xml:space="preserve">and reporting </w:t>
            </w:r>
            <w:r>
              <w:rPr>
                <w:rFonts w:ascii="Calibri Light" w:hAnsi="Calibri Light" w:cs="Calibri Light"/>
                <w:sz w:val="20"/>
                <w:szCs w:val="20"/>
              </w:rPr>
              <w:t xml:space="preserve">of the incidents and </w:t>
            </w:r>
            <w:r w:rsidR="00262B25">
              <w:rPr>
                <w:rFonts w:ascii="Calibri Light" w:hAnsi="Calibri Light" w:cs="Calibri Light"/>
                <w:sz w:val="20"/>
                <w:szCs w:val="20"/>
              </w:rPr>
              <w:t>near misses</w:t>
            </w:r>
            <w:r w:rsidR="00A160D8">
              <w:rPr>
                <w:rFonts w:ascii="Calibri Light" w:hAnsi="Calibri Light" w:cs="Calibri Light"/>
                <w:sz w:val="20"/>
                <w:szCs w:val="20"/>
              </w:rPr>
              <w:t xml:space="preserve"> in the incident tracker</w:t>
            </w:r>
            <w:r w:rsidR="0038096E">
              <w:rPr>
                <w:rFonts w:ascii="Calibri Light" w:hAnsi="Calibri Light" w:cs="Calibri Light"/>
                <w:sz w:val="20"/>
                <w:szCs w:val="20"/>
              </w:rPr>
              <w:t xml:space="preserve">, </w:t>
            </w:r>
            <w:r w:rsidR="009B522F">
              <w:rPr>
                <w:rFonts w:ascii="Calibri Light" w:hAnsi="Calibri Light" w:cs="Calibri Light"/>
                <w:sz w:val="20"/>
                <w:szCs w:val="20"/>
              </w:rPr>
              <w:t>contractor EHS statistics reports</w:t>
            </w:r>
            <w:r w:rsidR="00A160D8">
              <w:rPr>
                <w:rFonts w:ascii="Calibri Light" w:hAnsi="Calibri Light" w:cs="Calibri Light"/>
                <w:sz w:val="20"/>
                <w:szCs w:val="20"/>
              </w:rPr>
              <w:t xml:space="preserve"> and the OSHAD reports</w:t>
            </w:r>
            <w:r>
              <w:rPr>
                <w:rFonts w:ascii="Calibri Light" w:hAnsi="Calibri Light" w:cs="Calibri Light"/>
                <w:sz w:val="20"/>
                <w:szCs w:val="20"/>
              </w:rPr>
              <w:t xml:space="preserve">. </w:t>
            </w:r>
          </w:p>
          <w:p w14:paraId="470FF7AC" w14:textId="33007A13" w:rsidR="00577BBD" w:rsidRDefault="00577BBD"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that EHS manager/representative signs and approve</w:t>
            </w:r>
            <w:r w:rsidR="00816AF7">
              <w:rPr>
                <w:rFonts w:ascii="Calibri Light" w:hAnsi="Calibri Light" w:cs="Calibri Light"/>
                <w:sz w:val="20"/>
                <w:szCs w:val="20"/>
              </w:rPr>
              <w:t>s</w:t>
            </w:r>
            <w:r>
              <w:rPr>
                <w:rFonts w:ascii="Calibri Light" w:hAnsi="Calibri Light" w:cs="Calibri Light"/>
                <w:sz w:val="20"/>
                <w:szCs w:val="20"/>
              </w:rPr>
              <w:t xml:space="preserve"> the incident investigation report.</w:t>
            </w:r>
          </w:p>
          <w:p w14:paraId="4A9D50AF" w14:textId="3ADCD3A5" w:rsidR="00577BBD" w:rsidRPr="00C158A7" w:rsidRDefault="00577BBD"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w:t>
            </w:r>
            <w:ins w:id="54" w:author="Anamika Menon" w:date="2023-06-19T11:41:00Z">
              <w:r w:rsidR="00AA0E1D">
                <w:rPr>
                  <w:rFonts w:ascii="Calibri Light" w:hAnsi="Calibri Light" w:cs="Calibri Light"/>
                  <w:sz w:val="20"/>
                  <w:szCs w:val="20"/>
                </w:rPr>
                <w:t xml:space="preserve">process for </w:t>
              </w:r>
            </w:ins>
            <w:r>
              <w:rPr>
                <w:rFonts w:ascii="Calibri Light" w:hAnsi="Calibri Light" w:cs="Calibri Light"/>
                <w:sz w:val="20"/>
                <w:szCs w:val="20"/>
              </w:rPr>
              <w:t xml:space="preserve">EHS </w:t>
            </w:r>
            <w:r w:rsidR="00262B25">
              <w:rPr>
                <w:rFonts w:ascii="Calibri Light" w:hAnsi="Calibri Light" w:cs="Calibri Light"/>
                <w:sz w:val="20"/>
                <w:szCs w:val="20"/>
              </w:rPr>
              <w:t>near miss</w:t>
            </w:r>
            <w:del w:id="55" w:author="Anamika Menon" w:date="2023-06-19T11:41:00Z">
              <w:r w:rsidR="00262B25" w:rsidDel="00AA0E1D">
                <w:rPr>
                  <w:rFonts w:ascii="Calibri Light" w:hAnsi="Calibri Light" w:cs="Calibri Light"/>
                  <w:sz w:val="20"/>
                  <w:szCs w:val="20"/>
                </w:rPr>
                <w:delText>es</w:delText>
              </w:r>
            </w:del>
            <w:r>
              <w:rPr>
                <w:rFonts w:ascii="Calibri Light" w:hAnsi="Calibri Light" w:cs="Calibri Light"/>
                <w:sz w:val="20"/>
                <w:szCs w:val="20"/>
              </w:rPr>
              <w:t xml:space="preserve"> reporting culture</w:t>
            </w:r>
            <w:r w:rsidR="002558E6">
              <w:rPr>
                <w:rFonts w:ascii="Calibri Light" w:hAnsi="Calibri Light" w:cs="Calibri Light"/>
                <w:sz w:val="20"/>
                <w:szCs w:val="20"/>
              </w:rPr>
              <w:t xml:space="preserve"> within the organization</w:t>
            </w:r>
            <w:r>
              <w:rPr>
                <w:rFonts w:ascii="Calibri Light" w:hAnsi="Calibri Light" w:cs="Calibri Light"/>
                <w:sz w:val="20"/>
                <w:szCs w:val="20"/>
              </w:rPr>
              <w:t>.</w:t>
            </w:r>
          </w:p>
          <w:p w14:paraId="102D2331" w14:textId="77777777" w:rsidR="00577BBD" w:rsidRPr="00D220F5" w:rsidRDefault="00577BB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EABCB92" w14:textId="77777777" w:rsidR="00577BBD" w:rsidRPr="00D220F5" w:rsidRDefault="00577BB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FAD5F6F" w14:textId="77777777" w:rsidR="00577BBD" w:rsidRPr="00D220F5" w:rsidRDefault="00577BBD" w:rsidP="001D3698">
            <w:pPr>
              <w:tabs>
                <w:tab w:val="left" w:pos="1110"/>
              </w:tabs>
              <w:spacing w:before="60" w:after="60"/>
              <w:jc w:val="both"/>
              <w:rPr>
                <w:rFonts w:ascii="Calibri Light" w:hAnsi="Calibri Light" w:cs="Calibri Light"/>
                <w:b/>
                <w:sz w:val="20"/>
                <w:szCs w:val="20"/>
                <w:lang w:val="fr-FR"/>
              </w:rPr>
            </w:pPr>
          </w:p>
          <w:p w14:paraId="0932CC11"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CCB5820" w14:textId="77777777" w:rsidR="00577BBD" w:rsidRPr="00A679EB" w:rsidRDefault="00577BBD" w:rsidP="001D3698">
            <w:pPr>
              <w:tabs>
                <w:tab w:val="left" w:pos="1110"/>
              </w:tabs>
              <w:spacing w:before="60" w:after="60"/>
              <w:jc w:val="both"/>
              <w:rPr>
                <w:rFonts w:ascii="Calibri Light" w:hAnsi="Calibri Light" w:cs="Calibri Light"/>
                <w:sz w:val="20"/>
                <w:szCs w:val="20"/>
              </w:rPr>
            </w:pPr>
          </w:p>
          <w:p w14:paraId="60619FB8"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2000CD6C" w14:textId="1C39335B" w:rsidR="002558E6" w:rsidRDefault="002558E6" w:rsidP="001D3698">
            <w:pPr>
              <w:tabs>
                <w:tab w:val="left" w:pos="1110"/>
              </w:tabs>
              <w:spacing w:before="60" w:after="60"/>
              <w:jc w:val="both"/>
              <w:rPr>
                <w:rFonts w:ascii="Wingdings" w:hAnsi="Wingdings" w:cs="Times New Roman"/>
                <w:b/>
                <w:color w:val="00B050"/>
                <w:sz w:val="19"/>
                <w:szCs w:val="24"/>
              </w:rPr>
            </w:pPr>
          </w:p>
        </w:tc>
      </w:tr>
      <w:tr w:rsidR="00D81646" w:rsidRPr="002343D9" w14:paraId="56F37548"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765D3D8F" w14:textId="77777777" w:rsidR="007B466E" w:rsidRPr="002C23FF" w:rsidRDefault="007B466E"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720F7B20" w14:textId="4FF6EE8D" w:rsidR="007B466E" w:rsidRPr="002343D9" w:rsidRDefault="007B466E"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Budgeting   </w:t>
            </w:r>
          </w:p>
        </w:tc>
      </w:tr>
      <w:tr w:rsidR="007B466E" w:rsidRPr="0041789D" w14:paraId="4482C54A"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4E73255" w14:textId="74E23FF0" w:rsidR="007B466E" w:rsidRPr="0041789D" w:rsidRDefault="007B466E"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KU-EHS-05</w:t>
            </w:r>
          </w:p>
        </w:tc>
      </w:tr>
      <w:tr w:rsidR="007B466E" w14:paraId="35DD61CE"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7D77CA0" w14:textId="77777777" w:rsidR="007B466E" w:rsidRDefault="007B466E"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4D546C2" w14:textId="42C084EA" w:rsidR="008E47BF" w:rsidRPr="005E5F7E" w:rsidRDefault="008E47BF" w:rsidP="005E5F7E">
            <w:pPr>
              <w:spacing w:before="60" w:after="60"/>
              <w:jc w:val="both"/>
              <w:rPr>
                <w:rFonts w:ascii="Calibri Light" w:hAnsi="Calibri Light" w:cs="Calibri Light"/>
                <w:sz w:val="20"/>
                <w:szCs w:val="20"/>
              </w:rPr>
            </w:pPr>
            <w:r w:rsidRPr="005E5F7E">
              <w:rPr>
                <w:rFonts w:ascii="Calibri Light" w:hAnsi="Calibri Light" w:cs="Calibri Light"/>
                <w:sz w:val="20"/>
                <w:szCs w:val="20"/>
              </w:rPr>
              <w:t xml:space="preserve">Based on our review of the 2022 </w:t>
            </w:r>
            <w:commentRangeStart w:id="56"/>
            <w:r w:rsidRPr="005E5F7E">
              <w:rPr>
                <w:rFonts w:ascii="Calibri Light" w:hAnsi="Calibri Light" w:cs="Calibri Light"/>
                <w:sz w:val="20"/>
                <w:szCs w:val="20"/>
              </w:rPr>
              <w:t>EHS Budget sheet</w:t>
            </w:r>
            <w:commentRangeEnd w:id="56"/>
            <w:r w:rsidR="003E4EB9">
              <w:rPr>
                <w:rStyle w:val="CommentReference"/>
                <w:rFonts w:ascii="Calibri Light" w:eastAsia="Calibri Light" w:hAnsi="Calibri Light" w:cs="Calibri Light"/>
              </w:rPr>
              <w:commentReference w:id="56"/>
            </w:r>
            <w:r w:rsidRPr="005E5F7E">
              <w:rPr>
                <w:rFonts w:ascii="Calibri Light" w:hAnsi="Calibri Light" w:cs="Calibri Light"/>
                <w:sz w:val="20"/>
                <w:szCs w:val="20"/>
              </w:rPr>
              <w:t xml:space="preserve">, it was noted that there was </w:t>
            </w:r>
            <w:r w:rsidR="00873455" w:rsidRPr="005E5F7E">
              <w:rPr>
                <w:rFonts w:ascii="Calibri Light" w:hAnsi="Calibri Light" w:cs="Calibri Light"/>
                <w:sz w:val="20"/>
                <w:szCs w:val="20"/>
              </w:rPr>
              <w:t xml:space="preserve">absence of justification of budget </w:t>
            </w:r>
            <w:r w:rsidR="000A2419" w:rsidRPr="005E5F7E">
              <w:rPr>
                <w:rFonts w:ascii="Calibri Light" w:hAnsi="Calibri Light" w:cs="Calibri Light"/>
                <w:sz w:val="20"/>
                <w:szCs w:val="20"/>
              </w:rPr>
              <w:t xml:space="preserve">underutilization </w:t>
            </w:r>
            <w:r w:rsidRPr="005E5F7E">
              <w:rPr>
                <w:rFonts w:ascii="Calibri Light" w:hAnsi="Calibri Light" w:cs="Calibri Light"/>
                <w:sz w:val="20"/>
                <w:szCs w:val="20"/>
              </w:rPr>
              <w:t xml:space="preserve">of 820,580 </w:t>
            </w:r>
            <w:proofErr w:type="spellStart"/>
            <w:proofErr w:type="gramStart"/>
            <w:r w:rsidRPr="005E5F7E">
              <w:rPr>
                <w:rFonts w:ascii="Calibri Light" w:hAnsi="Calibri Light" w:cs="Calibri Light"/>
                <w:sz w:val="20"/>
                <w:szCs w:val="20"/>
              </w:rPr>
              <w:t>Dhs</w:t>
            </w:r>
            <w:proofErr w:type="spellEnd"/>
            <w:ins w:id="57" w:author="Anamika Menon" w:date="2023-06-19T11:29:00Z">
              <w:r w:rsidR="00F2594B">
                <w:rPr>
                  <w:rFonts w:ascii="Calibri Light" w:hAnsi="Calibri Light" w:cs="Calibri Light"/>
                  <w:sz w:val="20"/>
                  <w:szCs w:val="20"/>
                </w:rPr>
                <w:t>(</w:t>
              </w:r>
              <w:proofErr w:type="gramEnd"/>
              <w:r w:rsidR="00F2594B">
                <w:rPr>
                  <w:rFonts w:ascii="Calibri Light" w:hAnsi="Calibri Light" w:cs="Calibri Light"/>
                  <w:sz w:val="20"/>
                  <w:szCs w:val="20"/>
                </w:rPr>
                <w:t>XX%)</w:t>
              </w:r>
            </w:ins>
            <w:r w:rsidR="000A2419" w:rsidRPr="005E5F7E">
              <w:rPr>
                <w:rFonts w:ascii="Calibri Light" w:hAnsi="Calibri Light" w:cs="Calibri Light"/>
                <w:sz w:val="20"/>
                <w:szCs w:val="20"/>
              </w:rPr>
              <w:t>.</w:t>
            </w:r>
            <w:r w:rsidRPr="005E5F7E">
              <w:rPr>
                <w:rFonts w:ascii="Calibri Light" w:hAnsi="Calibri Light" w:cs="Calibri Light"/>
                <w:sz w:val="20"/>
                <w:szCs w:val="20"/>
              </w:rPr>
              <w:t xml:space="preserve"> </w:t>
            </w:r>
          </w:p>
          <w:tbl>
            <w:tblPr>
              <w:tblW w:w="9531" w:type="dxa"/>
              <w:tblLook w:val="04A0" w:firstRow="1" w:lastRow="0" w:firstColumn="1" w:lastColumn="0" w:noHBand="0" w:noVBand="1"/>
            </w:tblPr>
            <w:tblGrid>
              <w:gridCol w:w="4146"/>
              <w:gridCol w:w="1155"/>
              <w:gridCol w:w="1155"/>
              <w:gridCol w:w="894"/>
              <w:gridCol w:w="990"/>
              <w:gridCol w:w="1356"/>
            </w:tblGrid>
            <w:tr w:rsidR="00FE06C5" w:rsidRPr="00FE06C5" w14:paraId="2466B1CF" w14:textId="77777777" w:rsidTr="009A63A0">
              <w:trPr>
                <w:trHeight w:val="210"/>
              </w:trPr>
              <w:tc>
                <w:tcPr>
                  <w:tcW w:w="4179" w:type="dxa"/>
                  <w:tcBorders>
                    <w:top w:val="single" w:sz="4" w:space="0" w:color="000000"/>
                    <w:left w:val="single" w:sz="4" w:space="0" w:color="000000"/>
                    <w:bottom w:val="single" w:sz="4" w:space="0" w:color="000000"/>
                    <w:right w:val="single" w:sz="4" w:space="0" w:color="000000"/>
                  </w:tcBorders>
                  <w:shd w:val="clear" w:color="auto" w:fill="0057B8"/>
                  <w:noWrap/>
                  <w:vAlign w:val="center"/>
                  <w:hideMark/>
                </w:tcPr>
                <w:p w14:paraId="7CED9DDA" w14:textId="77777777" w:rsidR="00FE06C5" w:rsidRPr="00FE06C5" w:rsidRDefault="00FE06C5" w:rsidP="00934E8C">
                  <w:pPr>
                    <w:framePr w:hSpace="181" w:wrap="around" w:vAnchor="page" w:hAnchor="text" w:y="1441"/>
                    <w:suppressOverlap/>
                    <w:jc w:val="center"/>
                    <w:rPr>
                      <w:rFonts w:cs="Calibri"/>
                      <w:color w:val="FFFFFF" w:themeColor="background1"/>
                      <w:sz w:val="18"/>
                      <w:szCs w:val="18"/>
                    </w:rPr>
                  </w:pPr>
                  <w:r w:rsidRPr="00FE06C5">
                    <w:rPr>
                      <w:rFonts w:cs="Calibri"/>
                      <w:color w:val="FFFFFF" w:themeColor="background1"/>
                      <w:sz w:val="18"/>
                      <w:szCs w:val="18"/>
                    </w:rPr>
                    <w:t>Account Description</w:t>
                  </w:r>
                </w:p>
              </w:tc>
              <w:tc>
                <w:tcPr>
                  <w:tcW w:w="1163" w:type="dxa"/>
                  <w:tcBorders>
                    <w:top w:val="single" w:sz="4" w:space="0" w:color="000000"/>
                    <w:left w:val="single" w:sz="4" w:space="0" w:color="000000"/>
                    <w:bottom w:val="single" w:sz="4" w:space="0" w:color="000000"/>
                    <w:right w:val="nil"/>
                  </w:tcBorders>
                  <w:shd w:val="clear" w:color="auto" w:fill="0057B8"/>
                  <w:noWrap/>
                  <w:vAlign w:val="center"/>
                  <w:hideMark/>
                </w:tcPr>
                <w:p w14:paraId="42CD9D2C" w14:textId="77777777" w:rsidR="00FE06C5" w:rsidRPr="00FE06C5" w:rsidRDefault="00FE06C5" w:rsidP="00934E8C">
                  <w:pPr>
                    <w:framePr w:hSpace="181" w:wrap="around" w:vAnchor="page" w:hAnchor="text" w:y="1441"/>
                    <w:suppressOverlap/>
                    <w:jc w:val="center"/>
                    <w:rPr>
                      <w:rFonts w:cs="Calibri"/>
                      <w:color w:val="FFFFFF" w:themeColor="background1"/>
                      <w:sz w:val="18"/>
                      <w:szCs w:val="18"/>
                    </w:rPr>
                  </w:pPr>
                  <w:r w:rsidRPr="00FE06C5">
                    <w:rPr>
                      <w:rFonts w:cs="Calibri"/>
                      <w:color w:val="FFFFFF" w:themeColor="background1"/>
                      <w:sz w:val="18"/>
                      <w:szCs w:val="18"/>
                    </w:rPr>
                    <w:t>Revised Budget</w:t>
                  </w:r>
                </w:p>
              </w:tc>
              <w:tc>
                <w:tcPr>
                  <w:tcW w:w="1163" w:type="dxa"/>
                  <w:tcBorders>
                    <w:top w:val="single" w:sz="4" w:space="0" w:color="000000"/>
                    <w:left w:val="single" w:sz="4" w:space="0" w:color="000000"/>
                    <w:bottom w:val="single" w:sz="4" w:space="0" w:color="000000"/>
                    <w:right w:val="nil"/>
                  </w:tcBorders>
                  <w:shd w:val="clear" w:color="auto" w:fill="0057B8"/>
                  <w:noWrap/>
                  <w:vAlign w:val="center"/>
                  <w:hideMark/>
                </w:tcPr>
                <w:p w14:paraId="651366E4" w14:textId="77777777" w:rsidR="00FE06C5" w:rsidRPr="00FE06C5" w:rsidRDefault="00FE06C5" w:rsidP="00934E8C">
                  <w:pPr>
                    <w:framePr w:hSpace="181" w:wrap="around" w:vAnchor="page" w:hAnchor="text" w:y="1441"/>
                    <w:suppressOverlap/>
                    <w:jc w:val="center"/>
                    <w:rPr>
                      <w:rFonts w:cs="Calibri"/>
                      <w:color w:val="FFFFFF" w:themeColor="background1"/>
                      <w:sz w:val="18"/>
                      <w:szCs w:val="18"/>
                    </w:rPr>
                  </w:pPr>
                  <w:r w:rsidRPr="00FE06C5">
                    <w:rPr>
                      <w:rFonts w:cs="Calibri"/>
                      <w:color w:val="FFFFFF" w:themeColor="background1"/>
                      <w:sz w:val="18"/>
                      <w:szCs w:val="18"/>
                    </w:rPr>
                    <w:t>Actual Amount</w:t>
                  </w:r>
                </w:p>
              </w:tc>
              <w:tc>
                <w:tcPr>
                  <w:tcW w:w="900" w:type="dxa"/>
                  <w:tcBorders>
                    <w:top w:val="single" w:sz="4" w:space="0" w:color="000000"/>
                    <w:left w:val="single" w:sz="4" w:space="0" w:color="000000"/>
                    <w:bottom w:val="single" w:sz="4" w:space="0" w:color="000000"/>
                    <w:right w:val="nil"/>
                  </w:tcBorders>
                  <w:shd w:val="clear" w:color="auto" w:fill="0057B8"/>
                  <w:noWrap/>
                  <w:vAlign w:val="center"/>
                  <w:hideMark/>
                </w:tcPr>
                <w:p w14:paraId="345F24BA" w14:textId="77777777" w:rsidR="00FE06C5" w:rsidRPr="00FE06C5" w:rsidRDefault="00FE06C5" w:rsidP="00934E8C">
                  <w:pPr>
                    <w:framePr w:hSpace="181" w:wrap="around" w:vAnchor="page" w:hAnchor="text" w:y="1441"/>
                    <w:suppressOverlap/>
                    <w:jc w:val="center"/>
                    <w:rPr>
                      <w:rFonts w:cs="Calibri"/>
                      <w:color w:val="FFFFFF" w:themeColor="background1"/>
                      <w:sz w:val="18"/>
                      <w:szCs w:val="18"/>
                    </w:rPr>
                  </w:pPr>
                  <w:r w:rsidRPr="00FE06C5">
                    <w:rPr>
                      <w:rFonts w:cs="Calibri"/>
                      <w:color w:val="FFFFFF" w:themeColor="background1"/>
                      <w:sz w:val="18"/>
                      <w:szCs w:val="18"/>
                    </w:rPr>
                    <w:t>PR</w:t>
                  </w:r>
                </w:p>
              </w:tc>
              <w:tc>
                <w:tcPr>
                  <w:tcW w:w="996" w:type="dxa"/>
                  <w:tcBorders>
                    <w:top w:val="single" w:sz="4" w:space="0" w:color="000000"/>
                    <w:left w:val="single" w:sz="4" w:space="0" w:color="000000"/>
                    <w:bottom w:val="single" w:sz="4" w:space="0" w:color="000000"/>
                    <w:right w:val="nil"/>
                  </w:tcBorders>
                  <w:shd w:val="clear" w:color="auto" w:fill="0057B8"/>
                  <w:noWrap/>
                  <w:vAlign w:val="center"/>
                  <w:hideMark/>
                </w:tcPr>
                <w:p w14:paraId="4110BCA0" w14:textId="77777777" w:rsidR="00FE06C5" w:rsidRPr="00FE06C5" w:rsidRDefault="00FE06C5" w:rsidP="00934E8C">
                  <w:pPr>
                    <w:framePr w:hSpace="181" w:wrap="around" w:vAnchor="page" w:hAnchor="text" w:y="1441"/>
                    <w:suppressOverlap/>
                    <w:jc w:val="center"/>
                    <w:rPr>
                      <w:rFonts w:cs="Calibri"/>
                      <w:color w:val="FFFFFF" w:themeColor="background1"/>
                      <w:sz w:val="18"/>
                      <w:szCs w:val="18"/>
                    </w:rPr>
                  </w:pPr>
                  <w:r w:rsidRPr="00FE06C5">
                    <w:rPr>
                      <w:rFonts w:cs="Calibri"/>
                      <w:color w:val="FFFFFF" w:themeColor="background1"/>
                      <w:sz w:val="18"/>
                      <w:szCs w:val="18"/>
                    </w:rPr>
                    <w:t>PO</w:t>
                  </w:r>
                </w:p>
              </w:tc>
              <w:tc>
                <w:tcPr>
                  <w:tcW w:w="1130" w:type="dxa"/>
                  <w:tcBorders>
                    <w:top w:val="single" w:sz="4" w:space="0" w:color="000000"/>
                    <w:left w:val="single" w:sz="4" w:space="0" w:color="000000"/>
                    <w:bottom w:val="single" w:sz="4" w:space="0" w:color="000000"/>
                    <w:right w:val="single" w:sz="4" w:space="0" w:color="000000"/>
                  </w:tcBorders>
                  <w:shd w:val="clear" w:color="auto" w:fill="0057B8"/>
                  <w:noWrap/>
                  <w:vAlign w:val="center"/>
                  <w:hideMark/>
                </w:tcPr>
                <w:p w14:paraId="3A2123C9" w14:textId="77777777" w:rsidR="00FE06C5" w:rsidRPr="00FE06C5" w:rsidRDefault="00FE06C5" w:rsidP="00934E8C">
                  <w:pPr>
                    <w:framePr w:hSpace="181" w:wrap="around" w:vAnchor="page" w:hAnchor="text" w:y="1441"/>
                    <w:suppressOverlap/>
                    <w:jc w:val="center"/>
                    <w:rPr>
                      <w:rFonts w:cs="Calibri"/>
                      <w:color w:val="FFFFFF" w:themeColor="background1"/>
                      <w:sz w:val="18"/>
                      <w:szCs w:val="18"/>
                    </w:rPr>
                  </w:pPr>
                  <w:r w:rsidRPr="00FE06C5">
                    <w:rPr>
                      <w:rFonts w:cs="Calibri"/>
                      <w:color w:val="FFFFFF" w:themeColor="background1"/>
                      <w:sz w:val="18"/>
                      <w:szCs w:val="18"/>
                    </w:rPr>
                    <w:t xml:space="preserve">Fund </w:t>
                  </w:r>
                  <w:commentRangeStart w:id="58"/>
                  <w:r w:rsidRPr="00FE06C5">
                    <w:rPr>
                      <w:rFonts w:cs="Calibri"/>
                      <w:color w:val="FFFFFF" w:themeColor="background1"/>
                      <w:sz w:val="18"/>
                      <w:szCs w:val="18"/>
                    </w:rPr>
                    <w:t>Available</w:t>
                  </w:r>
                  <w:commentRangeEnd w:id="58"/>
                  <w:r w:rsidR="003E4EB9">
                    <w:rPr>
                      <w:rStyle w:val="CommentReference"/>
                      <w:rFonts w:ascii="Calibri Light" w:eastAsia="Calibri Light" w:hAnsi="Calibri Light" w:cs="Calibri Light"/>
                    </w:rPr>
                    <w:commentReference w:id="58"/>
                  </w:r>
                </w:p>
              </w:tc>
            </w:tr>
            <w:tr w:rsidR="00FE06C5" w:rsidRPr="00FE06C5" w14:paraId="56D1AEDC" w14:textId="77777777" w:rsidTr="009A63A0">
              <w:trPr>
                <w:trHeight w:val="210"/>
              </w:trPr>
              <w:tc>
                <w:tcPr>
                  <w:tcW w:w="4179" w:type="dxa"/>
                  <w:tcBorders>
                    <w:top w:val="nil"/>
                    <w:left w:val="single" w:sz="4" w:space="0" w:color="000000"/>
                    <w:bottom w:val="single" w:sz="4" w:space="0" w:color="000000"/>
                    <w:right w:val="single" w:sz="4" w:space="0" w:color="000000"/>
                  </w:tcBorders>
                  <w:shd w:val="clear" w:color="000000" w:fill="FFFFFF"/>
                  <w:noWrap/>
                  <w:hideMark/>
                </w:tcPr>
                <w:p w14:paraId="12C0193C" w14:textId="77777777" w:rsidR="00FE06C5" w:rsidRPr="00FE06C5" w:rsidRDefault="00FE06C5" w:rsidP="00934E8C">
                  <w:pPr>
                    <w:framePr w:hSpace="181" w:wrap="around" w:vAnchor="page" w:hAnchor="text" w:y="1441"/>
                    <w:suppressOverlap/>
                    <w:rPr>
                      <w:rFonts w:cs="Calibri"/>
                      <w:color w:val="000000"/>
                      <w:sz w:val="18"/>
                      <w:szCs w:val="18"/>
                    </w:rPr>
                  </w:pPr>
                  <w:r w:rsidRPr="00FE06C5">
                    <w:rPr>
                      <w:rFonts w:cs="Calibri"/>
                      <w:color w:val="000000"/>
                      <w:sz w:val="18"/>
                      <w:szCs w:val="18"/>
                    </w:rPr>
                    <w:t>Conferences, seminars and exhibitions and other events: - Local Events</w:t>
                  </w:r>
                </w:p>
              </w:tc>
              <w:tc>
                <w:tcPr>
                  <w:tcW w:w="1163" w:type="dxa"/>
                  <w:tcBorders>
                    <w:top w:val="nil"/>
                    <w:left w:val="single" w:sz="4" w:space="0" w:color="000000"/>
                    <w:bottom w:val="single" w:sz="4" w:space="0" w:color="000000"/>
                    <w:right w:val="nil"/>
                  </w:tcBorders>
                  <w:shd w:val="clear" w:color="000000" w:fill="FFFFFF"/>
                  <w:noWrap/>
                  <w:vAlign w:val="center"/>
                  <w:hideMark/>
                </w:tcPr>
                <w:p w14:paraId="6E94CDC3" w14:textId="1C83EEFC"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29,519.00</w:t>
                  </w:r>
                </w:p>
              </w:tc>
              <w:tc>
                <w:tcPr>
                  <w:tcW w:w="1163" w:type="dxa"/>
                  <w:tcBorders>
                    <w:top w:val="nil"/>
                    <w:left w:val="single" w:sz="4" w:space="0" w:color="000000"/>
                    <w:bottom w:val="single" w:sz="4" w:space="0" w:color="000000"/>
                    <w:right w:val="nil"/>
                  </w:tcBorders>
                  <w:shd w:val="clear" w:color="000000" w:fill="FFFFFF"/>
                  <w:noWrap/>
                  <w:vAlign w:val="center"/>
                  <w:hideMark/>
                </w:tcPr>
                <w:p w14:paraId="5DA6B02B" w14:textId="0C73EDB3" w:rsidR="00FE06C5" w:rsidRPr="00FE06C5" w:rsidRDefault="00FE06C5" w:rsidP="00934E8C">
                  <w:pPr>
                    <w:framePr w:hSpace="181" w:wrap="around" w:vAnchor="page" w:hAnchor="text" w:y="1441"/>
                    <w:suppressOverlap/>
                    <w:jc w:val="center"/>
                    <w:rPr>
                      <w:rFonts w:cs="Calibri"/>
                      <w:color w:val="000000"/>
                      <w:sz w:val="18"/>
                      <w:szCs w:val="18"/>
                    </w:rPr>
                  </w:pPr>
                </w:p>
              </w:tc>
              <w:tc>
                <w:tcPr>
                  <w:tcW w:w="900" w:type="dxa"/>
                  <w:tcBorders>
                    <w:top w:val="nil"/>
                    <w:left w:val="single" w:sz="4" w:space="0" w:color="000000"/>
                    <w:bottom w:val="single" w:sz="4" w:space="0" w:color="000000"/>
                    <w:right w:val="nil"/>
                  </w:tcBorders>
                  <w:shd w:val="clear" w:color="000000" w:fill="FFFFFF"/>
                  <w:noWrap/>
                  <w:vAlign w:val="center"/>
                  <w:hideMark/>
                </w:tcPr>
                <w:p w14:paraId="5EC1450D" w14:textId="5672AFB0" w:rsidR="00FE06C5" w:rsidRPr="00FE06C5" w:rsidRDefault="00FE06C5" w:rsidP="00934E8C">
                  <w:pPr>
                    <w:framePr w:hSpace="181" w:wrap="around" w:vAnchor="page" w:hAnchor="text" w:y="1441"/>
                    <w:suppressOverlap/>
                    <w:jc w:val="center"/>
                    <w:rPr>
                      <w:rFonts w:cs="Calibri"/>
                      <w:color w:val="000000"/>
                      <w:sz w:val="18"/>
                      <w:szCs w:val="18"/>
                    </w:rPr>
                  </w:pPr>
                </w:p>
              </w:tc>
              <w:tc>
                <w:tcPr>
                  <w:tcW w:w="996" w:type="dxa"/>
                  <w:tcBorders>
                    <w:top w:val="nil"/>
                    <w:left w:val="single" w:sz="4" w:space="0" w:color="000000"/>
                    <w:bottom w:val="single" w:sz="4" w:space="0" w:color="000000"/>
                    <w:right w:val="nil"/>
                  </w:tcBorders>
                  <w:shd w:val="clear" w:color="000000" w:fill="FFFFFF"/>
                  <w:noWrap/>
                  <w:vAlign w:val="center"/>
                  <w:hideMark/>
                </w:tcPr>
                <w:p w14:paraId="3782DEFC" w14:textId="08CACD9B" w:rsidR="00FE06C5" w:rsidRPr="00FE06C5" w:rsidRDefault="00FE06C5" w:rsidP="00934E8C">
                  <w:pPr>
                    <w:framePr w:hSpace="181" w:wrap="around" w:vAnchor="page" w:hAnchor="text" w:y="1441"/>
                    <w:suppressOverlap/>
                    <w:jc w:val="center"/>
                    <w:rPr>
                      <w:rFonts w:cs="Calibri"/>
                      <w:color w:val="000000"/>
                      <w:sz w:val="18"/>
                      <w:szCs w:val="18"/>
                    </w:rPr>
                  </w:pPr>
                </w:p>
              </w:tc>
              <w:tc>
                <w:tcPr>
                  <w:tcW w:w="1130" w:type="dxa"/>
                  <w:tcBorders>
                    <w:top w:val="nil"/>
                    <w:left w:val="single" w:sz="4" w:space="0" w:color="000000"/>
                    <w:bottom w:val="single" w:sz="4" w:space="0" w:color="000000"/>
                    <w:right w:val="single" w:sz="4" w:space="0" w:color="000000"/>
                  </w:tcBorders>
                  <w:shd w:val="clear" w:color="000000" w:fill="FFFFFF"/>
                  <w:noWrap/>
                  <w:vAlign w:val="center"/>
                  <w:hideMark/>
                </w:tcPr>
                <w:p w14:paraId="32B14C87" w14:textId="5EBDCCEA"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29,519.00</w:t>
                  </w:r>
                </w:p>
              </w:tc>
            </w:tr>
            <w:tr w:rsidR="00FE06C5" w:rsidRPr="00FE06C5" w14:paraId="67123105" w14:textId="77777777" w:rsidTr="009A63A0">
              <w:trPr>
                <w:trHeight w:val="210"/>
              </w:trPr>
              <w:tc>
                <w:tcPr>
                  <w:tcW w:w="4179" w:type="dxa"/>
                  <w:tcBorders>
                    <w:top w:val="nil"/>
                    <w:left w:val="single" w:sz="4" w:space="0" w:color="000000"/>
                    <w:bottom w:val="single" w:sz="4" w:space="0" w:color="000000"/>
                    <w:right w:val="single" w:sz="4" w:space="0" w:color="000000"/>
                  </w:tcBorders>
                  <w:shd w:val="clear" w:color="000000" w:fill="FFFFFF"/>
                  <w:noWrap/>
                  <w:hideMark/>
                </w:tcPr>
                <w:p w14:paraId="452E0344" w14:textId="77777777" w:rsidR="00FE06C5" w:rsidRPr="00FE06C5" w:rsidRDefault="00FE06C5" w:rsidP="00934E8C">
                  <w:pPr>
                    <w:framePr w:hSpace="181" w:wrap="around" w:vAnchor="page" w:hAnchor="text" w:y="1441"/>
                    <w:suppressOverlap/>
                    <w:rPr>
                      <w:rFonts w:cs="Calibri"/>
                      <w:color w:val="000000"/>
                      <w:sz w:val="18"/>
                      <w:szCs w:val="18"/>
                    </w:rPr>
                  </w:pPr>
                  <w:r w:rsidRPr="00FE06C5">
                    <w:rPr>
                      <w:rFonts w:cs="Calibri"/>
                      <w:color w:val="000000"/>
                      <w:sz w:val="18"/>
                      <w:szCs w:val="18"/>
                    </w:rPr>
                    <w:t>Freight and shipping costs, not included elsewhere under purchase costs</w:t>
                  </w:r>
                </w:p>
              </w:tc>
              <w:tc>
                <w:tcPr>
                  <w:tcW w:w="1163" w:type="dxa"/>
                  <w:tcBorders>
                    <w:top w:val="nil"/>
                    <w:left w:val="single" w:sz="4" w:space="0" w:color="000000"/>
                    <w:bottom w:val="single" w:sz="4" w:space="0" w:color="000000"/>
                    <w:right w:val="nil"/>
                  </w:tcBorders>
                  <w:shd w:val="clear" w:color="000000" w:fill="FFFFFF"/>
                  <w:noWrap/>
                  <w:vAlign w:val="center"/>
                  <w:hideMark/>
                </w:tcPr>
                <w:p w14:paraId="11401D46" w14:textId="5392CF39"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20,000.00</w:t>
                  </w:r>
                </w:p>
              </w:tc>
              <w:tc>
                <w:tcPr>
                  <w:tcW w:w="1163" w:type="dxa"/>
                  <w:tcBorders>
                    <w:top w:val="nil"/>
                    <w:left w:val="single" w:sz="4" w:space="0" w:color="000000"/>
                    <w:bottom w:val="single" w:sz="4" w:space="0" w:color="000000"/>
                    <w:right w:val="nil"/>
                  </w:tcBorders>
                  <w:shd w:val="clear" w:color="000000" w:fill="FFFFFF"/>
                  <w:noWrap/>
                  <w:vAlign w:val="center"/>
                  <w:hideMark/>
                </w:tcPr>
                <w:p w14:paraId="63AFCA8A" w14:textId="42248D35" w:rsidR="00FE06C5" w:rsidRPr="00FE06C5" w:rsidRDefault="00FE06C5" w:rsidP="00934E8C">
                  <w:pPr>
                    <w:framePr w:hSpace="181" w:wrap="around" w:vAnchor="page" w:hAnchor="text" w:y="1441"/>
                    <w:suppressOverlap/>
                    <w:jc w:val="center"/>
                    <w:rPr>
                      <w:rFonts w:cs="Calibri"/>
                      <w:color w:val="000000"/>
                      <w:sz w:val="18"/>
                      <w:szCs w:val="18"/>
                    </w:rPr>
                  </w:pPr>
                </w:p>
              </w:tc>
              <w:tc>
                <w:tcPr>
                  <w:tcW w:w="900" w:type="dxa"/>
                  <w:tcBorders>
                    <w:top w:val="nil"/>
                    <w:left w:val="single" w:sz="4" w:space="0" w:color="000000"/>
                    <w:bottom w:val="single" w:sz="4" w:space="0" w:color="000000"/>
                    <w:right w:val="nil"/>
                  </w:tcBorders>
                  <w:shd w:val="clear" w:color="000000" w:fill="FFFFFF"/>
                  <w:noWrap/>
                  <w:vAlign w:val="center"/>
                  <w:hideMark/>
                </w:tcPr>
                <w:p w14:paraId="69F9EE3E" w14:textId="0F49F962" w:rsidR="00FE06C5" w:rsidRPr="00FE06C5" w:rsidRDefault="00FE06C5" w:rsidP="00934E8C">
                  <w:pPr>
                    <w:framePr w:hSpace="181" w:wrap="around" w:vAnchor="page" w:hAnchor="text" w:y="1441"/>
                    <w:suppressOverlap/>
                    <w:jc w:val="center"/>
                    <w:rPr>
                      <w:rFonts w:cs="Calibri"/>
                      <w:color w:val="000000"/>
                      <w:sz w:val="18"/>
                      <w:szCs w:val="18"/>
                    </w:rPr>
                  </w:pPr>
                </w:p>
              </w:tc>
              <w:tc>
                <w:tcPr>
                  <w:tcW w:w="996" w:type="dxa"/>
                  <w:tcBorders>
                    <w:top w:val="nil"/>
                    <w:left w:val="single" w:sz="4" w:space="0" w:color="000000"/>
                    <w:bottom w:val="single" w:sz="4" w:space="0" w:color="000000"/>
                    <w:right w:val="nil"/>
                  </w:tcBorders>
                  <w:shd w:val="clear" w:color="000000" w:fill="FFFFFF"/>
                  <w:noWrap/>
                  <w:vAlign w:val="center"/>
                  <w:hideMark/>
                </w:tcPr>
                <w:p w14:paraId="34359FC2" w14:textId="23F0D0E3" w:rsidR="00FE06C5" w:rsidRPr="00FE06C5" w:rsidRDefault="00FE06C5" w:rsidP="00934E8C">
                  <w:pPr>
                    <w:framePr w:hSpace="181" w:wrap="around" w:vAnchor="page" w:hAnchor="text" w:y="1441"/>
                    <w:suppressOverlap/>
                    <w:jc w:val="center"/>
                    <w:rPr>
                      <w:rFonts w:cs="Calibri"/>
                      <w:color w:val="000000"/>
                      <w:sz w:val="18"/>
                      <w:szCs w:val="18"/>
                    </w:rPr>
                  </w:pPr>
                </w:p>
              </w:tc>
              <w:tc>
                <w:tcPr>
                  <w:tcW w:w="1130" w:type="dxa"/>
                  <w:tcBorders>
                    <w:top w:val="nil"/>
                    <w:left w:val="single" w:sz="4" w:space="0" w:color="000000"/>
                    <w:bottom w:val="single" w:sz="4" w:space="0" w:color="000000"/>
                    <w:right w:val="single" w:sz="4" w:space="0" w:color="000000"/>
                  </w:tcBorders>
                  <w:shd w:val="clear" w:color="000000" w:fill="FFFFFF"/>
                  <w:noWrap/>
                  <w:vAlign w:val="center"/>
                  <w:hideMark/>
                </w:tcPr>
                <w:p w14:paraId="083EAA26" w14:textId="1DF94313"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20,000.00</w:t>
                  </w:r>
                </w:p>
              </w:tc>
            </w:tr>
            <w:tr w:rsidR="00FE06C5" w:rsidRPr="00FE06C5" w14:paraId="20C8D835" w14:textId="77777777" w:rsidTr="009A63A0">
              <w:trPr>
                <w:trHeight w:val="210"/>
              </w:trPr>
              <w:tc>
                <w:tcPr>
                  <w:tcW w:w="4179" w:type="dxa"/>
                  <w:tcBorders>
                    <w:top w:val="nil"/>
                    <w:left w:val="single" w:sz="4" w:space="0" w:color="000000"/>
                    <w:bottom w:val="single" w:sz="4" w:space="0" w:color="000000"/>
                    <w:right w:val="single" w:sz="4" w:space="0" w:color="000000"/>
                  </w:tcBorders>
                  <w:shd w:val="clear" w:color="000000" w:fill="FFFFFF"/>
                  <w:noWrap/>
                  <w:hideMark/>
                </w:tcPr>
                <w:p w14:paraId="3FEF7604" w14:textId="150EDB24" w:rsidR="00FE06C5" w:rsidRPr="00FE06C5" w:rsidRDefault="00FE06C5" w:rsidP="00934E8C">
                  <w:pPr>
                    <w:framePr w:hSpace="181" w:wrap="around" w:vAnchor="page" w:hAnchor="text" w:y="1441"/>
                    <w:suppressOverlap/>
                    <w:rPr>
                      <w:rFonts w:cs="Calibri"/>
                      <w:color w:val="000000"/>
                      <w:sz w:val="18"/>
                      <w:szCs w:val="18"/>
                    </w:rPr>
                  </w:pPr>
                  <w:r w:rsidRPr="00FE06C5">
                    <w:rPr>
                      <w:rFonts w:cs="Calibri"/>
                      <w:color w:val="000000"/>
                      <w:sz w:val="18"/>
                      <w:szCs w:val="18"/>
                    </w:rPr>
                    <w:t xml:space="preserve">Subscriptions and membership fees: Trade </w:t>
                  </w:r>
                  <w:r w:rsidR="00262B25" w:rsidRPr="00FE06C5">
                    <w:rPr>
                      <w:rFonts w:cs="Calibri"/>
                      <w:color w:val="000000"/>
                      <w:sz w:val="18"/>
                      <w:szCs w:val="18"/>
                    </w:rPr>
                    <w:t>organizations</w:t>
                  </w:r>
                </w:p>
              </w:tc>
              <w:tc>
                <w:tcPr>
                  <w:tcW w:w="1163" w:type="dxa"/>
                  <w:tcBorders>
                    <w:top w:val="nil"/>
                    <w:left w:val="single" w:sz="4" w:space="0" w:color="000000"/>
                    <w:bottom w:val="single" w:sz="4" w:space="0" w:color="000000"/>
                    <w:right w:val="nil"/>
                  </w:tcBorders>
                  <w:shd w:val="clear" w:color="000000" w:fill="FFFFFF"/>
                  <w:noWrap/>
                  <w:vAlign w:val="center"/>
                  <w:hideMark/>
                </w:tcPr>
                <w:p w14:paraId="608F5231" w14:textId="4F13FF9A"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42,000.00</w:t>
                  </w:r>
                </w:p>
              </w:tc>
              <w:tc>
                <w:tcPr>
                  <w:tcW w:w="1163" w:type="dxa"/>
                  <w:tcBorders>
                    <w:top w:val="nil"/>
                    <w:left w:val="single" w:sz="4" w:space="0" w:color="000000"/>
                    <w:bottom w:val="single" w:sz="4" w:space="0" w:color="000000"/>
                    <w:right w:val="nil"/>
                  </w:tcBorders>
                  <w:shd w:val="clear" w:color="000000" w:fill="FFFFFF"/>
                  <w:noWrap/>
                  <w:vAlign w:val="center"/>
                  <w:hideMark/>
                </w:tcPr>
                <w:p w14:paraId="7550FA5D" w14:textId="4D419894" w:rsidR="00FE06C5" w:rsidRPr="00FE06C5" w:rsidRDefault="00FE06C5" w:rsidP="00934E8C">
                  <w:pPr>
                    <w:framePr w:hSpace="181" w:wrap="around" w:vAnchor="page" w:hAnchor="text" w:y="1441"/>
                    <w:suppressOverlap/>
                    <w:jc w:val="center"/>
                    <w:rPr>
                      <w:rFonts w:cs="Calibri"/>
                      <w:color w:val="000000"/>
                      <w:sz w:val="18"/>
                      <w:szCs w:val="18"/>
                    </w:rPr>
                  </w:pPr>
                </w:p>
              </w:tc>
              <w:tc>
                <w:tcPr>
                  <w:tcW w:w="900" w:type="dxa"/>
                  <w:tcBorders>
                    <w:top w:val="nil"/>
                    <w:left w:val="single" w:sz="4" w:space="0" w:color="000000"/>
                    <w:bottom w:val="single" w:sz="4" w:space="0" w:color="000000"/>
                    <w:right w:val="nil"/>
                  </w:tcBorders>
                  <w:shd w:val="clear" w:color="000000" w:fill="FFFFFF"/>
                  <w:noWrap/>
                  <w:vAlign w:val="center"/>
                  <w:hideMark/>
                </w:tcPr>
                <w:p w14:paraId="3EA1B673" w14:textId="6887333D" w:rsidR="00FE06C5" w:rsidRPr="00FE06C5" w:rsidRDefault="00FE06C5" w:rsidP="00934E8C">
                  <w:pPr>
                    <w:framePr w:hSpace="181" w:wrap="around" w:vAnchor="page" w:hAnchor="text" w:y="1441"/>
                    <w:suppressOverlap/>
                    <w:jc w:val="center"/>
                    <w:rPr>
                      <w:rFonts w:cs="Calibri"/>
                      <w:color w:val="000000"/>
                      <w:sz w:val="18"/>
                      <w:szCs w:val="18"/>
                    </w:rPr>
                  </w:pPr>
                </w:p>
              </w:tc>
              <w:tc>
                <w:tcPr>
                  <w:tcW w:w="996" w:type="dxa"/>
                  <w:tcBorders>
                    <w:top w:val="nil"/>
                    <w:left w:val="single" w:sz="4" w:space="0" w:color="000000"/>
                    <w:bottom w:val="single" w:sz="4" w:space="0" w:color="000000"/>
                    <w:right w:val="nil"/>
                  </w:tcBorders>
                  <w:shd w:val="clear" w:color="000000" w:fill="FFFFFF"/>
                  <w:noWrap/>
                  <w:vAlign w:val="center"/>
                  <w:hideMark/>
                </w:tcPr>
                <w:p w14:paraId="5CE12C92" w14:textId="25C5A452" w:rsidR="00FE06C5" w:rsidRPr="00FE06C5" w:rsidRDefault="00FE06C5" w:rsidP="00934E8C">
                  <w:pPr>
                    <w:framePr w:hSpace="181" w:wrap="around" w:vAnchor="page" w:hAnchor="text" w:y="1441"/>
                    <w:suppressOverlap/>
                    <w:jc w:val="center"/>
                    <w:rPr>
                      <w:rFonts w:cs="Calibri"/>
                      <w:color w:val="000000"/>
                      <w:sz w:val="18"/>
                      <w:szCs w:val="18"/>
                    </w:rPr>
                  </w:pPr>
                </w:p>
              </w:tc>
              <w:tc>
                <w:tcPr>
                  <w:tcW w:w="1130" w:type="dxa"/>
                  <w:tcBorders>
                    <w:top w:val="nil"/>
                    <w:left w:val="single" w:sz="4" w:space="0" w:color="000000"/>
                    <w:bottom w:val="single" w:sz="4" w:space="0" w:color="000000"/>
                    <w:right w:val="single" w:sz="4" w:space="0" w:color="000000"/>
                  </w:tcBorders>
                  <w:shd w:val="clear" w:color="000000" w:fill="FFFFFF"/>
                  <w:noWrap/>
                  <w:vAlign w:val="center"/>
                  <w:hideMark/>
                </w:tcPr>
                <w:p w14:paraId="4577D23A" w14:textId="1B13E02C"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42,000.00</w:t>
                  </w:r>
                </w:p>
              </w:tc>
            </w:tr>
            <w:tr w:rsidR="00FE06C5" w:rsidRPr="00FE06C5" w14:paraId="304F4423" w14:textId="77777777" w:rsidTr="009A63A0">
              <w:trPr>
                <w:trHeight w:val="210"/>
              </w:trPr>
              <w:tc>
                <w:tcPr>
                  <w:tcW w:w="4179" w:type="dxa"/>
                  <w:tcBorders>
                    <w:top w:val="nil"/>
                    <w:left w:val="single" w:sz="4" w:space="0" w:color="000000"/>
                    <w:bottom w:val="single" w:sz="4" w:space="0" w:color="000000"/>
                    <w:right w:val="single" w:sz="4" w:space="0" w:color="000000"/>
                  </w:tcBorders>
                  <w:shd w:val="clear" w:color="000000" w:fill="FFFFFF"/>
                  <w:noWrap/>
                  <w:hideMark/>
                </w:tcPr>
                <w:p w14:paraId="541B3AA0" w14:textId="040D61DC" w:rsidR="00FE06C5" w:rsidRPr="00FE06C5" w:rsidRDefault="00FE06C5" w:rsidP="00934E8C">
                  <w:pPr>
                    <w:framePr w:hSpace="181" w:wrap="around" w:vAnchor="page" w:hAnchor="text" w:y="1441"/>
                    <w:suppressOverlap/>
                    <w:rPr>
                      <w:rFonts w:cs="Calibri"/>
                      <w:color w:val="000000"/>
                      <w:sz w:val="18"/>
                      <w:szCs w:val="18"/>
                    </w:rPr>
                  </w:pPr>
                  <w:r w:rsidRPr="00FE06C5">
                    <w:rPr>
                      <w:rFonts w:cs="Calibri"/>
                      <w:color w:val="000000"/>
                      <w:sz w:val="18"/>
                      <w:szCs w:val="18"/>
                    </w:rPr>
                    <w:t>Health,</w:t>
                  </w:r>
                  <w:r w:rsidR="001B0403">
                    <w:rPr>
                      <w:rFonts w:cs="Calibri"/>
                      <w:color w:val="000000"/>
                      <w:sz w:val="18"/>
                      <w:szCs w:val="18"/>
                    </w:rPr>
                    <w:t xml:space="preserve"> </w:t>
                  </w:r>
                  <w:r w:rsidRPr="00FE06C5">
                    <w:rPr>
                      <w:rFonts w:cs="Calibri"/>
                      <w:color w:val="000000"/>
                      <w:sz w:val="18"/>
                      <w:szCs w:val="18"/>
                    </w:rPr>
                    <w:t>safety</w:t>
                  </w:r>
                  <w:r w:rsidR="001B0403">
                    <w:rPr>
                      <w:rFonts w:cs="Calibri"/>
                      <w:color w:val="000000"/>
                      <w:sz w:val="18"/>
                      <w:szCs w:val="18"/>
                    </w:rPr>
                    <w:t xml:space="preserve"> </w:t>
                  </w:r>
                  <w:r w:rsidRPr="00FE06C5">
                    <w:rPr>
                      <w:rFonts w:cs="Calibri"/>
                      <w:color w:val="000000"/>
                      <w:sz w:val="18"/>
                      <w:szCs w:val="18"/>
                    </w:rPr>
                    <w:t>&amp;</w:t>
                  </w:r>
                  <w:r w:rsidR="001B0403">
                    <w:rPr>
                      <w:rFonts w:cs="Calibri"/>
                      <w:color w:val="000000"/>
                      <w:sz w:val="18"/>
                      <w:szCs w:val="18"/>
                    </w:rPr>
                    <w:t xml:space="preserve"> </w:t>
                  </w:r>
                  <w:r w:rsidRPr="00FE06C5">
                    <w:rPr>
                      <w:rFonts w:cs="Calibri"/>
                      <w:color w:val="000000"/>
                      <w:sz w:val="18"/>
                      <w:szCs w:val="18"/>
                    </w:rPr>
                    <w:t>environment awareness</w:t>
                  </w:r>
                </w:p>
              </w:tc>
              <w:tc>
                <w:tcPr>
                  <w:tcW w:w="1163" w:type="dxa"/>
                  <w:tcBorders>
                    <w:top w:val="nil"/>
                    <w:left w:val="single" w:sz="4" w:space="0" w:color="000000"/>
                    <w:bottom w:val="single" w:sz="4" w:space="0" w:color="000000"/>
                    <w:right w:val="nil"/>
                  </w:tcBorders>
                  <w:shd w:val="clear" w:color="000000" w:fill="FFFFFF"/>
                  <w:noWrap/>
                  <w:vAlign w:val="center"/>
                  <w:hideMark/>
                </w:tcPr>
                <w:p w14:paraId="33A4F001" w14:textId="61B88BF0"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616,900.00</w:t>
                  </w:r>
                </w:p>
              </w:tc>
              <w:tc>
                <w:tcPr>
                  <w:tcW w:w="1163" w:type="dxa"/>
                  <w:tcBorders>
                    <w:top w:val="nil"/>
                    <w:left w:val="single" w:sz="4" w:space="0" w:color="000000"/>
                    <w:bottom w:val="single" w:sz="4" w:space="0" w:color="000000"/>
                    <w:right w:val="nil"/>
                  </w:tcBorders>
                  <w:shd w:val="clear" w:color="000000" w:fill="FFFFFF"/>
                  <w:noWrap/>
                  <w:vAlign w:val="center"/>
                  <w:hideMark/>
                </w:tcPr>
                <w:p w14:paraId="59983512" w14:textId="690EC5CE"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2,116.80</w:t>
                  </w:r>
                </w:p>
              </w:tc>
              <w:tc>
                <w:tcPr>
                  <w:tcW w:w="900" w:type="dxa"/>
                  <w:tcBorders>
                    <w:top w:val="nil"/>
                    <w:left w:val="single" w:sz="4" w:space="0" w:color="000000"/>
                    <w:bottom w:val="single" w:sz="4" w:space="0" w:color="000000"/>
                    <w:right w:val="nil"/>
                  </w:tcBorders>
                  <w:shd w:val="clear" w:color="000000" w:fill="FFFFFF"/>
                  <w:noWrap/>
                  <w:vAlign w:val="center"/>
                  <w:hideMark/>
                </w:tcPr>
                <w:p w14:paraId="3F38E428" w14:textId="5C2D80C9"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5,618.85</w:t>
                  </w:r>
                </w:p>
              </w:tc>
              <w:tc>
                <w:tcPr>
                  <w:tcW w:w="996" w:type="dxa"/>
                  <w:tcBorders>
                    <w:top w:val="nil"/>
                    <w:left w:val="single" w:sz="4" w:space="0" w:color="000000"/>
                    <w:bottom w:val="single" w:sz="4" w:space="0" w:color="000000"/>
                    <w:right w:val="nil"/>
                  </w:tcBorders>
                  <w:shd w:val="clear" w:color="000000" w:fill="FFFFFF"/>
                  <w:noWrap/>
                  <w:vAlign w:val="center"/>
                  <w:hideMark/>
                </w:tcPr>
                <w:p w14:paraId="0495AC99" w14:textId="550F3C59"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52,090.00</w:t>
                  </w:r>
                </w:p>
              </w:tc>
              <w:tc>
                <w:tcPr>
                  <w:tcW w:w="1130" w:type="dxa"/>
                  <w:tcBorders>
                    <w:top w:val="nil"/>
                    <w:left w:val="single" w:sz="4" w:space="0" w:color="000000"/>
                    <w:bottom w:val="single" w:sz="4" w:space="0" w:color="000000"/>
                    <w:right w:val="single" w:sz="4" w:space="0" w:color="000000"/>
                  </w:tcBorders>
                  <w:shd w:val="clear" w:color="000000" w:fill="FFFFFF"/>
                  <w:noWrap/>
                  <w:vAlign w:val="center"/>
                  <w:hideMark/>
                </w:tcPr>
                <w:p w14:paraId="7D0B29CB" w14:textId="2343B24C"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557,074.35</w:t>
                  </w:r>
                </w:p>
              </w:tc>
            </w:tr>
            <w:tr w:rsidR="00FE06C5" w:rsidRPr="00FE06C5" w14:paraId="18B8DB1A" w14:textId="77777777" w:rsidTr="009A63A0">
              <w:trPr>
                <w:trHeight w:val="210"/>
              </w:trPr>
              <w:tc>
                <w:tcPr>
                  <w:tcW w:w="4179" w:type="dxa"/>
                  <w:tcBorders>
                    <w:top w:val="nil"/>
                    <w:left w:val="single" w:sz="4" w:space="0" w:color="000000"/>
                    <w:bottom w:val="single" w:sz="4" w:space="0" w:color="000000"/>
                    <w:right w:val="single" w:sz="4" w:space="0" w:color="000000"/>
                  </w:tcBorders>
                  <w:shd w:val="clear" w:color="000000" w:fill="FFFFFF"/>
                  <w:noWrap/>
                  <w:hideMark/>
                </w:tcPr>
                <w:p w14:paraId="6BF5C210" w14:textId="27102DC4" w:rsidR="00FE06C5" w:rsidRPr="00FE06C5" w:rsidRDefault="001B0403" w:rsidP="00934E8C">
                  <w:pPr>
                    <w:framePr w:hSpace="181" w:wrap="around" w:vAnchor="page" w:hAnchor="text" w:y="1441"/>
                    <w:suppressOverlap/>
                    <w:rPr>
                      <w:rFonts w:cs="Calibri"/>
                      <w:color w:val="000000"/>
                      <w:sz w:val="18"/>
                      <w:szCs w:val="18"/>
                    </w:rPr>
                  </w:pPr>
                  <w:r w:rsidRPr="00FE06C5">
                    <w:rPr>
                      <w:rFonts w:cs="Calibri"/>
                      <w:color w:val="000000"/>
                      <w:sz w:val="18"/>
                      <w:szCs w:val="18"/>
                    </w:rPr>
                    <w:t>Health,</w:t>
                  </w:r>
                  <w:r>
                    <w:rPr>
                      <w:rFonts w:cs="Calibri"/>
                      <w:color w:val="000000"/>
                      <w:sz w:val="18"/>
                      <w:szCs w:val="18"/>
                    </w:rPr>
                    <w:t xml:space="preserve"> </w:t>
                  </w:r>
                  <w:r w:rsidRPr="00FE06C5">
                    <w:rPr>
                      <w:rFonts w:cs="Calibri"/>
                      <w:color w:val="000000"/>
                      <w:sz w:val="18"/>
                      <w:szCs w:val="18"/>
                    </w:rPr>
                    <w:t>safety</w:t>
                  </w:r>
                  <w:r>
                    <w:rPr>
                      <w:rFonts w:cs="Calibri"/>
                      <w:color w:val="000000"/>
                      <w:sz w:val="18"/>
                      <w:szCs w:val="18"/>
                    </w:rPr>
                    <w:t xml:space="preserve"> </w:t>
                  </w:r>
                  <w:r w:rsidRPr="00FE06C5">
                    <w:rPr>
                      <w:rFonts w:cs="Calibri"/>
                      <w:color w:val="000000"/>
                      <w:sz w:val="18"/>
                      <w:szCs w:val="18"/>
                    </w:rPr>
                    <w:t>&amp;</w:t>
                  </w:r>
                  <w:r>
                    <w:rPr>
                      <w:rFonts w:cs="Calibri"/>
                      <w:color w:val="000000"/>
                      <w:sz w:val="18"/>
                      <w:szCs w:val="18"/>
                    </w:rPr>
                    <w:t xml:space="preserve"> </w:t>
                  </w:r>
                  <w:r w:rsidRPr="00FE06C5">
                    <w:rPr>
                      <w:rFonts w:cs="Calibri"/>
                      <w:color w:val="000000"/>
                      <w:sz w:val="18"/>
                      <w:szCs w:val="18"/>
                    </w:rPr>
                    <w:t>environment awareness</w:t>
                  </w:r>
                </w:p>
              </w:tc>
              <w:tc>
                <w:tcPr>
                  <w:tcW w:w="1163" w:type="dxa"/>
                  <w:tcBorders>
                    <w:top w:val="nil"/>
                    <w:left w:val="single" w:sz="4" w:space="0" w:color="000000"/>
                    <w:bottom w:val="single" w:sz="4" w:space="0" w:color="000000"/>
                    <w:right w:val="nil"/>
                  </w:tcBorders>
                  <w:shd w:val="clear" w:color="000000" w:fill="FFFFFF"/>
                  <w:noWrap/>
                  <w:vAlign w:val="center"/>
                  <w:hideMark/>
                </w:tcPr>
                <w:p w14:paraId="4E22C75D" w14:textId="7FEAADBA"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23,100.00</w:t>
                  </w:r>
                </w:p>
              </w:tc>
              <w:tc>
                <w:tcPr>
                  <w:tcW w:w="1163" w:type="dxa"/>
                  <w:tcBorders>
                    <w:top w:val="nil"/>
                    <w:left w:val="single" w:sz="4" w:space="0" w:color="000000"/>
                    <w:bottom w:val="single" w:sz="4" w:space="0" w:color="000000"/>
                    <w:right w:val="nil"/>
                  </w:tcBorders>
                  <w:shd w:val="clear" w:color="000000" w:fill="FFFFFF"/>
                  <w:noWrap/>
                  <w:vAlign w:val="center"/>
                  <w:hideMark/>
                </w:tcPr>
                <w:p w14:paraId="274715D3" w14:textId="6917C25C" w:rsidR="00FE06C5" w:rsidRPr="00FE06C5" w:rsidRDefault="00FE06C5" w:rsidP="00934E8C">
                  <w:pPr>
                    <w:framePr w:hSpace="181" w:wrap="around" w:vAnchor="page" w:hAnchor="text" w:y="1441"/>
                    <w:suppressOverlap/>
                    <w:jc w:val="center"/>
                    <w:rPr>
                      <w:rFonts w:cs="Calibri"/>
                      <w:color w:val="000000"/>
                      <w:sz w:val="18"/>
                      <w:szCs w:val="18"/>
                    </w:rPr>
                  </w:pPr>
                </w:p>
              </w:tc>
              <w:tc>
                <w:tcPr>
                  <w:tcW w:w="900" w:type="dxa"/>
                  <w:tcBorders>
                    <w:top w:val="nil"/>
                    <w:left w:val="single" w:sz="4" w:space="0" w:color="000000"/>
                    <w:bottom w:val="single" w:sz="4" w:space="0" w:color="000000"/>
                    <w:right w:val="nil"/>
                  </w:tcBorders>
                  <w:shd w:val="clear" w:color="000000" w:fill="FFFFFF"/>
                  <w:noWrap/>
                  <w:vAlign w:val="center"/>
                  <w:hideMark/>
                </w:tcPr>
                <w:p w14:paraId="6D1D0DBA" w14:textId="4F88451F" w:rsidR="00FE06C5" w:rsidRPr="00FE06C5" w:rsidRDefault="00FE06C5" w:rsidP="00934E8C">
                  <w:pPr>
                    <w:framePr w:hSpace="181" w:wrap="around" w:vAnchor="page" w:hAnchor="text" w:y="1441"/>
                    <w:suppressOverlap/>
                    <w:jc w:val="center"/>
                    <w:rPr>
                      <w:rFonts w:cs="Calibri"/>
                      <w:color w:val="000000"/>
                      <w:sz w:val="18"/>
                      <w:szCs w:val="18"/>
                    </w:rPr>
                  </w:pPr>
                </w:p>
              </w:tc>
              <w:tc>
                <w:tcPr>
                  <w:tcW w:w="996" w:type="dxa"/>
                  <w:tcBorders>
                    <w:top w:val="nil"/>
                    <w:left w:val="single" w:sz="4" w:space="0" w:color="000000"/>
                    <w:bottom w:val="single" w:sz="4" w:space="0" w:color="000000"/>
                    <w:right w:val="nil"/>
                  </w:tcBorders>
                  <w:shd w:val="clear" w:color="000000" w:fill="FFFFFF"/>
                  <w:noWrap/>
                  <w:vAlign w:val="center"/>
                  <w:hideMark/>
                </w:tcPr>
                <w:p w14:paraId="0EA47CC1" w14:textId="139F0B51"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23,100.00</w:t>
                  </w:r>
                </w:p>
              </w:tc>
              <w:tc>
                <w:tcPr>
                  <w:tcW w:w="1130" w:type="dxa"/>
                  <w:tcBorders>
                    <w:top w:val="nil"/>
                    <w:left w:val="single" w:sz="4" w:space="0" w:color="000000"/>
                    <w:bottom w:val="single" w:sz="4" w:space="0" w:color="000000"/>
                    <w:right w:val="single" w:sz="4" w:space="0" w:color="000000"/>
                  </w:tcBorders>
                  <w:shd w:val="clear" w:color="000000" w:fill="FFFFFF"/>
                  <w:noWrap/>
                  <w:vAlign w:val="center"/>
                  <w:hideMark/>
                </w:tcPr>
                <w:p w14:paraId="5752A60B" w14:textId="2A59B7B4"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w:t>
                  </w:r>
                </w:p>
              </w:tc>
            </w:tr>
            <w:tr w:rsidR="00FE06C5" w:rsidRPr="00FE06C5" w14:paraId="1EA46DA7" w14:textId="77777777" w:rsidTr="00AE6844">
              <w:trPr>
                <w:trHeight w:val="210"/>
              </w:trPr>
              <w:tc>
                <w:tcPr>
                  <w:tcW w:w="4179" w:type="dxa"/>
                  <w:tcBorders>
                    <w:top w:val="nil"/>
                    <w:left w:val="single" w:sz="4" w:space="0" w:color="000000"/>
                    <w:bottom w:val="single" w:sz="4" w:space="0" w:color="000000"/>
                    <w:right w:val="single" w:sz="4" w:space="0" w:color="000000"/>
                  </w:tcBorders>
                  <w:shd w:val="clear" w:color="000000" w:fill="FFFFFF"/>
                  <w:noWrap/>
                  <w:hideMark/>
                </w:tcPr>
                <w:p w14:paraId="27D8141E" w14:textId="77777777" w:rsidR="00FE06C5" w:rsidRPr="00FE06C5" w:rsidRDefault="00FE06C5" w:rsidP="00934E8C">
                  <w:pPr>
                    <w:framePr w:hSpace="181" w:wrap="around" w:vAnchor="page" w:hAnchor="text" w:y="1441"/>
                    <w:suppressOverlap/>
                    <w:rPr>
                      <w:rFonts w:cs="Calibri"/>
                      <w:color w:val="000000"/>
                      <w:sz w:val="18"/>
                      <w:szCs w:val="18"/>
                    </w:rPr>
                  </w:pPr>
                  <w:r w:rsidRPr="00FE06C5">
                    <w:rPr>
                      <w:rFonts w:cs="Calibri"/>
                      <w:color w:val="000000"/>
                      <w:sz w:val="18"/>
                      <w:szCs w:val="18"/>
                    </w:rPr>
                    <w:t>Laboratory equipment</w:t>
                  </w:r>
                </w:p>
              </w:tc>
              <w:tc>
                <w:tcPr>
                  <w:tcW w:w="1163" w:type="dxa"/>
                  <w:tcBorders>
                    <w:top w:val="nil"/>
                    <w:left w:val="single" w:sz="4" w:space="0" w:color="000000"/>
                    <w:bottom w:val="single" w:sz="4" w:space="0" w:color="000000"/>
                    <w:right w:val="nil"/>
                  </w:tcBorders>
                  <w:shd w:val="clear" w:color="000000" w:fill="FFFFFF"/>
                  <w:noWrap/>
                  <w:vAlign w:val="center"/>
                  <w:hideMark/>
                </w:tcPr>
                <w:p w14:paraId="27889698" w14:textId="18AB000C"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171,987.00</w:t>
                  </w:r>
                </w:p>
              </w:tc>
              <w:tc>
                <w:tcPr>
                  <w:tcW w:w="1163" w:type="dxa"/>
                  <w:tcBorders>
                    <w:top w:val="nil"/>
                    <w:left w:val="single" w:sz="4" w:space="0" w:color="000000"/>
                    <w:bottom w:val="single" w:sz="4" w:space="0" w:color="000000"/>
                    <w:right w:val="nil"/>
                  </w:tcBorders>
                  <w:shd w:val="clear" w:color="000000" w:fill="FFFFFF"/>
                  <w:noWrap/>
                  <w:vAlign w:val="center"/>
                  <w:hideMark/>
                </w:tcPr>
                <w:p w14:paraId="3E061AF0" w14:textId="732D8B99" w:rsidR="00FE06C5" w:rsidRPr="00FE06C5" w:rsidRDefault="00FE06C5" w:rsidP="00934E8C">
                  <w:pPr>
                    <w:framePr w:hSpace="181" w:wrap="around" w:vAnchor="page" w:hAnchor="text" w:y="1441"/>
                    <w:suppressOverlap/>
                    <w:jc w:val="center"/>
                    <w:rPr>
                      <w:rFonts w:cs="Calibri"/>
                      <w:color w:val="000000"/>
                      <w:sz w:val="18"/>
                      <w:szCs w:val="18"/>
                    </w:rPr>
                  </w:pPr>
                </w:p>
              </w:tc>
              <w:tc>
                <w:tcPr>
                  <w:tcW w:w="900" w:type="dxa"/>
                  <w:tcBorders>
                    <w:top w:val="nil"/>
                    <w:left w:val="single" w:sz="4" w:space="0" w:color="000000"/>
                    <w:bottom w:val="single" w:sz="4" w:space="0" w:color="000000"/>
                    <w:right w:val="nil"/>
                  </w:tcBorders>
                  <w:shd w:val="clear" w:color="000000" w:fill="FFFFFF"/>
                  <w:noWrap/>
                  <w:vAlign w:val="center"/>
                  <w:hideMark/>
                </w:tcPr>
                <w:p w14:paraId="0B443B3D" w14:textId="3551521C" w:rsidR="00FE06C5" w:rsidRPr="00FE06C5" w:rsidRDefault="00FE06C5" w:rsidP="00934E8C">
                  <w:pPr>
                    <w:framePr w:hSpace="181" w:wrap="around" w:vAnchor="page" w:hAnchor="text" w:y="1441"/>
                    <w:suppressOverlap/>
                    <w:jc w:val="center"/>
                    <w:rPr>
                      <w:rFonts w:cs="Calibri"/>
                      <w:color w:val="000000"/>
                      <w:sz w:val="18"/>
                      <w:szCs w:val="18"/>
                    </w:rPr>
                  </w:pPr>
                </w:p>
              </w:tc>
              <w:tc>
                <w:tcPr>
                  <w:tcW w:w="996" w:type="dxa"/>
                  <w:tcBorders>
                    <w:top w:val="nil"/>
                    <w:left w:val="single" w:sz="4" w:space="0" w:color="000000"/>
                    <w:bottom w:val="single" w:sz="4" w:space="0" w:color="000000"/>
                    <w:right w:val="nil"/>
                  </w:tcBorders>
                  <w:shd w:val="clear" w:color="000000" w:fill="FFFFFF"/>
                  <w:noWrap/>
                  <w:vAlign w:val="center"/>
                  <w:hideMark/>
                </w:tcPr>
                <w:p w14:paraId="53A142AA" w14:textId="0BC7DACF" w:rsidR="00FE06C5" w:rsidRPr="00FE06C5" w:rsidRDefault="00FE06C5" w:rsidP="00934E8C">
                  <w:pPr>
                    <w:framePr w:hSpace="181" w:wrap="around" w:vAnchor="page" w:hAnchor="text" w:y="1441"/>
                    <w:suppressOverlap/>
                    <w:jc w:val="center"/>
                    <w:rPr>
                      <w:rFonts w:cs="Calibri"/>
                      <w:color w:val="000000"/>
                      <w:sz w:val="18"/>
                      <w:szCs w:val="18"/>
                    </w:rPr>
                  </w:pPr>
                </w:p>
              </w:tc>
              <w:tc>
                <w:tcPr>
                  <w:tcW w:w="1130" w:type="dxa"/>
                  <w:tcBorders>
                    <w:top w:val="nil"/>
                    <w:left w:val="single" w:sz="4" w:space="0" w:color="000000"/>
                    <w:bottom w:val="single" w:sz="4" w:space="0" w:color="000000"/>
                    <w:right w:val="single" w:sz="4" w:space="0" w:color="000000"/>
                  </w:tcBorders>
                  <w:shd w:val="clear" w:color="000000" w:fill="FFFFFF"/>
                  <w:noWrap/>
                  <w:vAlign w:val="center"/>
                  <w:hideMark/>
                </w:tcPr>
                <w:p w14:paraId="6C8753BD" w14:textId="6B93453B" w:rsidR="00FE06C5" w:rsidRPr="00FE06C5" w:rsidRDefault="00FE06C5" w:rsidP="00934E8C">
                  <w:pPr>
                    <w:framePr w:hSpace="181" w:wrap="around" w:vAnchor="page" w:hAnchor="text" w:y="1441"/>
                    <w:suppressOverlap/>
                    <w:jc w:val="center"/>
                    <w:rPr>
                      <w:rFonts w:cs="Calibri"/>
                      <w:color w:val="000000"/>
                      <w:sz w:val="18"/>
                      <w:szCs w:val="18"/>
                    </w:rPr>
                  </w:pPr>
                  <w:r w:rsidRPr="00FE06C5">
                    <w:rPr>
                      <w:rFonts w:cs="Calibri"/>
                      <w:color w:val="000000"/>
                      <w:sz w:val="18"/>
                      <w:szCs w:val="18"/>
                    </w:rPr>
                    <w:t>171,987.00</w:t>
                  </w:r>
                </w:p>
              </w:tc>
            </w:tr>
            <w:tr w:rsidR="00FE06C5" w:rsidRPr="00FE06C5" w14:paraId="5F839390" w14:textId="77777777" w:rsidTr="00AE6844">
              <w:trPr>
                <w:trHeight w:val="217"/>
              </w:trPr>
              <w:tc>
                <w:tcPr>
                  <w:tcW w:w="4179" w:type="dxa"/>
                  <w:tcBorders>
                    <w:top w:val="single" w:sz="4" w:space="0" w:color="000000"/>
                    <w:left w:val="single" w:sz="4" w:space="0" w:color="979991"/>
                    <w:bottom w:val="single" w:sz="4" w:space="0" w:color="000000"/>
                    <w:right w:val="single" w:sz="4" w:space="0" w:color="000000"/>
                  </w:tcBorders>
                  <w:shd w:val="clear" w:color="000000" w:fill="F0F4FA"/>
                  <w:noWrap/>
                  <w:hideMark/>
                </w:tcPr>
                <w:p w14:paraId="0642F943" w14:textId="3EDA2D79" w:rsidR="00FE06C5" w:rsidRPr="00FE06C5" w:rsidRDefault="00FE06C5" w:rsidP="00934E8C">
                  <w:pPr>
                    <w:framePr w:hSpace="181" w:wrap="around" w:vAnchor="page" w:hAnchor="text" w:y="1441"/>
                    <w:suppressOverlap/>
                    <w:jc w:val="right"/>
                    <w:rPr>
                      <w:rFonts w:cs="Calibri"/>
                      <w:b/>
                      <w:bCs/>
                      <w:color w:val="000000"/>
                      <w:sz w:val="18"/>
                      <w:szCs w:val="18"/>
                    </w:rPr>
                  </w:pPr>
                  <w:r w:rsidRPr="00FE06C5">
                    <w:rPr>
                      <w:rFonts w:cs="Calibri"/>
                      <w:b/>
                      <w:bCs/>
                      <w:color w:val="000000"/>
                      <w:sz w:val="18"/>
                      <w:szCs w:val="18"/>
                    </w:rPr>
                    <w:t> </w:t>
                  </w:r>
                  <w:r w:rsidR="00AE6844" w:rsidRPr="00AE6844">
                    <w:rPr>
                      <w:rFonts w:cs="Calibri"/>
                      <w:b/>
                      <w:bCs/>
                      <w:color w:val="000000"/>
                      <w:sz w:val="18"/>
                      <w:szCs w:val="18"/>
                    </w:rPr>
                    <w:t xml:space="preserve">Total </w:t>
                  </w:r>
                </w:p>
              </w:tc>
              <w:tc>
                <w:tcPr>
                  <w:tcW w:w="1163" w:type="dxa"/>
                  <w:tcBorders>
                    <w:top w:val="single" w:sz="4" w:space="0" w:color="000000"/>
                    <w:left w:val="single" w:sz="4" w:space="0" w:color="000000"/>
                    <w:bottom w:val="single" w:sz="4" w:space="0" w:color="000000"/>
                    <w:right w:val="single" w:sz="4" w:space="0" w:color="000000"/>
                  </w:tcBorders>
                  <w:shd w:val="clear" w:color="000000" w:fill="F0F4FA"/>
                  <w:noWrap/>
                  <w:vAlign w:val="center"/>
                  <w:hideMark/>
                </w:tcPr>
                <w:p w14:paraId="52612C4C" w14:textId="42591F2A" w:rsidR="00FE06C5" w:rsidRPr="00FE06C5" w:rsidRDefault="00FE06C5" w:rsidP="00934E8C">
                  <w:pPr>
                    <w:framePr w:hSpace="181" w:wrap="around" w:vAnchor="page" w:hAnchor="text" w:y="1441"/>
                    <w:suppressOverlap/>
                    <w:jc w:val="center"/>
                    <w:rPr>
                      <w:rFonts w:cs="Calibri"/>
                      <w:b/>
                      <w:bCs/>
                      <w:color w:val="000000"/>
                      <w:sz w:val="18"/>
                      <w:szCs w:val="18"/>
                    </w:rPr>
                  </w:pPr>
                  <w:r w:rsidRPr="00FE06C5">
                    <w:rPr>
                      <w:rFonts w:cs="Calibri"/>
                      <w:b/>
                      <w:bCs/>
                      <w:color w:val="000000"/>
                      <w:sz w:val="18"/>
                      <w:szCs w:val="18"/>
                    </w:rPr>
                    <w:t>903,506.00</w:t>
                  </w:r>
                </w:p>
              </w:tc>
              <w:tc>
                <w:tcPr>
                  <w:tcW w:w="1163" w:type="dxa"/>
                  <w:tcBorders>
                    <w:top w:val="single" w:sz="4" w:space="0" w:color="000000"/>
                    <w:left w:val="single" w:sz="4" w:space="0" w:color="000000"/>
                    <w:bottom w:val="single" w:sz="4" w:space="0" w:color="000000"/>
                    <w:right w:val="single" w:sz="4" w:space="0" w:color="000000"/>
                  </w:tcBorders>
                  <w:shd w:val="clear" w:color="000000" w:fill="F0F4FA"/>
                  <w:noWrap/>
                  <w:vAlign w:val="center"/>
                  <w:hideMark/>
                </w:tcPr>
                <w:p w14:paraId="74ED38D9" w14:textId="4DD53373" w:rsidR="00FE06C5" w:rsidRPr="00FE06C5" w:rsidRDefault="00FE06C5" w:rsidP="00934E8C">
                  <w:pPr>
                    <w:framePr w:hSpace="181" w:wrap="around" w:vAnchor="page" w:hAnchor="text" w:y="1441"/>
                    <w:suppressOverlap/>
                    <w:jc w:val="center"/>
                    <w:rPr>
                      <w:rFonts w:cs="Calibri"/>
                      <w:b/>
                      <w:bCs/>
                      <w:color w:val="000000"/>
                      <w:sz w:val="18"/>
                      <w:szCs w:val="18"/>
                    </w:rPr>
                  </w:pPr>
                  <w:r w:rsidRPr="00FE06C5">
                    <w:rPr>
                      <w:rFonts w:cs="Calibri"/>
                      <w:b/>
                      <w:bCs/>
                      <w:color w:val="000000"/>
                      <w:sz w:val="18"/>
                      <w:szCs w:val="18"/>
                    </w:rPr>
                    <w:t>2,116.80</w:t>
                  </w:r>
                </w:p>
              </w:tc>
              <w:tc>
                <w:tcPr>
                  <w:tcW w:w="900" w:type="dxa"/>
                  <w:tcBorders>
                    <w:top w:val="single" w:sz="4" w:space="0" w:color="000000"/>
                    <w:left w:val="single" w:sz="4" w:space="0" w:color="000000"/>
                    <w:bottom w:val="single" w:sz="4" w:space="0" w:color="000000"/>
                    <w:right w:val="single" w:sz="4" w:space="0" w:color="000000"/>
                  </w:tcBorders>
                  <w:shd w:val="clear" w:color="000000" w:fill="F0F4FA"/>
                  <w:noWrap/>
                  <w:vAlign w:val="center"/>
                  <w:hideMark/>
                </w:tcPr>
                <w:p w14:paraId="4BAAC37C" w14:textId="7F9A8445" w:rsidR="00FE06C5" w:rsidRPr="00FE06C5" w:rsidRDefault="00FE06C5" w:rsidP="00934E8C">
                  <w:pPr>
                    <w:framePr w:hSpace="181" w:wrap="around" w:vAnchor="page" w:hAnchor="text" w:y="1441"/>
                    <w:suppressOverlap/>
                    <w:jc w:val="center"/>
                    <w:rPr>
                      <w:rFonts w:cs="Calibri"/>
                      <w:b/>
                      <w:bCs/>
                      <w:color w:val="000000"/>
                      <w:sz w:val="18"/>
                      <w:szCs w:val="18"/>
                    </w:rPr>
                  </w:pPr>
                  <w:r w:rsidRPr="00FE06C5">
                    <w:rPr>
                      <w:rFonts w:cs="Calibri"/>
                      <w:b/>
                      <w:bCs/>
                      <w:color w:val="000000"/>
                      <w:sz w:val="18"/>
                      <w:szCs w:val="18"/>
                    </w:rPr>
                    <w:t>5,618.85</w:t>
                  </w:r>
                </w:p>
              </w:tc>
              <w:tc>
                <w:tcPr>
                  <w:tcW w:w="996" w:type="dxa"/>
                  <w:tcBorders>
                    <w:top w:val="single" w:sz="4" w:space="0" w:color="000000"/>
                    <w:left w:val="single" w:sz="4" w:space="0" w:color="000000"/>
                    <w:bottom w:val="single" w:sz="4" w:space="0" w:color="000000"/>
                    <w:right w:val="single" w:sz="4" w:space="0" w:color="000000"/>
                  </w:tcBorders>
                  <w:shd w:val="clear" w:color="000000" w:fill="F0F4FA"/>
                  <w:noWrap/>
                  <w:vAlign w:val="center"/>
                  <w:hideMark/>
                </w:tcPr>
                <w:p w14:paraId="711A4030" w14:textId="27E2B798" w:rsidR="00FE06C5" w:rsidRPr="00FE06C5" w:rsidRDefault="00FE06C5" w:rsidP="00934E8C">
                  <w:pPr>
                    <w:framePr w:hSpace="181" w:wrap="around" w:vAnchor="page" w:hAnchor="text" w:y="1441"/>
                    <w:suppressOverlap/>
                    <w:jc w:val="center"/>
                    <w:rPr>
                      <w:rFonts w:cs="Calibri"/>
                      <w:b/>
                      <w:bCs/>
                      <w:color w:val="000000"/>
                      <w:sz w:val="18"/>
                      <w:szCs w:val="18"/>
                    </w:rPr>
                  </w:pPr>
                  <w:r w:rsidRPr="00FE06C5">
                    <w:rPr>
                      <w:rFonts w:cs="Calibri"/>
                      <w:b/>
                      <w:bCs/>
                      <w:color w:val="000000"/>
                      <w:sz w:val="18"/>
                      <w:szCs w:val="18"/>
                    </w:rPr>
                    <w:t>75,190.00</w:t>
                  </w:r>
                </w:p>
              </w:tc>
              <w:tc>
                <w:tcPr>
                  <w:tcW w:w="1130" w:type="dxa"/>
                  <w:tcBorders>
                    <w:top w:val="single" w:sz="4" w:space="0" w:color="000000"/>
                    <w:left w:val="single" w:sz="4" w:space="0" w:color="000000"/>
                    <w:bottom w:val="single" w:sz="4" w:space="0" w:color="000000"/>
                    <w:right w:val="single" w:sz="4" w:space="0" w:color="000000"/>
                  </w:tcBorders>
                  <w:shd w:val="clear" w:color="000000" w:fill="F0F4FA"/>
                  <w:noWrap/>
                  <w:vAlign w:val="center"/>
                  <w:hideMark/>
                </w:tcPr>
                <w:p w14:paraId="171D70F8" w14:textId="77D8CD19" w:rsidR="00FE06C5" w:rsidRPr="00FE06C5" w:rsidRDefault="00FE06C5" w:rsidP="00934E8C">
                  <w:pPr>
                    <w:framePr w:hSpace="181" w:wrap="around" w:vAnchor="page" w:hAnchor="text" w:y="1441"/>
                    <w:suppressOverlap/>
                    <w:jc w:val="center"/>
                    <w:rPr>
                      <w:rFonts w:cs="Calibri"/>
                      <w:b/>
                      <w:bCs/>
                      <w:color w:val="000000"/>
                      <w:sz w:val="18"/>
                      <w:szCs w:val="18"/>
                    </w:rPr>
                  </w:pPr>
                  <w:r w:rsidRPr="00FE06C5">
                    <w:rPr>
                      <w:rFonts w:cs="Calibri"/>
                      <w:b/>
                      <w:bCs/>
                      <w:color w:val="000000"/>
                      <w:sz w:val="18"/>
                      <w:szCs w:val="18"/>
                    </w:rPr>
                    <w:t>820,580.35</w:t>
                  </w:r>
                </w:p>
              </w:tc>
            </w:tr>
          </w:tbl>
          <w:p w14:paraId="3286BFE5" w14:textId="77777777" w:rsidR="00B543B6" w:rsidRDefault="00B543B6" w:rsidP="00B543B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commentRangeStart w:id="59"/>
          </w:p>
          <w:p w14:paraId="1163A598" w14:textId="3C6D694D" w:rsidR="00B543B6" w:rsidRPr="00C158A7" w:rsidRDefault="00B543B6"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B956F9">
              <w:rPr>
                <w:rFonts w:ascii="Calibri Light" w:hAnsi="Calibri Light" w:cs="Calibri Light"/>
                <w:sz w:val="20"/>
                <w:szCs w:val="20"/>
              </w:rPr>
              <w:t xml:space="preserve">adequate EHS budgeting and avoiding </w:t>
            </w:r>
            <w:r w:rsidR="0019401C">
              <w:rPr>
                <w:rFonts w:ascii="Calibri Light" w:hAnsi="Calibri Light" w:cs="Calibri Light"/>
                <w:sz w:val="20"/>
                <w:szCs w:val="20"/>
              </w:rPr>
              <w:t xml:space="preserve">under-utilization </w:t>
            </w:r>
            <w:r w:rsidR="000A2419">
              <w:rPr>
                <w:rFonts w:ascii="Calibri Light" w:hAnsi="Calibri Light" w:cs="Calibri Light"/>
                <w:sz w:val="20"/>
                <w:szCs w:val="20"/>
              </w:rPr>
              <w:t>of budget</w:t>
            </w:r>
            <w:commentRangeEnd w:id="59"/>
            <w:r w:rsidR="003E4EB9">
              <w:rPr>
                <w:rStyle w:val="CommentReference"/>
                <w:rFonts w:ascii="Calibri Light" w:eastAsia="Calibri Light" w:hAnsi="Calibri Light" w:cs="Calibri Light"/>
              </w:rPr>
              <w:commentReference w:id="59"/>
            </w:r>
            <w:r w:rsidR="000A2419">
              <w:rPr>
                <w:rFonts w:ascii="Calibri Light" w:hAnsi="Calibri Light" w:cs="Calibri Light"/>
                <w:sz w:val="20"/>
                <w:szCs w:val="20"/>
              </w:rPr>
              <w:t>.</w:t>
            </w:r>
          </w:p>
          <w:p w14:paraId="1EF211E0" w14:textId="333727C1" w:rsidR="007B466E" w:rsidRPr="00D220F5" w:rsidRDefault="007B466E"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7A481E3" w14:textId="1B367684" w:rsidR="007B466E" w:rsidRPr="00D220F5" w:rsidRDefault="007B466E"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sidR="00B543B6">
              <w:rPr>
                <w:rFonts w:ascii="Calibri Light" w:hAnsi="Calibri Light" w:cs="Calibri Light"/>
                <w:b/>
                <w:color w:val="FF0000"/>
                <w:sz w:val="20"/>
                <w:szCs w:val="20"/>
                <w:lang w:val="fr-FR"/>
              </w:rPr>
              <w:t xml:space="preserve"> </w:t>
            </w:r>
          </w:p>
          <w:p w14:paraId="0D17AE32" w14:textId="77777777" w:rsidR="007B466E" w:rsidRPr="00D220F5" w:rsidRDefault="007B466E" w:rsidP="001D3698">
            <w:pPr>
              <w:tabs>
                <w:tab w:val="left" w:pos="1110"/>
              </w:tabs>
              <w:spacing w:before="60" w:after="60"/>
              <w:jc w:val="both"/>
              <w:rPr>
                <w:rFonts w:ascii="Calibri Light" w:hAnsi="Calibri Light" w:cs="Calibri Light"/>
                <w:b/>
                <w:sz w:val="20"/>
                <w:szCs w:val="20"/>
                <w:lang w:val="fr-FR"/>
              </w:rPr>
            </w:pPr>
          </w:p>
          <w:p w14:paraId="608267A3" w14:textId="77777777" w:rsidR="007B466E" w:rsidRDefault="007B466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5CED041" w14:textId="77777777" w:rsidR="007B466E" w:rsidRPr="00A679EB" w:rsidRDefault="007B466E" w:rsidP="001D3698">
            <w:pPr>
              <w:tabs>
                <w:tab w:val="left" w:pos="1110"/>
              </w:tabs>
              <w:spacing w:before="60" w:after="60"/>
              <w:jc w:val="both"/>
              <w:rPr>
                <w:rFonts w:ascii="Calibri Light" w:hAnsi="Calibri Light" w:cs="Calibri Light"/>
                <w:sz w:val="20"/>
                <w:szCs w:val="20"/>
              </w:rPr>
            </w:pPr>
          </w:p>
          <w:p w14:paraId="6C264012" w14:textId="77777777" w:rsidR="007B466E" w:rsidRDefault="007B466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124877B9" w14:textId="77777777" w:rsidR="00AE626B" w:rsidRDefault="00AE626B" w:rsidP="001D3698">
            <w:pPr>
              <w:tabs>
                <w:tab w:val="left" w:pos="1110"/>
              </w:tabs>
              <w:spacing w:before="60" w:after="60"/>
              <w:jc w:val="both"/>
              <w:rPr>
                <w:rFonts w:ascii="Wingdings" w:hAnsi="Wingdings" w:cs="Times New Roman"/>
                <w:b/>
                <w:color w:val="00B050"/>
                <w:sz w:val="19"/>
                <w:szCs w:val="24"/>
              </w:rPr>
            </w:pPr>
          </w:p>
          <w:p w14:paraId="1AFDE900" w14:textId="77777777" w:rsidR="00EB49AB" w:rsidRDefault="00EB49AB" w:rsidP="001D3698">
            <w:pPr>
              <w:tabs>
                <w:tab w:val="left" w:pos="1110"/>
              </w:tabs>
              <w:spacing w:before="60" w:after="60"/>
              <w:jc w:val="both"/>
              <w:rPr>
                <w:rFonts w:ascii="Wingdings" w:hAnsi="Wingdings" w:cs="Times New Roman"/>
                <w:b/>
                <w:color w:val="00B050"/>
                <w:sz w:val="19"/>
                <w:szCs w:val="24"/>
              </w:rPr>
            </w:pPr>
          </w:p>
          <w:p w14:paraId="51EDD81E" w14:textId="77777777" w:rsidR="00EB49AB" w:rsidRDefault="00EB49AB" w:rsidP="001D3698">
            <w:pPr>
              <w:tabs>
                <w:tab w:val="left" w:pos="1110"/>
              </w:tabs>
              <w:spacing w:before="60" w:after="60"/>
              <w:jc w:val="both"/>
              <w:rPr>
                <w:rFonts w:ascii="Wingdings" w:hAnsi="Wingdings" w:cs="Times New Roman"/>
                <w:b/>
                <w:color w:val="00B050"/>
                <w:sz w:val="19"/>
                <w:szCs w:val="24"/>
              </w:rPr>
            </w:pPr>
          </w:p>
          <w:p w14:paraId="199B4EC4" w14:textId="77777777" w:rsidR="00EB49AB" w:rsidRDefault="00EB49AB" w:rsidP="001D3698">
            <w:pPr>
              <w:tabs>
                <w:tab w:val="left" w:pos="1110"/>
              </w:tabs>
              <w:spacing w:before="60" w:after="60"/>
              <w:jc w:val="both"/>
              <w:rPr>
                <w:rFonts w:ascii="Wingdings" w:hAnsi="Wingdings" w:cs="Times New Roman"/>
                <w:b/>
                <w:color w:val="00B050"/>
                <w:sz w:val="19"/>
                <w:szCs w:val="24"/>
              </w:rPr>
            </w:pPr>
          </w:p>
          <w:p w14:paraId="2DB2EC1C" w14:textId="77777777" w:rsidR="00EB49AB" w:rsidRDefault="00EB49AB" w:rsidP="001D3698">
            <w:pPr>
              <w:tabs>
                <w:tab w:val="left" w:pos="1110"/>
              </w:tabs>
              <w:spacing w:before="60" w:after="60"/>
              <w:jc w:val="both"/>
              <w:rPr>
                <w:rFonts w:ascii="Wingdings" w:hAnsi="Wingdings" w:cs="Times New Roman"/>
                <w:b/>
                <w:color w:val="00B050"/>
                <w:sz w:val="19"/>
                <w:szCs w:val="24"/>
              </w:rPr>
            </w:pPr>
          </w:p>
          <w:p w14:paraId="01F81838" w14:textId="77777777" w:rsidR="00EB49AB" w:rsidRDefault="00EB49AB" w:rsidP="001D3698">
            <w:pPr>
              <w:tabs>
                <w:tab w:val="left" w:pos="1110"/>
              </w:tabs>
              <w:spacing w:before="60" w:after="60"/>
              <w:jc w:val="both"/>
              <w:rPr>
                <w:rFonts w:ascii="Wingdings" w:hAnsi="Wingdings" w:cs="Times New Roman"/>
                <w:b/>
                <w:color w:val="00B050"/>
                <w:sz w:val="19"/>
                <w:szCs w:val="24"/>
              </w:rPr>
            </w:pPr>
          </w:p>
          <w:p w14:paraId="313B3788" w14:textId="77777777" w:rsidR="00EB49AB" w:rsidRDefault="00EB49AB" w:rsidP="001D3698">
            <w:pPr>
              <w:tabs>
                <w:tab w:val="left" w:pos="1110"/>
              </w:tabs>
              <w:spacing w:before="60" w:after="60"/>
              <w:jc w:val="both"/>
              <w:rPr>
                <w:rFonts w:ascii="Wingdings" w:hAnsi="Wingdings" w:cs="Times New Roman"/>
                <w:b/>
                <w:color w:val="00B050"/>
                <w:sz w:val="19"/>
                <w:szCs w:val="24"/>
              </w:rPr>
            </w:pPr>
          </w:p>
          <w:p w14:paraId="6A1800A3" w14:textId="25C5D2F8" w:rsidR="00EB49AB" w:rsidRDefault="00EB49AB" w:rsidP="001D3698">
            <w:pPr>
              <w:tabs>
                <w:tab w:val="left" w:pos="1110"/>
              </w:tabs>
              <w:spacing w:before="60" w:after="60"/>
              <w:jc w:val="both"/>
              <w:rPr>
                <w:rFonts w:ascii="Wingdings" w:hAnsi="Wingdings" w:cs="Times New Roman"/>
                <w:b/>
                <w:color w:val="00B050"/>
                <w:sz w:val="19"/>
                <w:szCs w:val="24"/>
              </w:rPr>
            </w:pPr>
          </w:p>
        </w:tc>
      </w:tr>
      <w:tr w:rsidR="00F4020D" w:rsidRPr="002343D9" w14:paraId="06CB5ACB"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4ACCC645" w14:textId="7DA7D5E0" w:rsidR="00F4020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2CDF1F95" w14:textId="2F7695D1" w:rsidR="00F4020D" w:rsidRPr="002343D9" w:rsidRDefault="00F4020D"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Training and Awareness    </w:t>
            </w:r>
          </w:p>
        </w:tc>
      </w:tr>
      <w:tr w:rsidR="00F4020D" w:rsidRPr="0041789D" w14:paraId="7D94E7F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66D20C" w14:textId="11DC75DF" w:rsidR="00F4020D" w:rsidRPr="0041789D" w:rsidRDefault="00F402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2029B2">
              <w:t xml:space="preserve"> </w:t>
            </w:r>
            <w:r w:rsidR="002029B2" w:rsidRPr="002029B2">
              <w:rPr>
                <w:rFonts w:ascii="Calibri Light" w:hAnsi="Calibri Light" w:cs="Calibri Light"/>
                <w:color w:val="0070C0"/>
                <w:sz w:val="20"/>
                <w:szCs w:val="20"/>
              </w:rPr>
              <w:t>KU-EHS-17</w:t>
            </w:r>
          </w:p>
        </w:tc>
      </w:tr>
      <w:tr w:rsidR="00F4020D" w14:paraId="5BDBC785"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493746D" w14:textId="77777777" w:rsidR="00F4020D" w:rsidRDefault="00F402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5C9F5BD" w14:textId="251CA6B7" w:rsidR="003904E3" w:rsidRPr="003904E3" w:rsidRDefault="003904E3" w:rsidP="00EB49AB">
            <w:pPr>
              <w:pStyle w:val="NumberedHeading1"/>
              <w:spacing w:before="120" w:after="120"/>
              <w:jc w:val="both"/>
              <w:rPr>
                <w:rFonts w:ascii="Calibri Light" w:hAnsi="Calibri Light" w:cs="Calibri Light"/>
                <w:bCs/>
                <w:spacing w:val="0"/>
                <w:kern w:val="0"/>
                <w:sz w:val="20"/>
                <w:szCs w:val="20"/>
              </w:rPr>
            </w:pPr>
            <w:r w:rsidRPr="003904E3">
              <w:rPr>
                <w:rFonts w:ascii="Calibri Light" w:hAnsi="Calibri Light" w:cs="Calibri Light"/>
                <w:bCs/>
                <w:spacing w:val="0"/>
                <w:kern w:val="0"/>
                <w:sz w:val="20"/>
                <w:szCs w:val="20"/>
              </w:rPr>
              <w:t>Establishment of EHS Training Plan</w:t>
            </w:r>
            <w:r w:rsidR="00EB49AB">
              <w:rPr>
                <w:rFonts w:ascii="Calibri Light" w:hAnsi="Calibri Light" w:cs="Calibri Light"/>
                <w:bCs/>
                <w:spacing w:val="0"/>
                <w:kern w:val="0"/>
                <w:sz w:val="20"/>
                <w:szCs w:val="20"/>
              </w:rPr>
              <w:t>:</w:t>
            </w:r>
          </w:p>
          <w:p w14:paraId="1CF1EFDD" w14:textId="1D828593" w:rsidR="00A72E21" w:rsidRDefault="00A72E21" w:rsidP="000F5B69">
            <w:pPr>
              <w:spacing w:before="60" w:after="60"/>
              <w:jc w:val="both"/>
              <w:rPr>
                <w:rFonts w:ascii="Calibri Light" w:hAnsi="Calibri Light" w:cs="Calibri Light"/>
                <w:sz w:val="20"/>
                <w:szCs w:val="20"/>
              </w:rPr>
            </w:pPr>
            <w:r>
              <w:rPr>
                <w:rFonts w:ascii="Calibri Light" w:hAnsi="Calibri Light" w:cs="Calibri Light"/>
                <w:sz w:val="20"/>
                <w:szCs w:val="20"/>
              </w:rPr>
              <w:t>F</w:t>
            </w:r>
            <w:r w:rsidR="00A66B49" w:rsidRPr="000F5B69">
              <w:rPr>
                <w:rFonts w:ascii="Calibri Light" w:hAnsi="Calibri Light" w:cs="Calibri Light"/>
                <w:sz w:val="20"/>
                <w:szCs w:val="20"/>
              </w:rPr>
              <w:t>ollowing the completion of the Training Need Analysis (TNA) and indivision reviews, the entity should summari</w:t>
            </w:r>
            <w:r w:rsidR="00EB49AB">
              <w:rPr>
                <w:rFonts w:ascii="Calibri Light" w:hAnsi="Calibri Light" w:cs="Calibri Light"/>
                <w:sz w:val="20"/>
                <w:szCs w:val="20"/>
              </w:rPr>
              <w:t>ze</w:t>
            </w:r>
            <w:r w:rsidR="00A66B49" w:rsidRPr="000F5B69">
              <w:rPr>
                <w:rFonts w:ascii="Calibri Light" w:hAnsi="Calibri Light" w:cs="Calibri Light"/>
                <w:sz w:val="20"/>
                <w:szCs w:val="20"/>
              </w:rPr>
              <w:t xml:space="preserve"> the needs in a training plan. The training plan should be designed to assist the entity in the management of the training </w:t>
            </w:r>
            <w:r w:rsidR="00EB49AB" w:rsidRPr="000F5B69">
              <w:rPr>
                <w:rFonts w:ascii="Calibri Light" w:hAnsi="Calibri Light" w:cs="Calibri Light"/>
                <w:sz w:val="20"/>
                <w:szCs w:val="20"/>
              </w:rPr>
              <w:t>and</w:t>
            </w:r>
            <w:r w:rsidR="00A66B49" w:rsidRPr="000F5B69">
              <w:rPr>
                <w:rFonts w:ascii="Calibri Light" w:hAnsi="Calibri Light" w:cs="Calibri Light"/>
                <w:sz w:val="20"/>
                <w:szCs w:val="20"/>
              </w:rPr>
              <w:t xml:space="preserve"> help to track progress of what has been completed. </w:t>
            </w:r>
            <w:r w:rsidRPr="000F5B69">
              <w:rPr>
                <w:rFonts w:ascii="Calibri Light" w:hAnsi="Calibri Light" w:cs="Calibri Light"/>
                <w:sz w:val="20"/>
                <w:szCs w:val="20"/>
              </w:rPr>
              <w:t xml:space="preserve"> </w:t>
            </w:r>
          </w:p>
          <w:p w14:paraId="44C68865" w14:textId="7265F59D" w:rsidR="00A66B49" w:rsidRPr="000F5B69" w:rsidRDefault="00A72E21" w:rsidP="000F5B69">
            <w:pPr>
              <w:spacing w:before="60" w:after="60"/>
              <w:jc w:val="both"/>
              <w:rPr>
                <w:rFonts w:ascii="Calibri Light" w:hAnsi="Calibri Light" w:cs="Calibri Light"/>
                <w:sz w:val="20"/>
                <w:szCs w:val="20"/>
              </w:rPr>
            </w:pPr>
            <w:r w:rsidRPr="000F5B69">
              <w:rPr>
                <w:rFonts w:ascii="Calibri Light" w:hAnsi="Calibri Light" w:cs="Calibri Light"/>
                <w:sz w:val="20"/>
                <w:szCs w:val="20"/>
              </w:rPr>
              <w:t xml:space="preserve">As per OSHAD-SF- Technical Guideline - Training, Awareness and Competency - V3.0, section 8, </w:t>
            </w:r>
            <w:r w:rsidR="00A66B49" w:rsidRPr="000F5B69">
              <w:rPr>
                <w:rFonts w:ascii="Calibri Light" w:hAnsi="Calibri Light" w:cs="Calibri Light"/>
                <w:sz w:val="20"/>
                <w:szCs w:val="20"/>
              </w:rPr>
              <w:t>the training plan should contain the following:</w:t>
            </w:r>
          </w:p>
          <w:p w14:paraId="0F6B5CF7" w14:textId="6872565A" w:rsidR="00A66B49" w:rsidRPr="00A66B49" w:rsidRDefault="00A66B49" w:rsidP="00B5004C">
            <w:pPr>
              <w:pStyle w:val="ListParagraph"/>
              <w:numPr>
                <w:ilvl w:val="0"/>
                <w:numId w:val="11"/>
              </w:numPr>
              <w:spacing w:before="60" w:after="60"/>
              <w:jc w:val="both"/>
              <w:rPr>
                <w:rFonts w:ascii="Calibri Light" w:hAnsi="Calibri Light" w:cs="Calibri Light"/>
                <w:sz w:val="20"/>
                <w:szCs w:val="20"/>
              </w:rPr>
            </w:pPr>
            <w:r w:rsidRPr="00A66B49">
              <w:rPr>
                <w:rFonts w:ascii="Calibri Light" w:hAnsi="Calibri Light" w:cs="Calibri Light"/>
                <w:sz w:val="20"/>
                <w:szCs w:val="20"/>
              </w:rPr>
              <w:t xml:space="preserve">Training </w:t>
            </w:r>
            <w:r w:rsidR="008D2FA5" w:rsidRPr="00A66B49">
              <w:rPr>
                <w:rFonts w:ascii="Calibri Light" w:hAnsi="Calibri Light" w:cs="Calibri Light"/>
                <w:sz w:val="20"/>
                <w:szCs w:val="20"/>
              </w:rPr>
              <w:t>courses</w:t>
            </w:r>
            <w:r w:rsidRPr="00A66B49">
              <w:rPr>
                <w:rFonts w:ascii="Calibri Light" w:hAnsi="Calibri Light" w:cs="Calibri Light"/>
                <w:sz w:val="20"/>
                <w:szCs w:val="20"/>
              </w:rPr>
              <w:t xml:space="preserve"> required </w:t>
            </w:r>
          </w:p>
          <w:p w14:paraId="24DA3424" w14:textId="2CB5AEB1" w:rsidR="00A66B49" w:rsidRPr="00A66B49" w:rsidRDefault="00A66B49" w:rsidP="00B5004C">
            <w:pPr>
              <w:pStyle w:val="ListParagraph"/>
              <w:numPr>
                <w:ilvl w:val="0"/>
                <w:numId w:val="11"/>
              </w:numPr>
              <w:spacing w:before="60" w:after="60"/>
              <w:jc w:val="both"/>
              <w:rPr>
                <w:rFonts w:ascii="Calibri Light" w:hAnsi="Calibri Light" w:cs="Calibri Light"/>
                <w:sz w:val="20"/>
                <w:szCs w:val="20"/>
              </w:rPr>
            </w:pPr>
            <w:r w:rsidRPr="00A66B49">
              <w:rPr>
                <w:rFonts w:ascii="Calibri Light" w:hAnsi="Calibri Light" w:cs="Calibri Light"/>
                <w:sz w:val="20"/>
                <w:szCs w:val="20"/>
              </w:rPr>
              <w:t>Frequency of training</w:t>
            </w:r>
          </w:p>
          <w:p w14:paraId="620F1CB2" w14:textId="4C4F25C3" w:rsidR="00A66B49" w:rsidRPr="00A66B49" w:rsidRDefault="00A66B49" w:rsidP="00B5004C">
            <w:pPr>
              <w:pStyle w:val="ListParagraph"/>
              <w:numPr>
                <w:ilvl w:val="0"/>
                <w:numId w:val="11"/>
              </w:numPr>
              <w:spacing w:before="60" w:after="60"/>
              <w:jc w:val="both"/>
              <w:rPr>
                <w:rFonts w:ascii="Calibri Light" w:hAnsi="Calibri Light" w:cs="Calibri Light"/>
                <w:sz w:val="20"/>
                <w:szCs w:val="20"/>
              </w:rPr>
            </w:pPr>
            <w:r w:rsidRPr="00A66B49">
              <w:rPr>
                <w:rFonts w:ascii="Calibri Light" w:hAnsi="Calibri Light" w:cs="Calibri Light"/>
                <w:sz w:val="20"/>
                <w:szCs w:val="20"/>
              </w:rPr>
              <w:t>Planned dates</w:t>
            </w:r>
          </w:p>
          <w:p w14:paraId="78CCCDC6" w14:textId="647EFD87" w:rsidR="00A66B49" w:rsidRPr="00A66B49" w:rsidRDefault="00A66B49" w:rsidP="00B5004C">
            <w:pPr>
              <w:pStyle w:val="ListParagraph"/>
              <w:numPr>
                <w:ilvl w:val="0"/>
                <w:numId w:val="11"/>
              </w:numPr>
              <w:spacing w:before="60" w:after="60"/>
              <w:jc w:val="both"/>
              <w:rPr>
                <w:rFonts w:ascii="Calibri Light" w:hAnsi="Calibri Light" w:cs="Calibri Light"/>
                <w:sz w:val="20"/>
                <w:szCs w:val="20"/>
              </w:rPr>
            </w:pPr>
            <w:r w:rsidRPr="00A66B49">
              <w:rPr>
                <w:rFonts w:ascii="Calibri Light" w:hAnsi="Calibri Light" w:cs="Calibri Light"/>
                <w:sz w:val="20"/>
                <w:szCs w:val="20"/>
              </w:rPr>
              <w:t>Internal/external trainings</w:t>
            </w:r>
          </w:p>
          <w:p w14:paraId="63FF2175" w14:textId="72A6237A" w:rsidR="00A66B49" w:rsidRDefault="00A66B49" w:rsidP="00B5004C">
            <w:pPr>
              <w:pStyle w:val="ListParagraph"/>
              <w:numPr>
                <w:ilvl w:val="0"/>
                <w:numId w:val="11"/>
              </w:numPr>
              <w:spacing w:before="60" w:after="60"/>
              <w:jc w:val="both"/>
              <w:rPr>
                <w:rFonts w:ascii="Calibri Light" w:hAnsi="Calibri Light" w:cs="Calibri Light"/>
                <w:sz w:val="20"/>
                <w:szCs w:val="20"/>
              </w:rPr>
            </w:pPr>
            <w:r w:rsidRPr="00A66B49">
              <w:rPr>
                <w:rFonts w:ascii="Calibri Light" w:hAnsi="Calibri Light" w:cs="Calibri Light"/>
                <w:sz w:val="20"/>
                <w:szCs w:val="20"/>
              </w:rPr>
              <w:t>Training completion date</w:t>
            </w:r>
          </w:p>
          <w:p w14:paraId="264B25F1" w14:textId="03112E7B" w:rsidR="000F5B69" w:rsidRPr="000F5B69" w:rsidRDefault="000F5B69" w:rsidP="00B5004C">
            <w:pPr>
              <w:pStyle w:val="ListParagraph"/>
              <w:numPr>
                <w:ilvl w:val="0"/>
                <w:numId w:val="3"/>
              </w:numPr>
              <w:spacing w:before="60" w:after="60"/>
              <w:jc w:val="both"/>
              <w:rPr>
                <w:rFonts w:ascii="Calibri Light" w:hAnsi="Calibri Light" w:cs="Calibri Light"/>
                <w:sz w:val="20"/>
                <w:szCs w:val="20"/>
              </w:rPr>
            </w:pPr>
            <w:r w:rsidRPr="000F5B69">
              <w:rPr>
                <w:rFonts w:ascii="Calibri Light" w:hAnsi="Calibri Light" w:cs="Calibri Light"/>
                <w:sz w:val="20"/>
                <w:szCs w:val="20"/>
              </w:rPr>
              <w:t>Based on our review of the EHS records, documentation and process understanding meetings, it was noted that there is absence of a training plan</w:t>
            </w:r>
            <w:r w:rsidR="00E12701">
              <w:rPr>
                <w:rFonts w:ascii="Calibri Light" w:hAnsi="Calibri Light" w:cs="Calibri Light"/>
                <w:sz w:val="20"/>
                <w:szCs w:val="20"/>
              </w:rPr>
              <w:t>,</w:t>
            </w:r>
            <w:r w:rsidR="00624FE6">
              <w:rPr>
                <w:rFonts w:ascii="Calibri Light" w:hAnsi="Calibri Light" w:cs="Calibri Light"/>
                <w:sz w:val="20"/>
                <w:szCs w:val="20"/>
              </w:rPr>
              <w:t xml:space="preserve"> </w:t>
            </w:r>
            <w:r w:rsidR="00624FE6" w:rsidRPr="00E12701">
              <w:rPr>
                <w:rFonts w:ascii="Calibri Light" w:hAnsi="Calibri Light" w:cs="Calibri Light"/>
                <w:sz w:val="20"/>
                <w:szCs w:val="20"/>
              </w:rPr>
              <w:t>which</w:t>
            </w:r>
            <w:r w:rsidR="00624FE6" w:rsidRPr="00E12701">
              <w:t xml:space="preserve"> </w:t>
            </w:r>
            <w:r w:rsidR="00624FE6" w:rsidRPr="00E12701">
              <w:rPr>
                <w:rFonts w:ascii="Calibri Light" w:hAnsi="Calibri Light" w:cs="Calibri Light"/>
                <w:sz w:val="20"/>
                <w:szCs w:val="20"/>
              </w:rPr>
              <w:t xml:space="preserve">may lead to </w:t>
            </w:r>
            <w:r w:rsidR="00EB49AB" w:rsidRPr="00E12701">
              <w:rPr>
                <w:rFonts w:ascii="Calibri Light" w:hAnsi="Calibri Light" w:cs="Calibri Light"/>
                <w:sz w:val="20"/>
                <w:szCs w:val="20"/>
              </w:rPr>
              <w:t xml:space="preserve">lack of adequate EHS </w:t>
            </w:r>
            <w:r w:rsidR="00624FE6" w:rsidRPr="00E12701">
              <w:rPr>
                <w:rFonts w:ascii="Calibri Light" w:hAnsi="Calibri Light" w:cs="Calibri Light"/>
                <w:sz w:val="20"/>
                <w:szCs w:val="20"/>
              </w:rPr>
              <w:t xml:space="preserve">competency </w:t>
            </w:r>
            <w:r w:rsidR="00EB49AB" w:rsidRPr="00E12701">
              <w:rPr>
                <w:rFonts w:ascii="Calibri Light" w:hAnsi="Calibri Light" w:cs="Calibri Light"/>
                <w:sz w:val="20"/>
                <w:szCs w:val="20"/>
              </w:rPr>
              <w:t>to execute work safely</w:t>
            </w:r>
            <w:r w:rsidR="00624FE6">
              <w:rPr>
                <w:rFonts w:ascii="Calibri Light" w:hAnsi="Calibri Light" w:cs="Calibri Light"/>
                <w:sz w:val="20"/>
                <w:szCs w:val="20"/>
              </w:rPr>
              <w:t>.</w:t>
            </w:r>
            <w:r w:rsidRPr="000F5B69">
              <w:rPr>
                <w:rFonts w:ascii="Calibri Light" w:hAnsi="Calibri Light" w:cs="Calibri Light"/>
                <w:sz w:val="20"/>
                <w:szCs w:val="20"/>
              </w:rPr>
              <w:t xml:space="preserve"> Currently, the KU EHS team are establishing </w:t>
            </w:r>
            <w:commentRangeStart w:id="60"/>
            <w:r w:rsidRPr="000F5B69">
              <w:rPr>
                <w:rFonts w:ascii="Calibri Light" w:hAnsi="Calibri Light" w:cs="Calibri Light"/>
                <w:sz w:val="20"/>
                <w:szCs w:val="20"/>
              </w:rPr>
              <w:t>the Training Need Analysis (TNA) only</w:t>
            </w:r>
            <w:commentRangeEnd w:id="60"/>
            <w:r w:rsidR="00AA0E1D">
              <w:rPr>
                <w:rStyle w:val="CommentReference"/>
                <w:rFonts w:ascii="Calibri Light" w:eastAsia="Calibri Light" w:hAnsi="Calibri Light" w:cs="Calibri Light"/>
              </w:rPr>
              <w:commentReference w:id="60"/>
            </w:r>
            <w:r w:rsidRPr="000F5B69">
              <w:rPr>
                <w:rFonts w:ascii="Calibri Light" w:hAnsi="Calibri Light" w:cs="Calibri Light"/>
                <w:sz w:val="20"/>
                <w:szCs w:val="20"/>
              </w:rPr>
              <w:t>.</w:t>
            </w:r>
            <w:r w:rsidR="00E813E0">
              <w:rPr>
                <w:rFonts w:ascii="Calibri Light" w:hAnsi="Calibri Light" w:cs="Calibri Light"/>
                <w:sz w:val="20"/>
                <w:szCs w:val="20"/>
              </w:rPr>
              <w:t xml:space="preserve"> </w:t>
            </w:r>
          </w:p>
          <w:p w14:paraId="51A32E19" w14:textId="0FC3C034" w:rsidR="003904E3" w:rsidRDefault="009F7B67" w:rsidP="00EB49AB">
            <w:pPr>
              <w:pStyle w:val="NumberedHeading1"/>
              <w:spacing w:before="120" w:after="120"/>
              <w:jc w:val="both"/>
              <w:rPr>
                <w:rFonts w:ascii="Calibri Light" w:hAnsi="Calibri Light" w:cs="Calibri Light"/>
                <w:sz w:val="20"/>
                <w:szCs w:val="20"/>
              </w:rPr>
            </w:pPr>
            <w:r w:rsidRPr="009F7B67">
              <w:rPr>
                <w:rFonts w:ascii="Calibri Light" w:hAnsi="Calibri Light" w:cs="Calibri Light"/>
                <w:bCs/>
                <w:spacing w:val="0"/>
                <w:kern w:val="0"/>
                <w:sz w:val="20"/>
                <w:szCs w:val="20"/>
              </w:rPr>
              <w:t>Enhancement</w:t>
            </w:r>
            <w:r w:rsidR="003904E3" w:rsidRPr="009F7B67">
              <w:rPr>
                <w:rFonts w:ascii="Calibri Light" w:hAnsi="Calibri Light" w:cs="Calibri Light"/>
                <w:bCs/>
                <w:spacing w:val="0"/>
                <w:kern w:val="0"/>
                <w:sz w:val="20"/>
                <w:szCs w:val="20"/>
              </w:rPr>
              <w:t xml:space="preserve"> of Incident/Near</w:t>
            </w:r>
            <w:r w:rsidR="00172EC6" w:rsidRPr="009F7B67">
              <w:rPr>
                <w:rFonts w:ascii="Calibri Light" w:hAnsi="Calibri Light" w:cs="Calibri Light"/>
                <w:bCs/>
                <w:spacing w:val="0"/>
                <w:kern w:val="0"/>
                <w:sz w:val="20"/>
                <w:szCs w:val="20"/>
              </w:rPr>
              <w:t xml:space="preserve"> M</w:t>
            </w:r>
            <w:r w:rsidR="003904E3" w:rsidRPr="009F7B67">
              <w:rPr>
                <w:rFonts w:ascii="Calibri Light" w:hAnsi="Calibri Light" w:cs="Calibri Light"/>
                <w:bCs/>
                <w:spacing w:val="0"/>
                <w:kern w:val="0"/>
                <w:sz w:val="20"/>
                <w:szCs w:val="20"/>
              </w:rPr>
              <w:t xml:space="preserve">iss </w:t>
            </w:r>
            <w:r w:rsidR="00172EC6" w:rsidRPr="009F7B67">
              <w:rPr>
                <w:rFonts w:ascii="Calibri Light" w:hAnsi="Calibri Light" w:cs="Calibri Light"/>
                <w:bCs/>
                <w:spacing w:val="0"/>
                <w:kern w:val="0"/>
                <w:sz w:val="20"/>
                <w:szCs w:val="20"/>
              </w:rPr>
              <w:t xml:space="preserve">Reporting </w:t>
            </w:r>
            <w:r w:rsidRPr="009F7B67">
              <w:rPr>
                <w:rFonts w:ascii="Calibri Light" w:hAnsi="Calibri Light" w:cs="Calibri Light"/>
                <w:bCs/>
                <w:spacing w:val="0"/>
                <w:kern w:val="0"/>
                <w:sz w:val="20"/>
                <w:szCs w:val="20"/>
              </w:rPr>
              <w:t>Culture</w:t>
            </w:r>
          </w:p>
          <w:p w14:paraId="4DB38182" w14:textId="5408A308" w:rsidR="00A66B49" w:rsidRPr="003405E0" w:rsidRDefault="003904E3" w:rsidP="00EB49AB">
            <w:pPr>
              <w:spacing w:before="60" w:after="60"/>
              <w:jc w:val="both"/>
              <w:rPr>
                <w:rFonts w:ascii="Calibri Light" w:hAnsi="Calibri Light" w:cs="Calibri Light"/>
                <w:sz w:val="20"/>
                <w:szCs w:val="20"/>
              </w:rPr>
            </w:pPr>
            <w:r>
              <w:rPr>
                <w:rFonts w:ascii="Calibri Light" w:hAnsi="Calibri Light" w:cs="Calibri Light"/>
                <w:sz w:val="20"/>
                <w:szCs w:val="20"/>
              </w:rPr>
              <w:t>As</w:t>
            </w:r>
            <w:r w:rsidR="00A66B49" w:rsidRPr="000F5B69">
              <w:rPr>
                <w:rFonts w:ascii="Calibri Light" w:hAnsi="Calibri Light" w:cs="Calibri Light"/>
                <w:sz w:val="20"/>
                <w:szCs w:val="20"/>
              </w:rPr>
              <w:t xml:space="preserve"> per OSHAD-SF- Technical Guideline - Training, Awareness and Competency - V3.0, section 4, it is important that the Training Need Analysis (TNA) identifies any general training or awareness that all employees require such as incident reporting.</w:t>
            </w:r>
            <w:r w:rsidR="0091531A">
              <w:rPr>
                <w:rFonts w:ascii="Calibri Light" w:hAnsi="Calibri Light" w:cs="Calibri Light"/>
                <w:sz w:val="20"/>
                <w:szCs w:val="20"/>
              </w:rPr>
              <w:t xml:space="preserve"> </w:t>
            </w:r>
            <w:r w:rsidR="0091531A">
              <w:t xml:space="preserve"> </w:t>
            </w:r>
            <w:r w:rsidR="0091531A" w:rsidRPr="0091531A">
              <w:rPr>
                <w:rFonts w:ascii="Calibri Light" w:hAnsi="Calibri Light" w:cs="Calibri Light"/>
                <w:sz w:val="20"/>
                <w:szCs w:val="20"/>
              </w:rPr>
              <w:t>And</w:t>
            </w:r>
            <w:r w:rsidR="00E12701">
              <w:rPr>
                <w:rFonts w:ascii="Calibri Light" w:hAnsi="Calibri Light" w:cs="Calibri Light"/>
                <w:sz w:val="20"/>
                <w:szCs w:val="20"/>
              </w:rPr>
              <w:t>,</w:t>
            </w:r>
            <w:r w:rsidR="0091531A" w:rsidRPr="0091531A">
              <w:rPr>
                <w:rFonts w:ascii="Calibri Light" w:hAnsi="Calibri Light" w:cs="Calibri Light"/>
                <w:sz w:val="20"/>
                <w:szCs w:val="20"/>
              </w:rPr>
              <w:t xml:space="preserve"> as per Incident Reporting and Investigation procedure, section 5.5, all KU Employees are to be trained to recognize, observe and report near misses. The EHS Manager ensures that all employees receive this training through </w:t>
            </w:r>
            <w:r w:rsidR="0091531A" w:rsidRPr="003405E0">
              <w:rPr>
                <w:rFonts w:ascii="Calibri Light" w:hAnsi="Calibri Light" w:cs="Calibri Light"/>
                <w:sz w:val="20"/>
                <w:szCs w:val="20"/>
              </w:rPr>
              <w:t>coordination with every Department.</w:t>
            </w:r>
          </w:p>
          <w:p w14:paraId="24D7BC31" w14:textId="7BAF5920" w:rsidR="00BD090F" w:rsidRPr="003405E0" w:rsidRDefault="00BD090F" w:rsidP="00EB49AB">
            <w:pPr>
              <w:pStyle w:val="ListParagraph"/>
              <w:numPr>
                <w:ilvl w:val="0"/>
                <w:numId w:val="3"/>
              </w:numPr>
              <w:spacing w:before="60" w:after="60"/>
              <w:ind w:hanging="382"/>
              <w:jc w:val="both"/>
              <w:rPr>
                <w:rFonts w:ascii="Calibri Light" w:hAnsi="Calibri Light" w:cs="Calibri Light"/>
                <w:sz w:val="20"/>
                <w:szCs w:val="20"/>
              </w:rPr>
            </w:pPr>
            <w:r w:rsidRPr="003405E0">
              <w:rPr>
                <w:rFonts w:ascii="Calibri Light" w:hAnsi="Calibri Light" w:cs="Calibri Light"/>
                <w:sz w:val="20"/>
                <w:szCs w:val="20"/>
              </w:rPr>
              <w:t xml:space="preserve">Based on our review of </w:t>
            </w:r>
            <w:commentRangeStart w:id="61"/>
            <w:r w:rsidRPr="003405E0">
              <w:rPr>
                <w:rFonts w:ascii="Calibri Light" w:hAnsi="Calibri Light" w:cs="Calibri Light"/>
                <w:sz w:val="20"/>
                <w:szCs w:val="20"/>
              </w:rPr>
              <w:t>the 21 training modules for 2023</w:t>
            </w:r>
            <w:commentRangeEnd w:id="61"/>
            <w:r w:rsidR="003E4EB9">
              <w:rPr>
                <w:rStyle w:val="CommentReference"/>
                <w:rFonts w:ascii="Calibri Light" w:eastAsia="Calibri Light" w:hAnsi="Calibri Light" w:cs="Calibri Light"/>
              </w:rPr>
              <w:commentReference w:id="61"/>
            </w:r>
            <w:r w:rsidRPr="003405E0">
              <w:rPr>
                <w:rFonts w:ascii="Calibri Light" w:hAnsi="Calibri Light" w:cs="Calibri Light"/>
                <w:sz w:val="20"/>
                <w:szCs w:val="20"/>
              </w:rPr>
              <w:t>, it was noted that there is absence of Incident/</w:t>
            </w:r>
            <w:r w:rsidR="008D2FA5" w:rsidRPr="003405E0">
              <w:rPr>
                <w:rFonts w:ascii="Calibri Light" w:hAnsi="Calibri Light" w:cs="Calibri Light"/>
                <w:sz w:val="20"/>
                <w:szCs w:val="20"/>
              </w:rPr>
              <w:t>near miss</w:t>
            </w:r>
            <w:r w:rsidRPr="003405E0">
              <w:rPr>
                <w:rFonts w:ascii="Calibri Light" w:hAnsi="Calibri Light" w:cs="Calibri Light"/>
                <w:sz w:val="20"/>
                <w:szCs w:val="20"/>
              </w:rPr>
              <w:t xml:space="preserve"> reporting training module</w:t>
            </w:r>
            <w:r w:rsidR="00E12701" w:rsidRPr="003405E0">
              <w:rPr>
                <w:rFonts w:ascii="Calibri Light" w:hAnsi="Calibri Light" w:cs="Calibri Light"/>
                <w:sz w:val="20"/>
                <w:szCs w:val="20"/>
              </w:rPr>
              <w:t>,</w:t>
            </w:r>
            <w:r w:rsidR="00EB7655" w:rsidRPr="003405E0">
              <w:rPr>
                <w:rFonts w:ascii="Calibri Light" w:hAnsi="Calibri Light" w:cs="Calibri Light"/>
                <w:sz w:val="20"/>
                <w:szCs w:val="20"/>
              </w:rPr>
              <w:t xml:space="preserve"> which </w:t>
            </w:r>
            <w:r w:rsidR="00E12701" w:rsidRPr="003405E0">
              <w:rPr>
                <w:rFonts w:ascii="Calibri Light" w:hAnsi="Calibri Light" w:cs="Calibri Light"/>
                <w:sz w:val="20"/>
                <w:szCs w:val="20"/>
              </w:rPr>
              <w:t xml:space="preserve">may </w:t>
            </w:r>
            <w:r w:rsidR="00EB7655" w:rsidRPr="003405E0">
              <w:rPr>
                <w:rFonts w:ascii="Calibri Light" w:hAnsi="Calibri Light" w:cs="Calibri Light"/>
                <w:sz w:val="20"/>
                <w:szCs w:val="20"/>
              </w:rPr>
              <w:t>result</w:t>
            </w:r>
            <w:r w:rsidR="00E12701" w:rsidRPr="003405E0">
              <w:rPr>
                <w:rFonts w:ascii="Calibri Light" w:hAnsi="Calibri Light" w:cs="Calibri Light"/>
                <w:sz w:val="20"/>
                <w:szCs w:val="20"/>
              </w:rPr>
              <w:t xml:space="preserve"> </w:t>
            </w:r>
            <w:r w:rsidR="00EB7655" w:rsidRPr="003405E0">
              <w:rPr>
                <w:rFonts w:ascii="Calibri Light" w:hAnsi="Calibri Light" w:cs="Calibri Light"/>
                <w:sz w:val="20"/>
                <w:szCs w:val="20"/>
              </w:rPr>
              <w:t xml:space="preserve">in </w:t>
            </w:r>
            <w:r w:rsidR="00E12701" w:rsidRPr="003405E0">
              <w:rPr>
                <w:rFonts w:ascii="Calibri Light" w:hAnsi="Calibri Light" w:cs="Calibri Light"/>
                <w:sz w:val="20"/>
                <w:szCs w:val="20"/>
              </w:rPr>
              <w:t xml:space="preserve">employees not reporting the </w:t>
            </w:r>
            <w:r w:rsidR="003405E0" w:rsidRPr="003405E0">
              <w:rPr>
                <w:rFonts w:ascii="Calibri Light" w:hAnsi="Calibri Light" w:cs="Calibri Light"/>
                <w:sz w:val="20"/>
                <w:szCs w:val="20"/>
              </w:rPr>
              <w:t>near misses</w:t>
            </w:r>
            <w:r w:rsidR="00E12701" w:rsidRPr="003405E0">
              <w:rPr>
                <w:rFonts w:ascii="Calibri Light" w:hAnsi="Calibri Light" w:cs="Calibri Light"/>
                <w:sz w:val="20"/>
                <w:szCs w:val="20"/>
              </w:rPr>
              <w:t xml:space="preserve"> that can turn into incidents</w:t>
            </w:r>
            <w:r w:rsidR="00EB7655" w:rsidRPr="003405E0">
              <w:rPr>
                <w:rFonts w:ascii="Calibri Light" w:hAnsi="Calibri Light" w:cs="Calibri Light"/>
                <w:sz w:val="20"/>
                <w:szCs w:val="20"/>
              </w:rPr>
              <w:t>.</w:t>
            </w:r>
          </w:p>
          <w:p w14:paraId="2DD982C0" w14:textId="2B5FC3B5" w:rsidR="00D7438D" w:rsidRPr="003405E0" w:rsidRDefault="00D7438D" w:rsidP="00EB49AB">
            <w:pPr>
              <w:pStyle w:val="ListParagraph"/>
              <w:numPr>
                <w:ilvl w:val="0"/>
                <w:numId w:val="3"/>
              </w:numPr>
              <w:ind w:hanging="382"/>
              <w:rPr>
                <w:rFonts w:ascii="Calibri Light" w:hAnsi="Calibri Light" w:cs="Calibri Light"/>
                <w:sz w:val="20"/>
                <w:szCs w:val="20"/>
              </w:rPr>
            </w:pPr>
            <w:r w:rsidRPr="003405E0">
              <w:rPr>
                <w:rFonts w:ascii="Calibri Light" w:hAnsi="Calibri Light" w:cs="Calibri Light"/>
                <w:sz w:val="20"/>
                <w:szCs w:val="20"/>
              </w:rPr>
              <w:t xml:space="preserve">Also, there was absence of </w:t>
            </w:r>
            <w:commentRangeStart w:id="62"/>
            <w:r w:rsidRPr="003405E0">
              <w:rPr>
                <w:rFonts w:ascii="Calibri Light" w:hAnsi="Calibri Light" w:cs="Calibri Light"/>
                <w:sz w:val="20"/>
                <w:szCs w:val="20"/>
              </w:rPr>
              <w:t xml:space="preserve">Heat Injuries </w:t>
            </w:r>
            <w:r w:rsidR="00E028A7" w:rsidRPr="003405E0">
              <w:rPr>
                <w:rFonts w:ascii="Calibri Light" w:hAnsi="Calibri Light" w:cs="Calibri Light"/>
                <w:sz w:val="20"/>
                <w:szCs w:val="20"/>
              </w:rPr>
              <w:t>and</w:t>
            </w:r>
            <w:r w:rsidRPr="003405E0">
              <w:rPr>
                <w:rFonts w:ascii="Calibri Light" w:hAnsi="Calibri Light" w:cs="Calibri Light"/>
                <w:sz w:val="20"/>
                <w:szCs w:val="20"/>
              </w:rPr>
              <w:t xml:space="preserve"> Illnesses Symptoms </w:t>
            </w:r>
            <w:commentRangeEnd w:id="62"/>
            <w:r w:rsidR="003E4EB9">
              <w:rPr>
                <w:rStyle w:val="CommentReference"/>
                <w:rFonts w:ascii="Calibri Light" w:eastAsia="Calibri Light" w:hAnsi="Calibri Light" w:cs="Calibri Light"/>
              </w:rPr>
              <w:commentReference w:id="62"/>
            </w:r>
            <w:r w:rsidRPr="003405E0">
              <w:rPr>
                <w:rFonts w:ascii="Calibri Light" w:hAnsi="Calibri Light" w:cs="Calibri Light"/>
                <w:sz w:val="20"/>
                <w:szCs w:val="20"/>
              </w:rPr>
              <w:t>training in the module</w:t>
            </w:r>
            <w:r w:rsidR="00EB7655" w:rsidRPr="003405E0">
              <w:rPr>
                <w:rFonts w:ascii="Calibri Light" w:hAnsi="Calibri Light" w:cs="Calibri Light"/>
                <w:sz w:val="20"/>
                <w:szCs w:val="20"/>
              </w:rPr>
              <w:t>.</w:t>
            </w:r>
          </w:p>
          <w:p w14:paraId="39182508" w14:textId="6EFE74F0" w:rsidR="00F4020D" w:rsidRDefault="00F4020D" w:rsidP="00A66B4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E5186F5" w14:textId="6F83E877" w:rsidR="00F4020D" w:rsidRDefault="00D7438D"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adequate and effective EHS training plan for </w:t>
            </w:r>
            <w:r w:rsidR="00652F78">
              <w:rPr>
                <w:rFonts w:ascii="Calibri Light" w:hAnsi="Calibri Light" w:cs="Calibri Light"/>
                <w:sz w:val="20"/>
                <w:szCs w:val="20"/>
              </w:rPr>
              <w:t>KU employees, contractors, visitors, etc.</w:t>
            </w:r>
          </w:p>
          <w:p w14:paraId="0FBA0BBE" w14:textId="6882B565" w:rsidR="00652F78" w:rsidRDefault="00652F78" w:rsidP="00B5004C">
            <w:pPr>
              <w:pStyle w:val="ListParagraph"/>
              <w:numPr>
                <w:ilvl w:val="0"/>
                <w:numId w:val="3"/>
              </w:numPr>
              <w:spacing w:before="60" w:after="60"/>
              <w:jc w:val="both"/>
              <w:rPr>
                <w:rFonts w:ascii="Calibri Light" w:hAnsi="Calibri Light" w:cs="Calibri Light"/>
                <w:sz w:val="20"/>
                <w:szCs w:val="20"/>
              </w:rPr>
            </w:pPr>
            <w:commentRangeStart w:id="63"/>
            <w:r>
              <w:rPr>
                <w:rFonts w:ascii="Calibri Light" w:hAnsi="Calibri Light" w:cs="Calibri Light"/>
                <w:sz w:val="20"/>
                <w:szCs w:val="20"/>
              </w:rPr>
              <w:t xml:space="preserve">Establish Incident and Near Miss reporting </w:t>
            </w:r>
            <w:commentRangeEnd w:id="63"/>
            <w:r w:rsidR="003E4EB9">
              <w:rPr>
                <w:rStyle w:val="CommentReference"/>
                <w:rFonts w:ascii="Calibri Light" w:eastAsia="Calibri Light" w:hAnsi="Calibri Light" w:cs="Calibri Light"/>
              </w:rPr>
              <w:commentReference w:id="63"/>
            </w:r>
            <w:r>
              <w:rPr>
                <w:rFonts w:ascii="Calibri Light" w:hAnsi="Calibri Light" w:cs="Calibri Light"/>
                <w:sz w:val="20"/>
                <w:szCs w:val="20"/>
              </w:rPr>
              <w:t>to enhance Near Miss reporting culture.</w:t>
            </w:r>
          </w:p>
          <w:p w14:paraId="39A0A647" w14:textId="70F76FD2" w:rsidR="00652F78" w:rsidRPr="00C158A7" w:rsidRDefault="00322E4B"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coverage of </w:t>
            </w:r>
            <w:r w:rsidR="00C5318E" w:rsidRPr="00C5318E">
              <w:rPr>
                <w:rFonts w:ascii="Calibri Light" w:hAnsi="Calibri Light" w:cs="Calibri Light"/>
                <w:sz w:val="20"/>
                <w:szCs w:val="20"/>
              </w:rPr>
              <w:t xml:space="preserve">Heat Injuries </w:t>
            </w:r>
            <w:r w:rsidR="00C21D9A">
              <w:rPr>
                <w:rFonts w:ascii="Calibri Light" w:hAnsi="Calibri Light" w:cs="Calibri Light"/>
                <w:sz w:val="20"/>
                <w:szCs w:val="20"/>
              </w:rPr>
              <w:t>and</w:t>
            </w:r>
            <w:r w:rsidR="00C5318E" w:rsidRPr="00C5318E">
              <w:rPr>
                <w:rFonts w:ascii="Calibri Light" w:hAnsi="Calibri Light" w:cs="Calibri Light"/>
                <w:sz w:val="20"/>
                <w:szCs w:val="20"/>
              </w:rPr>
              <w:t xml:space="preserve"> Illnesses Symptoms training in the</w:t>
            </w:r>
            <w:r w:rsidR="00A71E00">
              <w:rPr>
                <w:rFonts w:ascii="Calibri Light" w:hAnsi="Calibri Light" w:cs="Calibri Light"/>
                <w:sz w:val="20"/>
                <w:szCs w:val="20"/>
              </w:rPr>
              <w:t xml:space="preserve"> training</w:t>
            </w:r>
            <w:r w:rsidR="00C5318E" w:rsidRPr="00C5318E">
              <w:rPr>
                <w:rFonts w:ascii="Calibri Light" w:hAnsi="Calibri Light" w:cs="Calibri Light"/>
                <w:sz w:val="20"/>
                <w:szCs w:val="20"/>
              </w:rPr>
              <w:t xml:space="preserve"> module</w:t>
            </w:r>
            <w:r w:rsidR="00A71E00">
              <w:rPr>
                <w:rFonts w:ascii="Calibri Light" w:hAnsi="Calibri Light" w:cs="Calibri Light"/>
                <w:sz w:val="20"/>
                <w:szCs w:val="20"/>
              </w:rPr>
              <w:t>s.</w:t>
            </w:r>
            <w:r>
              <w:rPr>
                <w:rFonts w:ascii="Calibri Light" w:hAnsi="Calibri Light" w:cs="Calibri Light"/>
                <w:sz w:val="20"/>
                <w:szCs w:val="20"/>
              </w:rPr>
              <w:t xml:space="preserve"> </w:t>
            </w:r>
          </w:p>
          <w:p w14:paraId="48B36A27" w14:textId="6CC4A9CF" w:rsidR="00F4020D" w:rsidRPr="00D220F5" w:rsidRDefault="00F402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FC2B78" w14:textId="77777777" w:rsidR="00F4020D" w:rsidRPr="00D220F5" w:rsidRDefault="00F402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561C5124" w14:textId="77777777" w:rsidR="00F4020D" w:rsidRPr="00D220F5" w:rsidRDefault="00F4020D" w:rsidP="001D3698">
            <w:pPr>
              <w:tabs>
                <w:tab w:val="left" w:pos="1110"/>
              </w:tabs>
              <w:spacing w:before="60" w:after="60"/>
              <w:jc w:val="both"/>
              <w:rPr>
                <w:rFonts w:ascii="Calibri Light" w:hAnsi="Calibri Light" w:cs="Calibri Light"/>
                <w:b/>
                <w:sz w:val="20"/>
                <w:szCs w:val="20"/>
                <w:lang w:val="fr-FR"/>
              </w:rPr>
            </w:pPr>
          </w:p>
          <w:p w14:paraId="1761B4E9" w14:textId="77777777" w:rsidR="00F4020D"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A661887" w14:textId="77777777" w:rsidR="00F4020D" w:rsidRPr="00A679EB" w:rsidRDefault="00F4020D" w:rsidP="001D3698">
            <w:pPr>
              <w:tabs>
                <w:tab w:val="left" w:pos="1110"/>
              </w:tabs>
              <w:spacing w:before="60" w:after="60"/>
              <w:jc w:val="both"/>
              <w:rPr>
                <w:rFonts w:ascii="Calibri Light" w:hAnsi="Calibri Light" w:cs="Calibri Light"/>
                <w:sz w:val="20"/>
                <w:szCs w:val="20"/>
              </w:rPr>
            </w:pPr>
          </w:p>
          <w:p w14:paraId="59C7AA44" w14:textId="77777777" w:rsidR="00F4020D" w:rsidRDefault="00F4020D" w:rsidP="001D3698">
            <w:pPr>
              <w:tabs>
                <w:tab w:val="left" w:pos="1110"/>
              </w:tabs>
              <w:spacing w:before="60" w:after="60"/>
              <w:jc w:val="both"/>
              <w:rPr>
                <w:rFonts w:ascii="Wingdings" w:hAnsi="Wingdings" w:cs="Times New Roman"/>
                <w:b/>
                <w:color w:val="00B050"/>
                <w:sz w:val="19"/>
                <w:szCs w:val="24"/>
              </w:rPr>
            </w:pPr>
            <w:r>
              <w:rPr>
                <w:rFonts w:ascii="Calibri Light" w:hAnsi="Calibri Light" w:cs="Calibri Light"/>
                <w:b/>
                <w:sz w:val="20"/>
                <w:szCs w:val="20"/>
              </w:rPr>
              <w:t xml:space="preserve">Timelines: </w:t>
            </w:r>
          </w:p>
        </w:tc>
      </w:tr>
      <w:tr w:rsidR="00BB111C" w:rsidRPr="002343D9" w14:paraId="781B12C5"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78A16BC4" w14:textId="77777777" w:rsidR="00BB111C" w:rsidRPr="002C23FF" w:rsidRDefault="00BB111C"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63B028D3" w14:textId="58D09B2D" w:rsidR="00BB111C" w:rsidRPr="001B51D4" w:rsidRDefault="00BB111C"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sidRPr="001B51D4">
              <w:rPr>
                <w:rFonts w:ascii="Calibri Light" w:hAnsi="Calibri Light" w:cs="Calibri Light"/>
                <w:b/>
                <w:bCs/>
                <w:color w:val="FFFFFF" w:themeColor="background1"/>
                <w:sz w:val="20"/>
                <w:szCs w:val="20"/>
              </w:rPr>
              <w:t>Occupational Health</w:t>
            </w:r>
            <w:r w:rsidR="00146524" w:rsidRPr="001B51D4">
              <w:rPr>
                <w:rFonts w:ascii="Calibri Light" w:hAnsi="Calibri Light" w:cs="Calibri Light"/>
                <w:b/>
                <w:bCs/>
                <w:color w:val="FFFFFF" w:themeColor="background1"/>
                <w:sz w:val="20"/>
                <w:szCs w:val="20"/>
              </w:rPr>
              <w:t>care</w:t>
            </w:r>
            <w:r w:rsidRPr="001B51D4">
              <w:rPr>
                <w:rFonts w:ascii="Calibri Light" w:hAnsi="Calibri Light" w:cs="Calibri Light"/>
                <w:b/>
                <w:bCs/>
                <w:color w:val="FFFFFF" w:themeColor="background1"/>
                <w:sz w:val="20"/>
                <w:szCs w:val="20"/>
              </w:rPr>
              <w:t xml:space="preserve">    </w:t>
            </w:r>
          </w:p>
        </w:tc>
      </w:tr>
      <w:tr w:rsidR="00BB111C" w:rsidRPr="0041789D" w14:paraId="0183E348"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1AC13E4" w14:textId="79B0654D" w:rsidR="00BB111C" w:rsidRPr="0041789D" w:rsidRDefault="00BB111C"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2029B2">
              <w:t xml:space="preserve"> </w:t>
            </w:r>
            <w:r w:rsidR="002029B2" w:rsidRPr="002029B2">
              <w:rPr>
                <w:rFonts w:ascii="Calibri Light" w:hAnsi="Calibri Light" w:cs="Calibri Light"/>
                <w:color w:val="0070C0"/>
                <w:sz w:val="20"/>
                <w:szCs w:val="20"/>
              </w:rPr>
              <w:t>KU-EHS-18</w:t>
            </w:r>
          </w:p>
        </w:tc>
      </w:tr>
      <w:tr w:rsidR="00BB111C" w14:paraId="452913B6"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B2DF47" w14:textId="77777777" w:rsidR="00BB111C" w:rsidRDefault="00BB111C"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012F1CA" w14:textId="2E5EB68B" w:rsidR="009F7B67" w:rsidRPr="008E34D5" w:rsidRDefault="00404791" w:rsidP="008E34D5">
            <w:pPr>
              <w:pStyle w:val="NumberedHeading1"/>
              <w:numPr>
                <w:ilvl w:val="0"/>
                <w:numId w:val="23"/>
              </w:numPr>
              <w:spacing w:before="120" w:after="120"/>
              <w:ind w:left="340"/>
              <w:jc w:val="both"/>
              <w:rPr>
                <w:rFonts w:ascii="Calibri Light" w:hAnsi="Calibri Light" w:cs="Calibri Light"/>
                <w:bCs/>
                <w:spacing w:val="0"/>
                <w:kern w:val="0"/>
                <w:sz w:val="20"/>
                <w:szCs w:val="20"/>
              </w:rPr>
            </w:pPr>
            <w:r w:rsidRPr="008E34D5">
              <w:rPr>
                <w:rFonts w:ascii="Calibri Light" w:hAnsi="Calibri Light" w:cs="Calibri Light"/>
                <w:bCs/>
                <w:spacing w:val="0"/>
                <w:kern w:val="0"/>
                <w:sz w:val="20"/>
                <w:szCs w:val="20"/>
              </w:rPr>
              <w:t xml:space="preserve">Enhancement of </w:t>
            </w:r>
            <w:r w:rsidR="00E46664" w:rsidRPr="008E34D5">
              <w:rPr>
                <w:rFonts w:ascii="Calibri Light" w:hAnsi="Calibri Light" w:cs="Calibri Light"/>
                <w:bCs/>
                <w:spacing w:val="0"/>
                <w:kern w:val="0"/>
                <w:sz w:val="20"/>
                <w:szCs w:val="20"/>
              </w:rPr>
              <w:t xml:space="preserve">Occupational Health &amp; Safety </w:t>
            </w:r>
            <w:r w:rsidR="008E34D5" w:rsidRPr="008E34D5">
              <w:rPr>
                <w:rFonts w:ascii="Calibri Light" w:hAnsi="Calibri Light" w:cs="Calibri Light"/>
                <w:bCs/>
                <w:spacing w:val="0"/>
                <w:kern w:val="0"/>
                <w:sz w:val="20"/>
                <w:szCs w:val="20"/>
              </w:rPr>
              <w:t xml:space="preserve">Requirements </w:t>
            </w:r>
          </w:p>
          <w:p w14:paraId="55619FA1" w14:textId="06E4857A" w:rsidR="00146524" w:rsidRDefault="00146524" w:rsidP="00E12701">
            <w:pPr>
              <w:jc w:val="both"/>
              <w:rPr>
                <w:rFonts w:ascii="Calibri Light" w:hAnsi="Calibri Light" w:cs="Calibri Light"/>
                <w:sz w:val="20"/>
                <w:szCs w:val="20"/>
              </w:rPr>
            </w:pPr>
            <w:r w:rsidRPr="00146524">
              <w:rPr>
                <w:rFonts w:ascii="Calibri Light" w:hAnsi="Calibri Light" w:cs="Calibri Light"/>
                <w:sz w:val="20"/>
                <w:szCs w:val="20"/>
              </w:rPr>
              <w:t xml:space="preserve">During our site visit at </w:t>
            </w:r>
            <w:proofErr w:type="spellStart"/>
            <w:r w:rsidRPr="00146524">
              <w:rPr>
                <w:rFonts w:ascii="Calibri Light" w:hAnsi="Calibri Light" w:cs="Calibri Light"/>
                <w:sz w:val="20"/>
                <w:szCs w:val="20"/>
              </w:rPr>
              <w:t>Arzanah</w:t>
            </w:r>
            <w:proofErr w:type="spellEnd"/>
            <w:r w:rsidRPr="00146524">
              <w:rPr>
                <w:rFonts w:ascii="Calibri Light" w:hAnsi="Calibri Light" w:cs="Calibri Light"/>
                <w:sz w:val="20"/>
                <w:szCs w:val="20"/>
              </w:rPr>
              <w:t xml:space="preserve"> Building in SAN Campus, we noted that there was high compressor noise in the </w:t>
            </w:r>
            <w:commentRangeStart w:id="64"/>
            <w:r w:rsidRPr="00146524">
              <w:rPr>
                <w:rFonts w:ascii="Calibri Light" w:hAnsi="Calibri Light" w:cs="Calibri Light"/>
                <w:sz w:val="20"/>
                <w:szCs w:val="20"/>
              </w:rPr>
              <w:t>ACBC</w:t>
            </w:r>
            <w:commentRangeEnd w:id="64"/>
            <w:r w:rsidR="003E4EB9">
              <w:rPr>
                <w:rStyle w:val="CommentReference"/>
                <w:rFonts w:ascii="Calibri Light" w:eastAsia="Calibri Light" w:hAnsi="Calibri Light" w:cs="Calibri Light"/>
              </w:rPr>
              <w:commentReference w:id="64"/>
            </w:r>
            <w:r w:rsidRPr="00146524">
              <w:rPr>
                <w:rFonts w:ascii="Calibri Light" w:hAnsi="Calibri Light" w:cs="Calibri Light"/>
                <w:sz w:val="20"/>
                <w:szCs w:val="20"/>
              </w:rPr>
              <w:t xml:space="preserve"> CORE lab. Currently, the EHS team are using a calibrated portable noise </w:t>
            </w:r>
            <w:commentRangeStart w:id="65"/>
            <w:r w:rsidRPr="00146524">
              <w:rPr>
                <w:rFonts w:ascii="Calibri Light" w:hAnsi="Calibri Light" w:cs="Calibri Light"/>
                <w:sz w:val="20"/>
                <w:szCs w:val="20"/>
              </w:rPr>
              <w:t xml:space="preserve">monitoring device to measure the noise </w:t>
            </w:r>
            <w:commentRangeEnd w:id="65"/>
            <w:r w:rsidR="003E4EB9">
              <w:rPr>
                <w:rStyle w:val="CommentReference"/>
                <w:rFonts w:ascii="Calibri Light" w:eastAsia="Calibri Light" w:hAnsi="Calibri Light" w:cs="Calibri Light"/>
              </w:rPr>
              <w:commentReference w:id="65"/>
            </w:r>
            <w:r w:rsidRPr="00146524">
              <w:rPr>
                <w:rFonts w:ascii="Calibri Light" w:hAnsi="Calibri Light" w:cs="Calibri Light"/>
                <w:sz w:val="20"/>
                <w:szCs w:val="20"/>
              </w:rPr>
              <w:t>levels.</w:t>
            </w:r>
          </w:p>
          <w:p w14:paraId="07E152F2" w14:textId="77777777" w:rsidR="00E12701" w:rsidRPr="00146524" w:rsidRDefault="00E12701" w:rsidP="00E12701">
            <w:pPr>
              <w:jc w:val="both"/>
              <w:rPr>
                <w:rFonts w:ascii="Calibri Light" w:hAnsi="Calibri Light" w:cs="Calibri Light"/>
                <w:sz w:val="20"/>
                <w:szCs w:val="20"/>
              </w:rPr>
            </w:pPr>
          </w:p>
          <w:p w14:paraId="53E10047" w14:textId="642D0CA0" w:rsidR="00B13D47" w:rsidRPr="00E12701" w:rsidRDefault="00E12701" w:rsidP="001D3698">
            <w:pPr>
              <w:pStyle w:val="ListParagraph"/>
              <w:numPr>
                <w:ilvl w:val="0"/>
                <w:numId w:val="3"/>
              </w:numPr>
              <w:jc w:val="both"/>
              <w:rPr>
                <w:rFonts w:ascii="Calibri Light" w:hAnsi="Calibri Light" w:cs="Calibri Light"/>
                <w:sz w:val="20"/>
                <w:szCs w:val="20"/>
              </w:rPr>
            </w:pPr>
            <w:r w:rsidRPr="00E12701">
              <w:rPr>
                <w:rFonts w:ascii="Calibri Light" w:hAnsi="Calibri Light" w:cs="Calibri Light"/>
                <w:sz w:val="20"/>
                <w:szCs w:val="20"/>
              </w:rPr>
              <w:t xml:space="preserve">Based on our review and site visit, it was noted that there was no </w:t>
            </w:r>
            <w:r w:rsidR="00146524" w:rsidRPr="00E12701">
              <w:rPr>
                <w:rFonts w:ascii="Calibri Light" w:hAnsi="Calibri Light" w:cs="Calibri Light"/>
                <w:sz w:val="20"/>
                <w:szCs w:val="20"/>
              </w:rPr>
              <w:t xml:space="preserve">evidence of </w:t>
            </w:r>
            <w:r w:rsidR="00307BAC" w:rsidRPr="00E12701">
              <w:rPr>
                <w:rFonts w:ascii="Calibri Light" w:hAnsi="Calibri Light" w:cs="Calibri Light"/>
                <w:sz w:val="20"/>
                <w:szCs w:val="20"/>
              </w:rPr>
              <w:t>third-party</w:t>
            </w:r>
            <w:r w:rsidR="00146524" w:rsidRPr="00E12701">
              <w:rPr>
                <w:rFonts w:ascii="Calibri Light" w:hAnsi="Calibri Light" w:cs="Calibri Light"/>
                <w:sz w:val="20"/>
                <w:szCs w:val="20"/>
              </w:rPr>
              <w:t xml:space="preserve"> noise </w:t>
            </w:r>
            <w:r w:rsidR="008D2FA5" w:rsidRPr="00E12701">
              <w:rPr>
                <w:rFonts w:ascii="Calibri Light" w:hAnsi="Calibri Light" w:cs="Calibri Light"/>
                <w:sz w:val="20"/>
                <w:szCs w:val="20"/>
              </w:rPr>
              <w:t>monitoring</w:t>
            </w:r>
            <w:r w:rsidR="00146524" w:rsidRPr="00E12701">
              <w:rPr>
                <w:rFonts w:ascii="Calibri Light" w:hAnsi="Calibri Light" w:cs="Calibri Light"/>
                <w:sz w:val="20"/>
                <w:szCs w:val="20"/>
              </w:rPr>
              <w:t xml:space="preserve"> certificate</w:t>
            </w:r>
            <w:r w:rsidRPr="00E12701">
              <w:rPr>
                <w:rFonts w:ascii="Calibri Light" w:hAnsi="Calibri Light" w:cs="Calibri Light"/>
                <w:sz w:val="20"/>
                <w:szCs w:val="20"/>
              </w:rPr>
              <w:t xml:space="preserve"> to showcase that the noise levels were checked and found to be within the safe limits.</w:t>
            </w:r>
            <w:r w:rsidR="00BB111C" w:rsidRPr="00E12701">
              <w:rPr>
                <w:rFonts w:ascii="Calibri Light" w:hAnsi="Calibri Light" w:cs="Calibri Light"/>
                <w:sz w:val="20"/>
                <w:szCs w:val="20"/>
              </w:rPr>
              <w:t xml:space="preserve"> </w:t>
            </w:r>
          </w:p>
          <w:p w14:paraId="22D8CC12" w14:textId="537A04F0" w:rsidR="00266AA9" w:rsidRPr="00B13D47" w:rsidRDefault="00266AA9" w:rsidP="00E12701">
            <w:pPr>
              <w:ind w:left="90"/>
              <w:jc w:val="both"/>
              <w:rPr>
                <w:rFonts w:ascii="Calibri Light" w:hAnsi="Calibri Light" w:cs="Calibri Light"/>
                <w:sz w:val="20"/>
                <w:szCs w:val="20"/>
              </w:rPr>
            </w:pPr>
            <w:r w:rsidRPr="003405E0">
              <w:rPr>
                <w:rFonts w:ascii="Calibri Light" w:hAnsi="Calibri Light" w:cs="Calibri Light"/>
                <w:sz w:val="20"/>
                <w:szCs w:val="20"/>
              </w:rPr>
              <w:lastRenderedPageBreak/>
              <w:t>This may result</w:t>
            </w:r>
            <w:r w:rsidR="0050015E" w:rsidRPr="003405E0">
              <w:rPr>
                <w:rFonts w:ascii="Calibri Light" w:hAnsi="Calibri Light" w:cs="Calibri Light"/>
                <w:sz w:val="20"/>
                <w:szCs w:val="20"/>
              </w:rPr>
              <w:t xml:space="preserve"> in </w:t>
            </w:r>
            <w:r w:rsidR="00E12701" w:rsidRPr="003405E0">
              <w:rPr>
                <w:rFonts w:ascii="Calibri Light" w:hAnsi="Calibri Light" w:cs="Calibri Light"/>
                <w:sz w:val="20"/>
                <w:szCs w:val="20"/>
              </w:rPr>
              <w:t>hearing loss</w:t>
            </w:r>
            <w:r w:rsidR="0050015E" w:rsidRPr="003405E0">
              <w:rPr>
                <w:rFonts w:ascii="Calibri Light" w:hAnsi="Calibri Light" w:cs="Calibri Light"/>
                <w:sz w:val="20"/>
                <w:szCs w:val="20"/>
              </w:rPr>
              <w:t xml:space="preserve"> hazards </w:t>
            </w:r>
            <w:r w:rsidR="00E12701" w:rsidRPr="003405E0">
              <w:rPr>
                <w:rFonts w:ascii="Calibri Light" w:hAnsi="Calibri Light" w:cs="Calibri Light"/>
                <w:sz w:val="20"/>
                <w:szCs w:val="20"/>
              </w:rPr>
              <w:t xml:space="preserve">due to causes attributed to </w:t>
            </w:r>
            <w:r w:rsidR="0050015E" w:rsidRPr="003405E0">
              <w:rPr>
                <w:rFonts w:ascii="Calibri Light" w:hAnsi="Calibri Light" w:cs="Calibri Light"/>
                <w:sz w:val="20"/>
                <w:szCs w:val="20"/>
              </w:rPr>
              <w:t xml:space="preserve">workplace </w:t>
            </w:r>
            <w:r w:rsidR="00E12701" w:rsidRPr="003405E0">
              <w:rPr>
                <w:rFonts w:ascii="Calibri Light" w:hAnsi="Calibri Light" w:cs="Calibri Light"/>
                <w:sz w:val="20"/>
                <w:szCs w:val="20"/>
              </w:rPr>
              <w:t>and</w:t>
            </w:r>
            <w:r w:rsidR="0050015E" w:rsidRPr="003405E0">
              <w:rPr>
                <w:rFonts w:ascii="Calibri Light" w:hAnsi="Calibri Light" w:cs="Calibri Light"/>
                <w:sz w:val="20"/>
                <w:szCs w:val="20"/>
              </w:rPr>
              <w:t xml:space="preserve"> impacting wellbeing of employees and the contractors.</w:t>
            </w:r>
          </w:p>
          <w:p w14:paraId="5AD56159" w14:textId="5B905DDA" w:rsidR="008E34D5" w:rsidRPr="00AE626B" w:rsidRDefault="008E34D5" w:rsidP="00AE626B">
            <w:pPr>
              <w:pStyle w:val="NumberedHeading1"/>
              <w:numPr>
                <w:ilvl w:val="0"/>
                <w:numId w:val="23"/>
              </w:numPr>
              <w:spacing w:before="120" w:after="120"/>
              <w:ind w:left="340"/>
              <w:jc w:val="both"/>
              <w:rPr>
                <w:rFonts w:ascii="Calibri Light" w:hAnsi="Calibri Light" w:cs="Calibri Light"/>
                <w:bCs/>
                <w:spacing w:val="0"/>
                <w:kern w:val="0"/>
                <w:sz w:val="20"/>
                <w:szCs w:val="20"/>
              </w:rPr>
            </w:pPr>
            <w:r w:rsidRPr="00AE626B">
              <w:rPr>
                <w:rFonts w:ascii="Calibri Light" w:hAnsi="Calibri Light" w:cs="Calibri Light"/>
                <w:bCs/>
                <w:spacing w:val="0"/>
                <w:kern w:val="0"/>
                <w:sz w:val="20"/>
                <w:szCs w:val="20"/>
              </w:rPr>
              <w:t xml:space="preserve">Establish </w:t>
            </w:r>
            <w:r w:rsidR="00AE626B" w:rsidRPr="00AE626B">
              <w:rPr>
                <w:rFonts w:ascii="Calibri Light" w:hAnsi="Calibri Light" w:cs="Calibri Light"/>
                <w:bCs/>
                <w:spacing w:val="0"/>
                <w:kern w:val="0"/>
                <w:sz w:val="20"/>
                <w:szCs w:val="20"/>
              </w:rPr>
              <w:t xml:space="preserve">EHS Complaint Monitoring Mechanism </w:t>
            </w:r>
          </w:p>
          <w:p w14:paraId="115C99AA" w14:textId="10FB2746" w:rsidR="002A2A41" w:rsidRPr="00A50C78" w:rsidRDefault="002A2A41" w:rsidP="002A2A4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As per</w:t>
            </w:r>
            <w:r w:rsidRPr="00A50C78">
              <w:rPr>
                <w:rFonts w:ascii="Calibri Light" w:hAnsi="Calibri Light" w:cs="Calibri Light"/>
                <w:sz w:val="20"/>
                <w:szCs w:val="20"/>
              </w:rPr>
              <w:t xml:space="preserve"> the </w:t>
            </w:r>
            <w:r w:rsidR="00E12701">
              <w:rPr>
                <w:rFonts w:ascii="Calibri Light" w:hAnsi="Calibri Light" w:cs="Calibri Light"/>
                <w:sz w:val="20"/>
                <w:szCs w:val="20"/>
              </w:rPr>
              <w:t>leading</w:t>
            </w:r>
            <w:r w:rsidRPr="00A50C78">
              <w:rPr>
                <w:rFonts w:ascii="Calibri Light" w:hAnsi="Calibri Light" w:cs="Calibri Light"/>
                <w:sz w:val="20"/>
                <w:szCs w:val="20"/>
              </w:rPr>
              <w:t xml:space="preserve"> practice, EHS monitor</w:t>
            </w:r>
            <w:r w:rsidR="00E12701">
              <w:rPr>
                <w:rFonts w:ascii="Calibri Light" w:hAnsi="Calibri Light" w:cs="Calibri Light"/>
                <w:sz w:val="20"/>
                <w:szCs w:val="20"/>
              </w:rPr>
              <w:t>s</w:t>
            </w:r>
            <w:r w:rsidRPr="00A50C78">
              <w:rPr>
                <w:rFonts w:ascii="Calibri Light" w:hAnsi="Calibri Light" w:cs="Calibri Light"/>
                <w:sz w:val="20"/>
                <w:szCs w:val="20"/>
              </w:rPr>
              <w:t xml:space="preserve"> and analyze</w:t>
            </w:r>
            <w:r w:rsidR="00E12701">
              <w:rPr>
                <w:rFonts w:ascii="Calibri Light" w:hAnsi="Calibri Light" w:cs="Calibri Light"/>
                <w:sz w:val="20"/>
                <w:szCs w:val="20"/>
              </w:rPr>
              <w:t>s</w:t>
            </w:r>
            <w:r w:rsidRPr="00A50C78">
              <w:rPr>
                <w:rFonts w:ascii="Calibri Light" w:hAnsi="Calibri Light" w:cs="Calibri Light"/>
                <w:sz w:val="20"/>
                <w:szCs w:val="20"/>
              </w:rPr>
              <w:t xml:space="preserve"> the </w:t>
            </w:r>
            <w:r w:rsidR="00E12701">
              <w:rPr>
                <w:rFonts w:ascii="Calibri Light" w:hAnsi="Calibri Light" w:cs="Calibri Light"/>
                <w:sz w:val="20"/>
                <w:szCs w:val="20"/>
              </w:rPr>
              <w:t xml:space="preserve">occupational health related </w:t>
            </w:r>
            <w:r w:rsidRPr="00A50C78">
              <w:rPr>
                <w:rFonts w:ascii="Calibri Light" w:hAnsi="Calibri Light" w:cs="Calibri Light"/>
                <w:sz w:val="20"/>
                <w:szCs w:val="20"/>
              </w:rPr>
              <w:t xml:space="preserve">complaints and </w:t>
            </w:r>
            <w:r w:rsidR="00E12701">
              <w:rPr>
                <w:rFonts w:ascii="Calibri Light" w:hAnsi="Calibri Light" w:cs="Calibri Light"/>
                <w:sz w:val="20"/>
                <w:szCs w:val="20"/>
              </w:rPr>
              <w:t xml:space="preserve">evaluate </w:t>
            </w:r>
            <w:r w:rsidRPr="00A50C78">
              <w:rPr>
                <w:rFonts w:ascii="Calibri Light" w:hAnsi="Calibri Light" w:cs="Calibri Light"/>
                <w:sz w:val="20"/>
                <w:szCs w:val="20"/>
              </w:rPr>
              <w:t xml:space="preserve">the repetitive </w:t>
            </w:r>
            <w:r w:rsidR="00E12701">
              <w:rPr>
                <w:rFonts w:ascii="Calibri Light" w:hAnsi="Calibri Light" w:cs="Calibri Light"/>
                <w:sz w:val="20"/>
                <w:szCs w:val="20"/>
              </w:rPr>
              <w:t xml:space="preserve">events </w:t>
            </w:r>
            <w:r w:rsidRPr="00A50C78">
              <w:rPr>
                <w:rFonts w:ascii="Calibri Light" w:hAnsi="Calibri Light" w:cs="Calibri Light"/>
                <w:sz w:val="20"/>
                <w:szCs w:val="20"/>
              </w:rPr>
              <w:t xml:space="preserve">to </w:t>
            </w:r>
            <w:r w:rsidR="00E12701">
              <w:rPr>
                <w:rFonts w:ascii="Calibri Light" w:hAnsi="Calibri Light" w:cs="Calibri Light"/>
                <w:sz w:val="20"/>
                <w:szCs w:val="20"/>
              </w:rPr>
              <w:t xml:space="preserve">minimize the </w:t>
            </w:r>
            <w:r w:rsidRPr="00A50C78">
              <w:rPr>
                <w:rFonts w:ascii="Calibri Light" w:hAnsi="Calibri Light" w:cs="Calibri Light"/>
                <w:sz w:val="20"/>
                <w:szCs w:val="20"/>
              </w:rPr>
              <w:t xml:space="preserve">risks and impacts. </w:t>
            </w:r>
            <w:r w:rsidR="008D2FA5" w:rsidRPr="00A50C78">
              <w:rPr>
                <w:rFonts w:ascii="Calibri Light" w:hAnsi="Calibri Light" w:cs="Calibri Light"/>
                <w:sz w:val="20"/>
                <w:szCs w:val="20"/>
              </w:rPr>
              <w:t>Currently</w:t>
            </w:r>
            <w:r w:rsidRPr="00A50C78">
              <w:rPr>
                <w:rFonts w:ascii="Calibri Light" w:hAnsi="Calibri Light" w:cs="Calibri Light"/>
                <w:sz w:val="20"/>
                <w:szCs w:val="20"/>
              </w:rPr>
              <w:t xml:space="preserve">, </w:t>
            </w:r>
            <w:commentRangeStart w:id="66"/>
            <w:r w:rsidRPr="00A50C78">
              <w:rPr>
                <w:rFonts w:ascii="Calibri Light" w:hAnsi="Calibri Light" w:cs="Calibri Light"/>
                <w:sz w:val="20"/>
                <w:szCs w:val="20"/>
              </w:rPr>
              <w:t xml:space="preserve">the </w:t>
            </w:r>
            <w:r w:rsidR="00E12701">
              <w:rPr>
                <w:rFonts w:ascii="Calibri Light" w:hAnsi="Calibri Light" w:cs="Calibri Light"/>
                <w:sz w:val="20"/>
                <w:szCs w:val="20"/>
              </w:rPr>
              <w:t xml:space="preserve">complaints </w:t>
            </w:r>
            <w:r w:rsidRPr="00A50C78">
              <w:rPr>
                <w:rFonts w:ascii="Calibri Light" w:hAnsi="Calibri Light" w:cs="Calibri Light"/>
                <w:sz w:val="20"/>
                <w:szCs w:val="20"/>
              </w:rPr>
              <w:t xml:space="preserve">list is </w:t>
            </w:r>
            <w:r w:rsidR="00E12701">
              <w:rPr>
                <w:rFonts w:ascii="Calibri Light" w:hAnsi="Calibri Light" w:cs="Calibri Light"/>
                <w:sz w:val="20"/>
                <w:szCs w:val="20"/>
              </w:rPr>
              <w:t xml:space="preserve">being </w:t>
            </w:r>
            <w:r w:rsidRPr="00A50C78">
              <w:rPr>
                <w:rFonts w:ascii="Calibri Light" w:hAnsi="Calibri Light" w:cs="Calibri Light"/>
                <w:sz w:val="20"/>
                <w:szCs w:val="20"/>
              </w:rPr>
              <w:t xml:space="preserve">monitored by </w:t>
            </w:r>
            <w:r w:rsidR="00E12701">
              <w:rPr>
                <w:rFonts w:ascii="Calibri Light" w:hAnsi="Calibri Light" w:cs="Calibri Light"/>
                <w:sz w:val="20"/>
                <w:szCs w:val="20"/>
              </w:rPr>
              <w:t xml:space="preserve">the </w:t>
            </w:r>
            <w:r w:rsidRPr="00A50C78">
              <w:rPr>
                <w:rFonts w:ascii="Calibri Light" w:hAnsi="Calibri Light" w:cs="Calibri Light"/>
                <w:sz w:val="20"/>
                <w:szCs w:val="20"/>
              </w:rPr>
              <w:t>FM department</w:t>
            </w:r>
            <w:r w:rsidR="00E12701">
              <w:rPr>
                <w:rFonts w:ascii="Calibri Light" w:hAnsi="Calibri Light" w:cs="Calibri Light"/>
                <w:sz w:val="20"/>
                <w:szCs w:val="20"/>
              </w:rPr>
              <w:t>,</w:t>
            </w:r>
            <w:r w:rsidRPr="00A50C78">
              <w:rPr>
                <w:rFonts w:ascii="Calibri Light" w:hAnsi="Calibri Light" w:cs="Calibri Light"/>
                <w:sz w:val="20"/>
                <w:szCs w:val="20"/>
              </w:rPr>
              <w:t xml:space="preserve"> which send</w:t>
            </w:r>
            <w:r w:rsidR="00EB6184">
              <w:rPr>
                <w:rFonts w:ascii="Calibri Light" w:hAnsi="Calibri Light" w:cs="Calibri Light"/>
                <w:sz w:val="20"/>
                <w:szCs w:val="20"/>
              </w:rPr>
              <w:t>s</w:t>
            </w:r>
            <w:r w:rsidRPr="00A50C78">
              <w:rPr>
                <w:rFonts w:ascii="Calibri Light" w:hAnsi="Calibri Light" w:cs="Calibri Light"/>
                <w:sz w:val="20"/>
                <w:szCs w:val="20"/>
              </w:rPr>
              <w:t xml:space="preserve"> the complaints/work orders to EHS for closure.</w:t>
            </w:r>
          </w:p>
          <w:p w14:paraId="287FC336" w14:textId="09ACEB20" w:rsidR="002A2A41" w:rsidRDefault="00EB6184"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B</w:t>
            </w:r>
            <w:r w:rsidR="002A2A41">
              <w:rPr>
                <w:rFonts w:ascii="Calibri Light" w:hAnsi="Calibri Light" w:cs="Calibri Light"/>
                <w:sz w:val="20"/>
                <w:szCs w:val="20"/>
              </w:rPr>
              <w:t>a</w:t>
            </w:r>
            <w:r w:rsidR="002A2A41" w:rsidRPr="00A50C78">
              <w:rPr>
                <w:rFonts w:ascii="Calibri Light" w:hAnsi="Calibri Light" w:cs="Calibri Light"/>
                <w:sz w:val="20"/>
                <w:szCs w:val="20"/>
              </w:rPr>
              <w:t xml:space="preserve">sed on our review, </w:t>
            </w:r>
            <w:r>
              <w:rPr>
                <w:rFonts w:ascii="Calibri Light" w:hAnsi="Calibri Light" w:cs="Calibri Light"/>
                <w:sz w:val="20"/>
                <w:szCs w:val="20"/>
              </w:rPr>
              <w:t>it was</w:t>
            </w:r>
            <w:r w:rsidR="002A2A41" w:rsidRPr="00A50C78">
              <w:rPr>
                <w:rFonts w:ascii="Calibri Light" w:hAnsi="Calibri Light" w:cs="Calibri Light"/>
                <w:sz w:val="20"/>
                <w:szCs w:val="20"/>
              </w:rPr>
              <w:t xml:space="preserve"> noted that there was absence of monitoring mechanism for tracking the list of EHS complain</w:t>
            </w:r>
            <w:r>
              <w:rPr>
                <w:rFonts w:ascii="Calibri Light" w:hAnsi="Calibri Light" w:cs="Calibri Light"/>
                <w:sz w:val="20"/>
                <w:szCs w:val="20"/>
              </w:rPr>
              <w:t>t</w:t>
            </w:r>
            <w:r w:rsidR="002A2A41" w:rsidRPr="00A50C78">
              <w:rPr>
                <w:rFonts w:ascii="Calibri Light" w:hAnsi="Calibri Light" w:cs="Calibri Light"/>
                <w:sz w:val="20"/>
                <w:szCs w:val="20"/>
              </w:rPr>
              <w:t>s</w:t>
            </w:r>
            <w:r>
              <w:rPr>
                <w:rFonts w:ascii="Calibri Light" w:hAnsi="Calibri Light" w:cs="Calibri Light"/>
                <w:sz w:val="20"/>
                <w:szCs w:val="20"/>
              </w:rPr>
              <w:t xml:space="preserve"> and action taken. </w:t>
            </w:r>
            <w:commentRangeEnd w:id="66"/>
            <w:r w:rsidR="00F2594B">
              <w:rPr>
                <w:rStyle w:val="CommentReference"/>
                <w:rFonts w:ascii="Calibri Light" w:eastAsia="Calibri Light" w:hAnsi="Calibri Light" w:cs="Calibri Light"/>
              </w:rPr>
              <w:commentReference w:id="66"/>
            </w:r>
          </w:p>
          <w:p w14:paraId="68A251A7" w14:textId="77777777" w:rsidR="00BB111C" w:rsidRDefault="00BB111C"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6236A48" w14:textId="0782E895" w:rsidR="00FB1BD5" w:rsidRDefault="00FB1BD5"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noise monitoring process is effectively implemented and measured by a third party.</w:t>
            </w:r>
          </w:p>
          <w:p w14:paraId="2F6237F6" w14:textId="1B19CF0A" w:rsidR="00BB111C" w:rsidRDefault="00FB1BD5"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w:t>
            </w:r>
            <w:r w:rsidR="00002556">
              <w:rPr>
                <w:rFonts w:ascii="Calibri Light" w:hAnsi="Calibri Light" w:cs="Calibri Light"/>
                <w:sz w:val="20"/>
                <w:szCs w:val="20"/>
              </w:rPr>
              <w:t xml:space="preserve">EHS complaints </w:t>
            </w:r>
            <w:commentRangeStart w:id="67"/>
            <w:r w:rsidR="00002556">
              <w:rPr>
                <w:rFonts w:ascii="Calibri Light" w:hAnsi="Calibri Light" w:cs="Calibri Light"/>
                <w:sz w:val="20"/>
                <w:szCs w:val="20"/>
              </w:rPr>
              <w:t>monitoring and analysis</w:t>
            </w:r>
            <w:r w:rsidR="00E633DE">
              <w:rPr>
                <w:rFonts w:ascii="Calibri Light" w:hAnsi="Calibri Light" w:cs="Calibri Light"/>
                <w:sz w:val="20"/>
                <w:szCs w:val="20"/>
              </w:rPr>
              <w:t>.</w:t>
            </w:r>
            <w:commentRangeEnd w:id="67"/>
            <w:r w:rsidR="00F2594B">
              <w:rPr>
                <w:rStyle w:val="CommentReference"/>
                <w:rFonts w:ascii="Calibri Light" w:eastAsia="Calibri Light" w:hAnsi="Calibri Light" w:cs="Calibri Light"/>
              </w:rPr>
              <w:commentReference w:id="67"/>
            </w:r>
          </w:p>
          <w:p w14:paraId="490CA83B" w14:textId="2B184BD6" w:rsidR="00E633DE" w:rsidRPr="00E633DE" w:rsidRDefault="00E633DE" w:rsidP="00B5004C">
            <w:pPr>
              <w:pStyle w:val="ListParagraph"/>
              <w:numPr>
                <w:ilvl w:val="0"/>
                <w:numId w:val="3"/>
              </w:numPr>
              <w:spacing w:before="60" w:after="60"/>
              <w:jc w:val="both"/>
              <w:rPr>
                <w:rFonts w:ascii="Calibri Light" w:hAnsi="Calibri Light" w:cs="Calibri Light"/>
                <w:sz w:val="20"/>
                <w:szCs w:val="20"/>
              </w:rPr>
            </w:pPr>
            <w:r w:rsidRPr="00100656">
              <w:rPr>
                <w:rFonts w:ascii="Calibri Light" w:hAnsi="Calibri Light" w:cs="Calibri Light"/>
                <w:sz w:val="20"/>
                <w:szCs w:val="20"/>
              </w:rPr>
              <w:t xml:space="preserve">Ensure EHS team gets </w:t>
            </w:r>
            <w:commentRangeStart w:id="68"/>
            <w:r w:rsidRPr="00100656">
              <w:rPr>
                <w:rFonts w:ascii="Calibri Light" w:hAnsi="Calibri Light" w:cs="Calibri Light"/>
                <w:sz w:val="20"/>
                <w:szCs w:val="20"/>
              </w:rPr>
              <w:t xml:space="preserve">access from IT for the monitoring </w:t>
            </w:r>
            <w:commentRangeEnd w:id="68"/>
            <w:r w:rsidR="00F2594B">
              <w:rPr>
                <w:rStyle w:val="CommentReference"/>
                <w:rFonts w:ascii="Calibri Light" w:eastAsia="Calibri Light" w:hAnsi="Calibri Light" w:cs="Calibri Light"/>
              </w:rPr>
              <w:commentReference w:id="68"/>
            </w:r>
            <w:del w:id="69" w:author="Anamika Menon" w:date="2023-06-19T11:21:00Z">
              <w:r w:rsidRPr="00100656" w:rsidDel="00F2594B">
                <w:rPr>
                  <w:rFonts w:ascii="Calibri Light" w:hAnsi="Calibri Light" w:cs="Calibri Light"/>
                  <w:sz w:val="20"/>
                  <w:szCs w:val="20"/>
                </w:rPr>
                <w:delText xml:space="preserve">of </w:delText>
              </w:r>
            </w:del>
            <w:r w:rsidRPr="00100656">
              <w:rPr>
                <w:rFonts w:ascii="Calibri Light" w:hAnsi="Calibri Light" w:cs="Calibri Light"/>
                <w:sz w:val="20"/>
                <w:szCs w:val="20"/>
              </w:rPr>
              <w:t>the list of EHS work</w:t>
            </w:r>
            <w:r w:rsidR="00B658E6">
              <w:rPr>
                <w:rFonts w:ascii="Calibri Light" w:hAnsi="Calibri Light" w:cs="Calibri Light"/>
                <w:sz w:val="20"/>
                <w:szCs w:val="20"/>
              </w:rPr>
              <w:t>-</w:t>
            </w:r>
            <w:r w:rsidR="00B658E6" w:rsidRPr="00100656">
              <w:rPr>
                <w:rFonts w:ascii="Calibri Light" w:hAnsi="Calibri Light" w:cs="Calibri Light"/>
                <w:sz w:val="20"/>
                <w:szCs w:val="20"/>
              </w:rPr>
              <w:t>orders</w:t>
            </w:r>
            <w:r w:rsidRPr="00100656">
              <w:rPr>
                <w:rFonts w:ascii="Calibri Light" w:hAnsi="Calibri Light" w:cs="Calibri Light"/>
                <w:sz w:val="20"/>
                <w:szCs w:val="20"/>
              </w:rPr>
              <w:t xml:space="preserve"> and complain</w:t>
            </w:r>
            <w:ins w:id="70" w:author="Anamika Menon" w:date="2023-06-19T11:20:00Z">
              <w:r w:rsidR="003E4EB9">
                <w:rPr>
                  <w:rFonts w:ascii="Calibri Light" w:hAnsi="Calibri Light" w:cs="Calibri Light"/>
                  <w:sz w:val="20"/>
                  <w:szCs w:val="20"/>
                </w:rPr>
                <w:t>t</w:t>
              </w:r>
            </w:ins>
            <w:r w:rsidRPr="00100656">
              <w:rPr>
                <w:rFonts w:ascii="Calibri Light" w:hAnsi="Calibri Light" w:cs="Calibri Light"/>
                <w:sz w:val="20"/>
                <w:szCs w:val="20"/>
              </w:rPr>
              <w:t>s.</w:t>
            </w:r>
          </w:p>
          <w:p w14:paraId="66099D00" w14:textId="77777777" w:rsidR="00BB111C" w:rsidRPr="00D220F5" w:rsidRDefault="00BB111C"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9D8F187" w14:textId="77777777" w:rsidR="00BB111C" w:rsidRPr="00D220F5" w:rsidRDefault="00BB111C"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32B68A6E" w14:textId="77777777" w:rsidR="00BB111C" w:rsidRPr="00D220F5" w:rsidRDefault="00BB111C" w:rsidP="001D3698">
            <w:pPr>
              <w:tabs>
                <w:tab w:val="left" w:pos="1110"/>
              </w:tabs>
              <w:spacing w:before="60" w:after="60"/>
              <w:jc w:val="both"/>
              <w:rPr>
                <w:rFonts w:ascii="Calibri Light" w:hAnsi="Calibri Light" w:cs="Calibri Light"/>
                <w:b/>
                <w:sz w:val="20"/>
                <w:szCs w:val="20"/>
                <w:lang w:val="fr-FR"/>
              </w:rPr>
            </w:pPr>
          </w:p>
          <w:p w14:paraId="1FE97541" w14:textId="77777777" w:rsidR="00BB111C" w:rsidRDefault="00BB111C"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A44098A" w14:textId="77777777" w:rsidR="00BB111C" w:rsidRPr="00A679EB" w:rsidRDefault="00BB111C" w:rsidP="001D3698">
            <w:pPr>
              <w:tabs>
                <w:tab w:val="left" w:pos="1110"/>
              </w:tabs>
              <w:spacing w:before="60" w:after="60"/>
              <w:jc w:val="both"/>
              <w:rPr>
                <w:rFonts w:ascii="Calibri Light" w:hAnsi="Calibri Light" w:cs="Calibri Light"/>
                <w:sz w:val="20"/>
                <w:szCs w:val="20"/>
              </w:rPr>
            </w:pPr>
          </w:p>
          <w:p w14:paraId="7F2EE58B" w14:textId="77777777" w:rsidR="00BB111C" w:rsidRDefault="00BB111C" w:rsidP="001D3698">
            <w:pPr>
              <w:tabs>
                <w:tab w:val="left" w:pos="1110"/>
              </w:tabs>
              <w:spacing w:before="60" w:after="60"/>
              <w:jc w:val="both"/>
              <w:rPr>
                <w:rFonts w:ascii="Wingdings" w:hAnsi="Wingdings" w:cs="Times New Roman"/>
                <w:b/>
                <w:color w:val="00B050"/>
                <w:sz w:val="19"/>
                <w:szCs w:val="24"/>
              </w:rPr>
            </w:pPr>
            <w:r>
              <w:rPr>
                <w:rFonts w:ascii="Calibri Light" w:hAnsi="Calibri Light" w:cs="Calibri Light"/>
                <w:b/>
                <w:sz w:val="20"/>
                <w:szCs w:val="20"/>
              </w:rPr>
              <w:t xml:space="preserve">Timelines: </w:t>
            </w:r>
          </w:p>
        </w:tc>
      </w:tr>
      <w:tr w:rsidR="00B45E0D" w:rsidRPr="002343D9" w14:paraId="6FAD4DB4"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06CB6D0C" w14:textId="28639A73" w:rsidR="00B45E0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452320C7" w14:textId="7D93C470" w:rsidR="00B45E0D" w:rsidRPr="002343D9" w:rsidRDefault="00B45E0D"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Permit to Work </w:t>
            </w:r>
            <w:r w:rsidR="00E85169">
              <w:rPr>
                <w:rFonts w:ascii="Calibri Light" w:hAnsi="Calibri Light" w:cs="Calibri Light"/>
                <w:b/>
                <w:bCs/>
                <w:color w:val="FFFFFF" w:themeColor="background1"/>
                <w:sz w:val="20"/>
                <w:szCs w:val="20"/>
              </w:rPr>
              <w:t>(PTW)</w:t>
            </w:r>
            <w:r>
              <w:rPr>
                <w:rFonts w:ascii="Calibri Light" w:hAnsi="Calibri Light" w:cs="Calibri Light"/>
                <w:b/>
                <w:bCs/>
                <w:color w:val="FFFFFF" w:themeColor="background1"/>
                <w:sz w:val="20"/>
                <w:szCs w:val="20"/>
              </w:rPr>
              <w:t xml:space="preserve">    </w:t>
            </w:r>
          </w:p>
        </w:tc>
      </w:tr>
      <w:tr w:rsidR="00B45E0D" w:rsidRPr="0041789D" w14:paraId="793F1D58"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68AE34E" w14:textId="7F6929F9" w:rsidR="00B45E0D" w:rsidRPr="0041789D" w:rsidRDefault="00B45E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C62CD">
              <w:t xml:space="preserve"> </w:t>
            </w:r>
            <w:r w:rsidR="006C62CD" w:rsidRPr="006C62CD">
              <w:rPr>
                <w:rFonts w:ascii="Calibri Light" w:hAnsi="Calibri Light" w:cs="Calibri Light"/>
                <w:color w:val="0070C0"/>
                <w:sz w:val="20"/>
                <w:szCs w:val="20"/>
              </w:rPr>
              <w:t>KU-EHS-16</w:t>
            </w:r>
          </w:p>
        </w:tc>
      </w:tr>
      <w:tr w:rsidR="00B45E0D" w14:paraId="3DB9FA81"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55BC66"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0C727AB" w14:textId="596557D3" w:rsidR="004E2036" w:rsidRDefault="004E2036" w:rsidP="0052716C">
            <w:pPr>
              <w:rPr>
                <w:rFonts w:ascii="Calibri Light" w:hAnsi="Calibri Light" w:cs="Calibri Light"/>
                <w:sz w:val="20"/>
                <w:szCs w:val="20"/>
              </w:rPr>
            </w:pPr>
            <w:r w:rsidRPr="003405E0">
              <w:rPr>
                <w:rFonts w:ascii="Calibri Light" w:hAnsi="Calibri Light" w:cs="Calibri Light"/>
                <w:sz w:val="20"/>
                <w:szCs w:val="20"/>
              </w:rPr>
              <w:t xml:space="preserve">Permit to Work </w:t>
            </w:r>
            <w:r w:rsidR="009D7728" w:rsidRPr="003405E0">
              <w:rPr>
                <w:rFonts w:ascii="Calibri Light" w:hAnsi="Calibri Light" w:cs="Calibri Light"/>
                <w:sz w:val="20"/>
                <w:szCs w:val="20"/>
              </w:rPr>
              <w:t xml:space="preserve">(PTW) </w:t>
            </w:r>
            <w:r w:rsidRPr="003405E0">
              <w:rPr>
                <w:rFonts w:ascii="Calibri Light" w:hAnsi="Calibri Light" w:cs="Calibri Light"/>
                <w:sz w:val="20"/>
                <w:szCs w:val="20"/>
              </w:rPr>
              <w:t>is a systematic process designed to identify, communicate, mitigate, and control risk in hazardous areas, nonstandard situations, and potentially hazardous conditions, such as shutdowns, to prevent accidents. Permit to Work systems are essential to frontline worker safety.</w:t>
            </w:r>
          </w:p>
          <w:p w14:paraId="032685F7" w14:textId="652CBFCE" w:rsidR="00B45E0D" w:rsidRDefault="0052716C" w:rsidP="0052716C">
            <w:pPr>
              <w:rPr>
                <w:rFonts w:ascii="Calibri Light" w:hAnsi="Calibri Light" w:cs="Calibri Light"/>
                <w:sz w:val="20"/>
                <w:szCs w:val="20"/>
              </w:rPr>
            </w:pPr>
            <w:r w:rsidRPr="0052716C">
              <w:rPr>
                <w:rFonts w:ascii="Calibri Light" w:hAnsi="Calibri Light" w:cs="Calibri Light"/>
                <w:sz w:val="20"/>
                <w:szCs w:val="20"/>
              </w:rPr>
              <w:t xml:space="preserve">As per </w:t>
            </w:r>
            <w:r w:rsidR="008D2FA5">
              <w:rPr>
                <w:rFonts w:ascii="Calibri Light" w:hAnsi="Calibri Light" w:cs="Calibri Light"/>
                <w:sz w:val="20"/>
                <w:szCs w:val="20"/>
              </w:rPr>
              <w:t>the</w:t>
            </w:r>
            <w:r w:rsidR="00216077">
              <w:rPr>
                <w:rFonts w:ascii="Calibri Light" w:hAnsi="Calibri Light" w:cs="Calibri Light"/>
                <w:sz w:val="20"/>
                <w:szCs w:val="20"/>
              </w:rPr>
              <w:t xml:space="preserve"> Permit to Work Procedure, </w:t>
            </w:r>
            <w:r w:rsidR="00216077" w:rsidRPr="00216077">
              <w:rPr>
                <w:rFonts w:ascii="Calibri Light" w:hAnsi="Calibri Light" w:cs="Calibri Light"/>
                <w:sz w:val="20"/>
                <w:szCs w:val="20"/>
              </w:rPr>
              <w:t>KU–FD–EHS–MPM–07</w:t>
            </w:r>
            <w:r w:rsidR="00216077">
              <w:rPr>
                <w:rFonts w:ascii="Calibri Light" w:hAnsi="Calibri Light" w:cs="Calibri Light"/>
                <w:sz w:val="20"/>
                <w:szCs w:val="20"/>
              </w:rPr>
              <w:t xml:space="preserve">, </w:t>
            </w:r>
            <w:r w:rsidR="00E85169">
              <w:rPr>
                <w:rFonts w:ascii="Calibri Light" w:hAnsi="Calibri Light" w:cs="Calibri Light"/>
                <w:sz w:val="20"/>
                <w:szCs w:val="20"/>
              </w:rPr>
              <w:t>the scope of PTW covers the following:</w:t>
            </w:r>
          </w:p>
          <w:p w14:paraId="30482FCC" w14:textId="53267B0B" w:rsidR="00E85169" w:rsidRPr="00AC5882" w:rsidRDefault="006572EC" w:rsidP="00EB6184">
            <w:pPr>
              <w:pStyle w:val="ListParagraph"/>
              <w:numPr>
                <w:ilvl w:val="0"/>
                <w:numId w:val="12"/>
              </w:numPr>
              <w:jc w:val="both"/>
              <w:rPr>
                <w:rFonts w:ascii="Calibri Light" w:hAnsi="Calibri Light" w:cs="Calibri Light"/>
                <w:sz w:val="20"/>
                <w:szCs w:val="20"/>
              </w:rPr>
            </w:pPr>
            <w:r w:rsidRPr="00AC5882">
              <w:rPr>
                <w:rFonts w:ascii="Calibri Light" w:hAnsi="Calibri Light" w:cs="Calibri Light"/>
                <w:sz w:val="20"/>
                <w:szCs w:val="20"/>
              </w:rPr>
              <w:t>The period for completion of the work is not exceeding the maximum duration of the Permit to Work as defined by the start and end time.</w:t>
            </w:r>
          </w:p>
          <w:p w14:paraId="03D34ED9" w14:textId="1FE5847E" w:rsidR="00AC5882" w:rsidRPr="00AC5882" w:rsidRDefault="00AC5882" w:rsidP="00EB6184">
            <w:pPr>
              <w:pStyle w:val="ListParagraph"/>
              <w:numPr>
                <w:ilvl w:val="0"/>
                <w:numId w:val="12"/>
              </w:numPr>
              <w:jc w:val="both"/>
              <w:rPr>
                <w:rFonts w:ascii="Calibri Light" w:hAnsi="Calibri Light" w:cs="Calibri Light"/>
                <w:sz w:val="20"/>
                <w:szCs w:val="20"/>
              </w:rPr>
            </w:pPr>
            <w:r w:rsidRPr="00AC5882">
              <w:rPr>
                <w:rFonts w:ascii="Calibri Light" w:hAnsi="Calibri Light" w:cs="Calibri Light"/>
                <w:sz w:val="20"/>
                <w:szCs w:val="20"/>
              </w:rPr>
              <w:t>For the work to extend beyond the stated finish time</w:t>
            </w:r>
            <w:r w:rsidR="00EB6184">
              <w:rPr>
                <w:rFonts w:ascii="Calibri Light" w:hAnsi="Calibri Light" w:cs="Calibri Light"/>
                <w:sz w:val="20"/>
                <w:szCs w:val="20"/>
              </w:rPr>
              <w:t>,</w:t>
            </w:r>
            <w:r w:rsidRPr="00AC5882">
              <w:rPr>
                <w:rFonts w:ascii="Calibri Light" w:hAnsi="Calibri Light" w:cs="Calibri Light"/>
                <w:sz w:val="20"/>
                <w:szCs w:val="20"/>
              </w:rPr>
              <w:t xml:space="preserve"> the Permit to Work will be re-validated (including re-approval by the person issuing the Permit to Work) or a new Permit to Work issued.</w:t>
            </w:r>
          </w:p>
          <w:p w14:paraId="09A39BC7" w14:textId="7F2C79A5" w:rsidR="00AC5882" w:rsidRDefault="00AC5882" w:rsidP="00EB6184">
            <w:pPr>
              <w:pStyle w:val="ListParagraph"/>
              <w:numPr>
                <w:ilvl w:val="0"/>
                <w:numId w:val="12"/>
              </w:numPr>
              <w:jc w:val="both"/>
              <w:rPr>
                <w:rFonts w:ascii="Calibri Light" w:hAnsi="Calibri Light" w:cs="Calibri Light"/>
                <w:sz w:val="20"/>
                <w:szCs w:val="20"/>
              </w:rPr>
            </w:pPr>
            <w:r w:rsidRPr="00AC5882">
              <w:rPr>
                <w:rFonts w:ascii="Calibri Light" w:hAnsi="Calibri Light" w:cs="Calibri Light"/>
                <w:sz w:val="20"/>
                <w:szCs w:val="20"/>
              </w:rPr>
              <w:t>The Permit to Work system only allow for limited extensions or revalidations rather than continuously extending previous Permit to Work.</w:t>
            </w:r>
          </w:p>
          <w:p w14:paraId="0745C581" w14:textId="0F2C5341" w:rsidR="00AE626B" w:rsidRPr="00AE626B" w:rsidRDefault="00EB6184" w:rsidP="00B5004C">
            <w:pPr>
              <w:pStyle w:val="ListParagraph"/>
              <w:numPr>
                <w:ilvl w:val="0"/>
                <w:numId w:val="3"/>
              </w:numPr>
              <w:spacing w:before="60" w:after="60"/>
              <w:jc w:val="both"/>
              <w:rPr>
                <w:rFonts w:ascii="Calibri Light" w:hAnsi="Calibri Light" w:cs="Calibri Light"/>
                <w:sz w:val="20"/>
                <w:szCs w:val="20"/>
                <w:u w:val="single"/>
              </w:rPr>
            </w:pPr>
            <w:r>
              <w:rPr>
                <w:rFonts w:ascii="Calibri Light" w:hAnsi="Calibri Light" w:cs="Calibri Light"/>
                <w:sz w:val="20"/>
                <w:szCs w:val="20"/>
              </w:rPr>
              <w:t>B</w:t>
            </w:r>
            <w:r w:rsidR="00BB5E92" w:rsidRPr="00F27E89">
              <w:rPr>
                <w:rFonts w:ascii="Calibri Light" w:hAnsi="Calibri Light" w:cs="Calibri Light"/>
                <w:sz w:val="20"/>
                <w:szCs w:val="20"/>
              </w:rPr>
              <w:t>ased on our review of the PTW register, it was noted that 6 out of 70 Permits in SAN are "Open" since 2022</w:t>
            </w:r>
            <w:r>
              <w:rPr>
                <w:rFonts w:ascii="Calibri Light" w:hAnsi="Calibri Light" w:cs="Calibri Light"/>
                <w:sz w:val="20"/>
                <w:szCs w:val="20"/>
              </w:rPr>
              <w:t xml:space="preserve"> without re-evaluating the hazards arising due to changes in the work set-up. </w:t>
            </w:r>
          </w:p>
          <w:p w14:paraId="790DF220" w14:textId="3282A368" w:rsidR="004915C6" w:rsidRPr="004915C6" w:rsidRDefault="004915C6" w:rsidP="00EB6184">
            <w:pPr>
              <w:pStyle w:val="ListParagraph"/>
              <w:spacing w:before="60" w:after="60"/>
              <w:ind w:left="450"/>
              <w:jc w:val="both"/>
              <w:rPr>
                <w:rFonts w:ascii="Calibri Light" w:hAnsi="Calibri Light" w:cs="Calibri Light"/>
                <w:sz w:val="20"/>
                <w:szCs w:val="20"/>
              </w:rPr>
            </w:pPr>
            <w:r w:rsidRPr="00F27E89">
              <w:rPr>
                <w:rFonts w:ascii="Calibri Light" w:hAnsi="Calibri Light" w:cs="Calibri Light"/>
                <w:sz w:val="20"/>
                <w:szCs w:val="20"/>
                <w:u w:val="single"/>
              </w:rPr>
              <w:t>Refer to below table that shows the sample list of PTWs in 2022.</w:t>
            </w:r>
          </w:p>
          <w:tbl>
            <w:tblPr>
              <w:tblW w:w="8839" w:type="dxa"/>
              <w:tblInd w:w="444" w:type="dxa"/>
              <w:tblLook w:val="04A0" w:firstRow="1" w:lastRow="0" w:firstColumn="1" w:lastColumn="0" w:noHBand="0" w:noVBand="1"/>
            </w:tblPr>
            <w:tblGrid>
              <w:gridCol w:w="558"/>
              <w:gridCol w:w="1340"/>
              <w:gridCol w:w="1084"/>
              <w:gridCol w:w="1879"/>
              <w:gridCol w:w="3978"/>
            </w:tblGrid>
            <w:tr w:rsidR="004915C6" w:rsidRPr="00FD160D" w14:paraId="0D99F1E4" w14:textId="77777777" w:rsidTr="00EB6184">
              <w:trPr>
                <w:trHeight w:val="290"/>
              </w:trPr>
              <w:tc>
                <w:tcPr>
                  <w:tcW w:w="558" w:type="dxa"/>
                  <w:tcBorders>
                    <w:top w:val="single" w:sz="4" w:space="0" w:color="auto"/>
                    <w:left w:val="single" w:sz="4" w:space="0" w:color="auto"/>
                    <w:bottom w:val="single" w:sz="4" w:space="0" w:color="auto"/>
                    <w:right w:val="single" w:sz="4" w:space="0" w:color="auto"/>
                  </w:tcBorders>
                  <w:shd w:val="clear" w:color="auto" w:fill="0057B8"/>
                  <w:noWrap/>
                  <w:vAlign w:val="bottom"/>
                  <w:hideMark/>
                </w:tcPr>
                <w:p w14:paraId="2BF7DF8F" w14:textId="77777777" w:rsidR="004915C6" w:rsidRPr="00FD160D" w:rsidRDefault="004915C6" w:rsidP="00934E8C">
                  <w:pPr>
                    <w:framePr w:hSpace="181" w:wrap="around" w:vAnchor="page" w:hAnchor="text" w:y="1441"/>
                    <w:suppressOverlap/>
                    <w:jc w:val="center"/>
                    <w:rPr>
                      <w:rFonts w:cs="Calibri"/>
                      <w:color w:val="FFFFFF" w:themeColor="background1"/>
                      <w:sz w:val="18"/>
                      <w:szCs w:val="18"/>
                    </w:rPr>
                  </w:pPr>
                  <w:r w:rsidRPr="00FD160D">
                    <w:rPr>
                      <w:rFonts w:cs="Calibri"/>
                      <w:color w:val="FFFFFF" w:themeColor="background1"/>
                      <w:sz w:val="18"/>
                      <w:szCs w:val="18"/>
                    </w:rPr>
                    <w:t xml:space="preserve">Sr. No </w:t>
                  </w:r>
                </w:p>
              </w:tc>
              <w:tc>
                <w:tcPr>
                  <w:tcW w:w="1340" w:type="dxa"/>
                  <w:tcBorders>
                    <w:top w:val="single" w:sz="4" w:space="0" w:color="auto"/>
                    <w:left w:val="nil"/>
                    <w:bottom w:val="single" w:sz="4" w:space="0" w:color="auto"/>
                    <w:right w:val="single" w:sz="4" w:space="0" w:color="auto"/>
                  </w:tcBorders>
                  <w:shd w:val="clear" w:color="auto" w:fill="0057B8"/>
                  <w:noWrap/>
                  <w:vAlign w:val="bottom"/>
                  <w:hideMark/>
                </w:tcPr>
                <w:p w14:paraId="5F482DDD" w14:textId="77777777" w:rsidR="004915C6" w:rsidRPr="00FD160D" w:rsidRDefault="004915C6" w:rsidP="00934E8C">
                  <w:pPr>
                    <w:framePr w:hSpace="181" w:wrap="around" w:vAnchor="page" w:hAnchor="text" w:y="1441"/>
                    <w:suppressOverlap/>
                    <w:jc w:val="center"/>
                    <w:rPr>
                      <w:rFonts w:cs="Calibri"/>
                      <w:color w:val="FFFFFF" w:themeColor="background1"/>
                      <w:sz w:val="18"/>
                      <w:szCs w:val="18"/>
                    </w:rPr>
                  </w:pPr>
                  <w:r w:rsidRPr="00FD160D">
                    <w:rPr>
                      <w:rFonts w:cs="Calibri"/>
                      <w:color w:val="FFFFFF" w:themeColor="background1"/>
                      <w:sz w:val="18"/>
                      <w:szCs w:val="18"/>
                    </w:rPr>
                    <w:t>PTW No.</w:t>
                  </w:r>
                </w:p>
              </w:tc>
              <w:tc>
                <w:tcPr>
                  <w:tcW w:w="1084" w:type="dxa"/>
                  <w:tcBorders>
                    <w:top w:val="single" w:sz="4" w:space="0" w:color="auto"/>
                    <w:left w:val="nil"/>
                    <w:bottom w:val="single" w:sz="4" w:space="0" w:color="auto"/>
                    <w:right w:val="single" w:sz="4" w:space="0" w:color="auto"/>
                  </w:tcBorders>
                  <w:shd w:val="clear" w:color="auto" w:fill="0057B8"/>
                  <w:noWrap/>
                  <w:vAlign w:val="bottom"/>
                  <w:hideMark/>
                </w:tcPr>
                <w:p w14:paraId="6F146AF9" w14:textId="77777777" w:rsidR="004915C6" w:rsidRPr="00FD160D" w:rsidRDefault="004915C6" w:rsidP="00934E8C">
                  <w:pPr>
                    <w:framePr w:hSpace="181" w:wrap="around" w:vAnchor="page" w:hAnchor="text" w:y="1441"/>
                    <w:suppressOverlap/>
                    <w:jc w:val="center"/>
                    <w:rPr>
                      <w:rFonts w:cs="Calibri"/>
                      <w:color w:val="FFFFFF" w:themeColor="background1"/>
                      <w:sz w:val="18"/>
                      <w:szCs w:val="18"/>
                    </w:rPr>
                  </w:pPr>
                  <w:r w:rsidRPr="00FD160D">
                    <w:rPr>
                      <w:rFonts w:cs="Calibri"/>
                      <w:color w:val="FFFFFF" w:themeColor="background1"/>
                      <w:sz w:val="18"/>
                      <w:szCs w:val="18"/>
                    </w:rPr>
                    <w:t>PTW Date</w:t>
                  </w:r>
                </w:p>
              </w:tc>
              <w:tc>
                <w:tcPr>
                  <w:tcW w:w="1879" w:type="dxa"/>
                  <w:tcBorders>
                    <w:top w:val="single" w:sz="4" w:space="0" w:color="auto"/>
                    <w:left w:val="nil"/>
                    <w:bottom w:val="single" w:sz="4" w:space="0" w:color="auto"/>
                    <w:right w:val="single" w:sz="4" w:space="0" w:color="auto"/>
                  </w:tcBorders>
                  <w:shd w:val="clear" w:color="auto" w:fill="0057B8"/>
                  <w:noWrap/>
                  <w:vAlign w:val="bottom"/>
                  <w:hideMark/>
                </w:tcPr>
                <w:p w14:paraId="7D58BDAD" w14:textId="77777777" w:rsidR="004915C6" w:rsidRPr="00FD160D" w:rsidRDefault="004915C6" w:rsidP="00934E8C">
                  <w:pPr>
                    <w:framePr w:hSpace="181" w:wrap="around" w:vAnchor="page" w:hAnchor="text" w:y="1441"/>
                    <w:suppressOverlap/>
                    <w:jc w:val="center"/>
                    <w:rPr>
                      <w:rFonts w:cs="Calibri"/>
                      <w:color w:val="FFFFFF" w:themeColor="background1"/>
                      <w:sz w:val="18"/>
                      <w:szCs w:val="18"/>
                    </w:rPr>
                  </w:pPr>
                  <w:r w:rsidRPr="00FD160D">
                    <w:rPr>
                      <w:rFonts w:cs="Calibri"/>
                      <w:color w:val="FFFFFF" w:themeColor="background1"/>
                      <w:sz w:val="18"/>
                      <w:szCs w:val="18"/>
                    </w:rPr>
                    <w:t>Activity</w:t>
                  </w:r>
                </w:p>
              </w:tc>
              <w:tc>
                <w:tcPr>
                  <w:tcW w:w="3978" w:type="dxa"/>
                  <w:tcBorders>
                    <w:top w:val="single" w:sz="4" w:space="0" w:color="auto"/>
                    <w:left w:val="nil"/>
                    <w:bottom w:val="nil"/>
                    <w:right w:val="nil"/>
                  </w:tcBorders>
                  <w:shd w:val="clear" w:color="auto" w:fill="0057B8"/>
                  <w:noWrap/>
                  <w:vAlign w:val="center"/>
                  <w:hideMark/>
                </w:tcPr>
                <w:p w14:paraId="302EC720" w14:textId="54579FCC" w:rsidR="004915C6" w:rsidRPr="00FD160D" w:rsidRDefault="004915C6" w:rsidP="00934E8C">
                  <w:pPr>
                    <w:framePr w:hSpace="181" w:wrap="around" w:vAnchor="page" w:hAnchor="text" w:y="1441"/>
                    <w:suppressOverlap/>
                    <w:jc w:val="center"/>
                    <w:rPr>
                      <w:rFonts w:cs="Calibri"/>
                      <w:color w:val="FFFFFF" w:themeColor="background1"/>
                      <w:sz w:val="18"/>
                      <w:szCs w:val="18"/>
                    </w:rPr>
                  </w:pPr>
                  <w:del w:id="71" w:author="Anamika Menon" w:date="2023-06-19T11:24:00Z">
                    <w:r w:rsidRPr="00FD160D" w:rsidDel="00F2594B">
                      <w:rPr>
                        <w:rFonts w:cs="Calibri"/>
                        <w:color w:val="FFFFFF" w:themeColor="background1"/>
                        <w:sz w:val="18"/>
                        <w:szCs w:val="18"/>
                      </w:rPr>
                      <w:delText>KPMG</w:delText>
                    </w:r>
                    <w:r w:rsidDel="00F2594B">
                      <w:rPr>
                        <w:rFonts w:cs="Calibri"/>
                        <w:color w:val="FFFFFF" w:themeColor="background1"/>
                        <w:sz w:val="18"/>
                        <w:szCs w:val="18"/>
                      </w:rPr>
                      <w:delText xml:space="preserve"> </w:delText>
                    </w:r>
                  </w:del>
                  <w:r>
                    <w:rPr>
                      <w:rFonts w:cs="Calibri"/>
                      <w:color w:val="FFFFFF" w:themeColor="background1"/>
                      <w:sz w:val="18"/>
                      <w:szCs w:val="18"/>
                    </w:rPr>
                    <w:t xml:space="preserve">Findings </w:t>
                  </w:r>
                </w:p>
              </w:tc>
            </w:tr>
            <w:tr w:rsidR="004915C6" w:rsidRPr="00FD160D" w14:paraId="556F75B5" w14:textId="77777777" w:rsidTr="00EB6184">
              <w:trPr>
                <w:trHeight w:val="251"/>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65E17471"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1</w:t>
                  </w:r>
                </w:p>
              </w:tc>
              <w:tc>
                <w:tcPr>
                  <w:tcW w:w="1340" w:type="dxa"/>
                  <w:tcBorders>
                    <w:top w:val="nil"/>
                    <w:left w:val="nil"/>
                    <w:bottom w:val="single" w:sz="4" w:space="0" w:color="auto"/>
                    <w:right w:val="single" w:sz="4" w:space="0" w:color="auto"/>
                  </w:tcBorders>
                  <w:shd w:val="clear" w:color="auto" w:fill="auto"/>
                  <w:noWrap/>
                  <w:vAlign w:val="center"/>
                  <w:hideMark/>
                </w:tcPr>
                <w:p w14:paraId="153D113C"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042/ 2022 SAN</w:t>
                  </w:r>
                </w:p>
              </w:tc>
              <w:tc>
                <w:tcPr>
                  <w:tcW w:w="1084" w:type="dxa"/>
                  <w:tcBorders>
                    <w:top w:val="nil"/>
                    <w:left w:val="nil"/>
                    <w:bottom w:val="single" w:sz="4" w:space="0" w:color="auto"/>
                    <w:right w:val="single" w:sz="4" w:space="0" w:color="auto"/>
                  </w:tcBorders>
                  <w:shd w:val="clear" w:color="auto" w:fill="auto"/>
                  <w:noWrap/>
                  <w:vAlign w:val="center"/>
                  <w:hideMark/>
                </w:tcPr>
                <w:p w14:paraId="62CAD9C6"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Jul. 22, 22</w:t>
                  </w:r>
                </w:p>
              </w:tc>
              <w:tc>
                <w:tcPr>
                  <w:tcW w:w="1879" w:type="dxa"/>
                  <w:tcBorders>
                    <w:top w:val="nil"/>
                    <w:left w:val="nil"/>
                    <w:bottom w:val="single" w:sz="4" w:space="0" w:color="auto"/>
                    <w:right w:val="single" w:sz="4" w:space="0" w:color="auto"/>
                  </w:tcBorders>
                  <w:shd w:val="clear" w:color="auto" w:fill="auto"/>
                  <w:vAlign w:val="center"/>
                  <w:hideMark/>
                </w:tcPr>
                <w:p w14:paraId="1B117CDD"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Waterproofing at Roof</w:t>
                  </w:r>
                </w:p>
              </w:tc>
              <w:tc>
                <w:tcPr>
                  <w:tcW w:w="3978" w:type="dxa"/>
                  <w:tcBorders>
                    <w:top w:val="single" w:sz="4" w:space="0" w:color="auto"/>
                    <w:left w:val="nil"/>
                    <w:bottom w:val="single" w:sz="4" w:space="0" w:color="auto"/>
                    <w:right w:val="single" w:sz="4" w:space="0" w:color="auto"/>
                  </w:tcBorders>
                  <w:shd w:val="clear" w:color="auto" w:fill="auto"/>
                  <w:vAlign w:val="center"/>
                  <w:hideMark/>
                </w:tcPr>
                <w:p w14:paraId="779976CC" w14:textId="5B207F04"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Status is "Open" since 22 July 2022.</w:t>
                  </w:r>
                  <w:r w:rsidRPr="00FD160D">
                    <w:rPr>
                      <w:rFonts w:cs="Calibri"/>
                      <w:color w:val="000000"/>
                      <w:sz w:val="18"/>
                      <w:szCs w:val="18"/>
                    </w:rPr>
                    <w:br/>
                    <w:t xml:space="preserve">Also, the PTW extension was till March 31 2023. However, the extension was not mentioned in the PTW </w:t>
                  </w:r>
                  <w:r w:rsidR="00307BAC" w:rsidRPr="00FD160D">
                    <w:rPr>
                      <w:rFonts w:cs="Calibri"/>
                      <w:color w:val="000000"/>
                      <w:sz w:val="18"/>
                      <w:szCs w:val="18"/>
                    </w:rPr>
                    <w:t>form,</w:t>
                  </w:r>
                  <w:r w:rsidRPr="00FD160D">
                    <w:rPr>
                      <w:rFonts w:cs="Calibri"/>
                      <w:color w:val="000000"/>
                      <w:sz w:val="18"/>
                      <w:szCs w:val="18"/>
                    </w:rPr>
                    <w:t xml:space="preserve"> and the permit is still open</w:t>
                  </w:r>
                </w:p>
              </w:tc>
            </w:tr>
            <w:tr w:rsidR="004915C6" w:rsidRPr="00FD160D" w14:paraId="4F3A7696" w14:textId="77777777" w:rsidTr="00EB6184">
              <w:trPr>
                <w:trHeight w:val="791"/>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30037580"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2</w:t>
                  </w:r>
                </w:p>
              </w:tc>
              <w:tc>
                <w:tcPr>
                  <w:tcW w:w="1340" w:type="dxa"/>
                  <w:tcBorders>
                    <w:top w:val="nil"/>
                    <w:left w:val="nil"/>
                    <w:bottom w:val="single" w:sz="4" w:space="0" w:color="auto"/>
                    <w:right w:val="single" w:sz="4" w:space="0" w:color="auto"/>
                  </w:tcBorders>
                  <w:shd w:val="clear" w:color="auto" w:fill="auto"/>
                  <w:noWrap/>
                  <w:vAlign w:val="center"/>
                  <w:hideMark/>
                </w:tcPr>
                <w:p w14:paraId="0FBF73B0"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051/ 2022 SAN</w:t>
                  </w:r>
                </w:p>
              </w:tc>
              <w:tc>
                <w:tcPr>
                  <w:tcW w:w="1084" w:type="dxa"/>
                  <w:tcBorders>
                    <w:top w:val="nil"/>
                    <w:left w:val="nil"/>
                    <w:bottom w:val="single" w:sz="4" w:space="0" w:color="auto"/>
                    <w:right w:val="single" w:sz="4" w:space="0" w:color="auto"/>
                  </w:tcBorders>
                  <w:shd w:val="clear" w:color="auto" w:fill="auto"/>
                  <w:noWrap/>
                  <w:vAlign w:val="center"/>
                  <w:hideMark/>
                </w:tcPr>
                <w:p w14:paraId="3EC5E5A7" w14:textId="77777777" w:rsidR="004915C6" w:rsidRPr="00FD160D" w:rsidRDefault="004915C6" w:rsidP="00934E8C">
                  <w:pPr>
                    <w:framePr w:hSpace="181" w:wrap="around" w:vAnchor="page" w:hAnchor="text" w:y="1441"/>
                    <w:suppressOverlap/>
                    <w:rPr>
                      <w:rFonts w:cs="Calibri"/>
                      <w:color w:val="000000"/>
                      <w:sz w:val="18"/>
                      <w:szCs w:val="18"/>
                    </w:rPr>
                  </w:pPr>
                  <w:commentRangeStart w:id="72"/>
                  <w:r w:rsidRPr="00FD160D">
                    <w:rPr>
                      <w:rFonts w:cs="Calibri"/>
                      <w:color w:val="000000"/>
                      <w:sz w:val="18"/>
                      <w:szCs w:val="18"/>
                    </w:rPr>
                    <w:t>Sep. 10, 22</w:t>
                  </w:r>
                </w:p>
              </w:tc>
              <w:tc>
                <w:tcPr>
                  <w:tcW w:w="1879" w:type="dxa"/>
                  <w:tcBorders>
                    <w:top w:val="nil"/>
                    <w:left w:val="nil"/>
                    <w:bottom w:val="single" w:sz="4" w:space="0" w:color="auto"/>
                    <w:right w:val="single" w:sz="4" w:space="0" w:color="auto"/>
                  </w:tcBorders>
                  <w:shd w:val="clear" w:color="auto" w:fill="auto"/>
                  <w:vAlign w:val="center"/>
                  <w:hideMark/>
                </w:tcPr>
                <w:p w14:paraId="490812C8"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Supply and Installation of the Power Supply for Office Relocation &amp; Electrical work</w:t>
                  </w:r>
                </w:p>
              </w:tc>
              <w:tc>
                <w:tcPr>
                  <w:tcW w:w="3978" w:type="dxa"/>
                  <w:tcBorders>
                    <w:top w:val="nil"/>
                    <w:left w:val="nil"/>
                    <w:bottom w:val="single" w:sz="4" w:space="0" w:color="auto"/>
                    <w:right w:val="single" w:sz="4" w:space="0" w:color="auto"/>
                  </w:tcBorders>
                  <w:shd w:val="clear" w:color="auto" w:fill="auto"/>
                  <w:vAlign w:val="center"/>
                  <w:hideMark/>
                </w:tcPr>
                <w:p w14:paraId="0EC24E17" w14:textId="37D1A6F3"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Status is "Open" since 10 Sep. 2022.</w:t>
                  </w:r>
                  <w:r w:rsidRPr="00FD160D">
                    <w:rPr>
                      <w:rFonts w:cs="Calibri"/>
                      <w:color w:val="000000"/>
                      <w:sz w:val="18"/>
                      <w:szCs w:val="18"/>
                    </w:rPr>
                    <w:br/>
                    <w:t xml:space="preserve">PTW extension was till April 30 2023. However, the extension was not mentioned in the PTW </w:t>
                  </w:r>
                  <w:r w:rsidR="00307BAC" w:rsidRPr="00FD160D">
                    <w:rPr>
                      <w:rFonts w:cs="Calibri"/>
                      <w:color w:val="000000"/>
                      <w:sz w:val="18"/>
                      <w:szCs w:val="18"/>
                    </w:rPr>
                    <w:t>form,</w:t>
                  </w:r>
                  <w:r w:rsidRPr="00FD160D">
                    <w:rPr>
                      <w:rFonts w:cs="Calibri"/>
                      <w:color w:val="000000"/>
                      <w:sz w:val="18"/>
                      <w:szCs w:val="18"/>
                    </w:rPr>
                    <w:t xml:space="preserve"> and the permit is still open</w:t>
                  </w:r>
                  <w:commentRangeEnd w:id="72"/>
                  <w:r w:rsidR="006D0FBD">
                    <w:rPr>
                      <w:rStyle w:val="CommentReference"/>
                      <w:rFonts w:ascii="Calibri Light" w:eastAsia="Calibri Light" w:hAnsi="Calibri Light" w:cs="Calibri Light"/>
                    </w:rPr>
                    <w:commentReference w:id="72"/>
                  </w:r>
                </w:p>
              </w:tc>
            </w:tr>
            <w:tr w:rsidR="004915C6" w:rsidRPr="00FD160D" w14:paraId="6729C842" w14:textId="77777777" w:rsidTr="00EB6184">
              <w:trPr>
                <w:trHeight w:val="290"/>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10E4351B"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3</w:t>
                  </w:r>
                </w:p>
              </w:tc>
              <w:tc>
                <w:tcPr>
                  <w:tcW w:w="1340" w:type="dxa"/>
                  <w:tcBorders>
                    <w:top w:val="nil"/>
                    <w:left w:val="nil"/>
                    <w:bottom w:val="single" w:sz="4" w:space="0" w:color="auto"/>
                    <w:right w:val="single" w:sz="4" w:space="0" w:color="auto"/>
                  </w:tcBorders>
                  <w:shd w:val="clear" w:color="000000" w:fill="FFFFFF"/>
                  <w:noWrap/>
                  <w:vAlign w:val="center"/>
                  <w:hideMark/>
                </w:tcPr>
                <w:p w14:paraId="1DD613C5"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064/ 2022 SAN</w:t>
                  </w:r>
                </w:p>
              </w:tc>
              <w:tc>
                <w:tcPr>
                  <w:tcW w:w="1084" w:type="dxa"/>
                  <w:tcBorders>
                    <w:top w:val="nil"/>
                    <w:left w:val="nil"/>
                    <w:bottom w:val="single" w:sz="4" w:space="0" w:color="auto"/>
                    <w:right w:val="single" w:sz="4" w:space="0" w:color="auto"/>
                  </w:tcBorders>
                  <w:shd w:val="clear" w:color="auto" w:fill="auto"/>
                  <w:noWrap/>
                  <w:vAlign w:val="center"/>
                  <w:hideMark/>
                </w:tcPr>
                <w:p w14:paraId="38C12091" w14:textId="573E7026"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Nov. 14, 22</w:t>
                  </w:r>
                </w:p>
              </w:tc>
              <w:tc>
                <w:tcPr>
                  <w:tcW w:w="1879" w:type="dxa"/>
                  <w:tcBorders>
                    <w:top w:val="nil"/>
                    <w:left w:val="nil"/>
                    <w:bottom w:val="single" w:sz="4" w:space="0" w:color="auto"/>
                    <w:right w:val="single" w:sz="4" w:space="0" w:color="auto"/>
                  </w:tcBorders>
                  <w:shd w:val="clear" w:color="auto" w:fill="auto"/>
                  <w:vAlign w:val="center"/>
                  <w:hideMark/>
                </w:tcPr>
                <w:p w14:paraId="640B36C3"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Installation of gasifier pilot plant.</w:t>
                  </w:r>
                </w:p>
              </w:tc>
              <w:tc>
                <w:tcPr>
                  <w:tcW w:w="3978" w:type="dxa"/>
                  <w:tcBorders>
                    <w:top w:val="nil"/>
                    <w:left w:val="nil"/>
                    <w:bottom w:val="single" w:sz="4" w:space="0" w:color="auto"/>
                    <w:right w:val="single" w:sz="4" w:space="0" w:color="auto"/>
                  </w:tcBorders>
                  <w:shd w:val="clear" w:color="auto" w:fill="auto"/>
                  <w:vAlign w:val="center"/>
                  <w:hideMark/>
                </w:tcPr>
                <w:p w14:paraId="5722A53C"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 xml:space="preserve">Status is "Open" since 14 Nov. 2022. </w:t>
                  </w:r>
                </w:p>
              </w:tc>
            </w:tr>
            <w:tr w:rsidR="004915C6" w:rsidRPr="00FD160D" w14:paraId="070662F2" w14:textId="77777777" w:rsidTr="00EB6184">
              <w:trPr>
                <w:trHeight w:val="18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48F48788"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4</w:t>
                  </w:r>
                </w:p>
              </w:tc>
              <w:tc>
                <w:tcPr>
                  <w:tcW w:w="1340" w:type="dxa"/>
                  <w:tcBorders>
                    <w:top w:val="nil"/>
                    <w:left w:val="nil"/>
                    <w:bottom w:val="single" w:sz="4" w:space="0" w:color="auto"/>
                    <w:right w:val="single" w:sz="4" w:space="0" w:color="auto"/>
                  </w:tcBorders>
                  <w:shd w:val="clear" w:color="000000" w:fill="FFFFFF"/>
                  <w:noWrap/>
                  <w:vAlign w:val="center"/>
                  <w:hideMark/>
                </w:tcPr>
                <w:p w14:paraId="68005A66"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067/2022 SAN</w:t>
                  </w:r>
                </w:p>
              </w:tc>
              <w:tc>
                <w:tcPr>
                  <w:tcW w:w="1084" w:type="dxa"/>
                  <w:tcBorders>
                    <w:top w:val="nil"/>
                    <w:left w:val="nil"/>
                    <w:bottom w:val="single" w:sz="4" w:space="0" w:color="auto"/>
                    <w:right w:val="single" w:sz="4" w:space="0" w:color="auto"/>
                  </w:tcBorders>
                  <w:shd w:val="clear" w:color="auto" w:fill="auto"/>
                  <w:noWrap/>
                  <w:vAlign w:val="center"/>
                  <w:hideMark/>
                </w:tcPr>
                <w:p w14:paraId="7098EDC4"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Dec. 07, 22</w:t>
                  </w:r>
                </w:p>
              </w:tc>
              <w:tc>
                <w:tcPr>
                  <w:tcW w:w="1879" w:type="dxa"/>
                  <w:tcBorders>
                    <w:top w:val="nil"/>
                    <w:left w:val="nil"/>
                    <w:bottom w:val="single" w:sz="4" w:space="0" w:color="auto"/>
                    <w:right w:val="single" w:sz="4" w:space="0" w:color="auto"/>
                  </w:tcBorders>
                  <w:shd w:val="clear" w:color="auto" w:fill="auto"/>
                  <w:vAlign w:val="center"/>
                  <w:hideMark/>
                </w:tcPr>
                <w:p w14:paraId="35E67BEE"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Civil foundation for Pump and watering</w:t>
                  </w:r>
                </w:p>
              </w:tc>
              <w:tc>
                <w:tcPr>
                  <w:tcW w:w="3978" w:type="dxa"/>
                  <w:tcBorders>
                    <w:top w:val="nil"/>
                    <w:left w:val="nil"/>
                    <w:bottom w:val="single" w:sz="4" w:space="0" w:color="auto"/>
                    <w:right w:val="single" w:sz="4" w:space="0" w:color="auto"/>
                  </w:tcBorders>
                  <w:shd w:val="clear" w:color="auto" w:fill="auto"/>
                  <w:vAlign w:val="center"/>
                  <w:hideMark/>
                </w:tcPr>
                <w:p w14:paraId="6B390F21"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 xml:space="preserve">Status is "Open" since 7 Dec. 2022. </w:t>
                  </w:r>
                </w:p>
              </w:tc>
            </w:tr>
            <w:tr w:rsidR="004915C6" w:rsidRPr="00FD160D" w14:paraId="076F2CE5" w14:textId="77777777" w:rsidTr="00EB6184">
              <w:trPr>
                <w:trHeight w:val="269"/>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1B0E9E6E"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5</w:t>
                  </w:r>
                </w:p>
              </w:tc>
              <w:tc>
                <w:tcPr>
                  <w:tcW w:w="1340" w:type="dxa"/>
                  <w:tcBorders>
                    <w:top w:val="nil"/>
                    <w:left w:val="nil"/>
                    <w:bottom w:val="single" w:sz="4" w:space="0" w:color="auto"/>
                    <w:right w:val="single" w:sz="4" w:space="0" w:color="auto"/>
                  </w:tcBorders>
                  <w:shd w:val="clear" w:color="auto" w:fill="auto"/>
                  <w:noWrap/>
                  <w:vAlign w:val="center"/>
                  <w:hideMark/>
                </w:tcPr>
                <w:p w14:paraId="1AE0A480"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069/2022 SAN</w:t>
                  </w:r>
                </w:p>
              </w:tc>
              <w:tc>
                <w:tcPr>
                  <w:tcW w:w="1084" w:type="dxa"/>
                  <w:tcBorders>
                    <w:top w:val="nil"/>
                    <w:left w:val="nil"/>
                    <w:bottom w:val="single" w:sz="4" w:space="0" w:color="auto"/>
                    <w:right w:val="single" w:sz="4" w:space="0" w:color="auto"/>
                  </w:tcBorders>
                  <w:shd w:val="clear" w:color="auto" w:fill="auto"/>
                  <w:noWrap/>
                  <w:vAlign w:val="center"/>
                  <w:hideMark/>
                </w:tcPr>
                <w:p w14:paraId="3713815E"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Dec. 14, 22</w:t>
                  </w:r>
                </w:p>
              </w:tc>
              <w:tc>
                <w:tcPr>
                  <w:tcW w:w="1879" w:type="dxa"/>
                  <w:tcBorders>
                    <w:top w:val="nil"/>
                    <w:left w:val="nil"/>
                    <w:bottom w:val="single" w:sz="4" w:space="0" w:color="auto"/>
                    <w:right w:val="single" w:sz="4" w:space="0" w:color="auto"/>
                  </w:tcBorders>
                  <w:shd w:val="clear" w:color="auto" w:fill="auto"/>
                  <w:noWrap/>
                  <w:vAlign w:val="center"/>
                  <w:hideMark/>
                </w:tcPr>
                <w:p w14:paraId="0256B5D7"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Removing scrap</w:t>
                  </w:r>
                </w:p>
              </w:tc>
              <w:tc>
                <w:tcPr>
                  <w:tcW w:w="3978" w:type="dxa"/>
                  <w:tcBorders>
                    <w:top w:val="nil"/>
                    <w:left w:val="nil"/>
                    <w:bottom w:val="single" w:sz="4" w:space="0" w:color="auto"/>
                    <w:right w:val="single" w:sz="4" w:space="0" w:color="auto"/>
                  </w:tcBorders>
                  <w:shd w:val="clear" w:color="auto" w:fill="auto"/>
                  <w:vAlign w:val="center"/>
                  <w:hideMark/>
                </w:tcPr>
                <w:p w14:paraId="0817784F" w14:textId="77777777" w:rsidR="004915C6" w:rsidRPr="00FD160D" w:rsidRDefault="004915C6" w:rsidP="00934E8C">
                  <w:pPr>
                    <w:framePr w:hSpace="181" w:wrap="around" w:vAnchor="page" w:hAnchor="text" w:y="1441"/>
                    <w:suppressOverlap/>
                    <w:jc w:val="both"/>
                    <w:rPr>
                      <w:rFonts w:cs="Calibri"/>
                      <w:color w:val="000000"/>
                      <w:sz w:val="18"/>
                      <w:szCs w:val="18"/>
                    </w:rPr>
                  </w:pPr>
                  <w:r w:rsidRPr="00FD160D">
                    <w:rPr>
                      <w:rFonts w:cs="Calibri"/>
                      <w:color w:val="000000"/>
                      <w:sz w:val="18"/>
                      <w:szCs w:val="18"/>
                    </w:rPr>
                    <w:t xml:space="preserve">Status is "Open" since 14 Dec. 2022. </w:t>
                  </w:r>
                </w:p>
              </w:tc>
            </w:tr>
            <w:tr w:rsidR="004915C6" w:rsidRPr="00FD160D" w14:paraId="57684A08" w14:textId="77777777" w:rsidTr="00EB6184">
              <w:trPr>
                <w:trHeight w:val="580"/>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4F19F786"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6</w:t>
                  </w:r>
                </w:p>
              </w:tc>
              <w:tc>
                <w:tcPr>
                  <w:tcW w:w="1340" w:type="dxa"/>
                  <w:tcBorders>
                    <w:top w:val="nil"/>
                    <w:left w:val="nil"/>
                    <w:bottom w:val="single" w:sz="4" w:space="0" w:color="auto"/>
                    <w:right w:val="single" w:sz="4" w:space="0" w:color="auto"/>
                  </w:tcBorders>
                  <w:shd w:val="clear" w:color="auto" w:fill="auto"/>
                  <w:noWrap/>
                  <w:vAlign w:val="center"/>
                  <w:hideMark/>
                </w:tcPr>
                <w:p w14:paraId="3239C192"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068/2022 SAN</w:t>
                  </w:r>
                </w:p>
              </w:tc>
              <w:tc>
                <w:tcPr>
                  <w:tcW w:w="1084" w:type="dxa"/>
                  <w:tcBorders>
                    <w:top w:val="nil"/>
                    <w:left w:val="nil"/>
                    <w:bottom w:val="single" w:sz="4" w:space="0" w:color="auto"/>
                    <w:right w:val="single" w:sz="4" w:space="0" w:color="auto"/>
                  </w:tcBorders>
                  <w:shd w:val="clear" w:color="auto" w:fill="auto"/>
                  <w:noWrap/>
                  <w:vAlign w:val="center"/>
                  <w:hideMark/>
                </w:tcPr>
                <w:p w14:paraId="6CC3DB79" w14:textId="77777777" w:rsidR="004915C6" w:rsidRPr="00FD160D" w:rsidRDefault="004915C6" w:rsidP="00934E8C">
                  <w:pPr>
                    <w:framePr w:hSpace="181" w:wrap="around" w:vAnchor="page" w:hAnchor="text" w:y="1441"/>
                    <w:suppressOverlap/>
                    <w:rPr>
                      <w:rFonts w:cs="Calibri"/>
                      <w:color w:val="000000"/>
                      <w:sz w:val="18"/>
                      <w:szCs w:val="18"/>
                    </w:rPr>
                  </w:pPr>
                  <w:r w:rsidRPr="00FD160D">
                    <w:rPr>
                      <w:rFonts w:cs="Calibri"/>
                      <w:color w:val="000000"/>
                      <w:sz w:val="18"/>
                      <w:szCs w:val="18"/>
                    </w:rPr>
                    <w:t>Dec. 08, 22</w:t>
                  </w:r>
                </w:p>
              </w:tc>
              <w:tc>
                <w:tcPr>
                  <w:tcW w:w="1879" w:type="dxa"/>
                  <w:tcBorders>
                    <w:top w:val="nil"/>
                    <w:left w:val="nil"/>
                    <w:bottom w:val="single" w:sz="4" w:space="0" w:color="auto"/>
                    <w:right w:val="single" w:sz="4" w:space="0" w:color="auto"/>
                  </w:tcBorders>
                  <w:shd w:val="clear" w:color="auto" w:fill="auto"/>
                  <w:noWrap/>
                  <w:vAlign w:val="center"/>
                  <w:hideMark/>
                </w:tcPr>
                <w:p w14:paraId="30C79E34" w14:textId="786DB74B" w:rsidR="004915C6" w:rsidRPr="00FD160D" w:rsidRDefault="004915C6" w:rsidP="00934E8C">
                  <w:pPr>
                    <w:framePr w:hSpace="181" w:wrap="around" w:vAnchor="page" w:hAnchor="text" w:y="1441"/>
                    <w:suppressOverlap/>
                    <w:jc w:val="center"/>
                    <w:rPr>
                      <w:rFonts w:cs="Calibri"/>
                      <w:color w:val="000000"/>
                      <w:sz w:val="18"/>
                      <w:szCs w:val="18"/>
                    </w:rPr>
                  </w:pPr>
                  <w:r>
                    <w:rPr>
                      <w:rFonts w:cs="Calibri"/>
                      <w:color w:val="000000"/>
                      <w:sz w:val="18"/>
                      <w:szCs w:val="18"/>
                    </w:rPr>
                    <w:t>-</w:t>
                  </w:r>
                </w:p>
              </w:tc>
              <w:tc>
                <w:tcPr>
                  <w:tcW w:w="3978" w:type="dxa"/>
                  <w:tcBorders>
                    <w:top w:val="nil"/>
                    <w:left w:val="nil"/>
                    <w:bottom w:val="single" w:sz="4" w:space="0" w:color="auto"/>
                    <w:right w:val="single" w:sz="4" w:space="0" w:color="auto"/>
                  </w:tcBorders>
                  <w:shd w:val="clear" w:color="auto" w:fill="auto"/>
                  <w:vAlign w:val="center"/>
                  <w:hideMark/>
                </w:tcPr>
                <w:p w14:paraId="0F700479" w14:textId="77777777" w:rsidR="004915C6" w:rsidRPr="00FD160D" w:rsidRDefault="004915C6" w:rsidP="00934E8C">
                  <w:pPr>
                    <w:framePr w:hSpace="181" w:wrap="around" w:vAnchor="page" w:hAnchor="text" w:y="1441"/>
                    <w:suppressOverlap/>
                    <w:jc w:val="both"/>
                    <w:rPr>
                      <w:rFonts w:cs="Calibri"/>
                      <w:color w:val="000000"/>
                      <w:sz w:val="18"/>
                      <w:szCs w:val="18"/>
                    </w:rPr>
                  </w:pPr>
                  <w:commentRangeStart w:id="73"/>
                  <w:r w:rsidRPr="00FD160D">
                    <w:rPr>
                      <w:rFonts w:cs="Calibri"/>
                      <w:color w:val="000000"/>
                      <w:sz w:val="18"/>
                      <w:szCs w:val="18"/>
                    </w:rPr>
                    <w:t>Status is "Open" since 8 Dec. 2022. Also, there was no Permit, and activity description was not mentioned</w:t>
                  </w:r>
                  <w:commentRangeEnd w:id="73"/>
                  <w:r w:rsidR="00F2594B">
                    <w:rPr>
                      <w:rStyle w:val="CommentReference"/>
                      <w:rFonts w:ascii="Calibri Light" w:eastAsia="Calibri Light" w:hAnsi="Calibri Light" w:cs="Calibri Light"/>
                    </w:rPr>
                    <w:commentReference w:id="73"/>
                  </w:r>
                </w:p>
              </w:tc>
            </w:tr>
          </w:tbl>
          <w:p w14:paraId="77EDFCE4"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Recommendation</w:t>
            </w:r>
          </w:p>
          <w:p w14:paraId="58CAC100" w14:textId="25FBCD78" w:rsidR="00B45E0D" w:rsidRPr="00C158A7" w:rsidRDefault="00B45E0D"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w:t>
            </w:r>
            <w:r w:rsidR="004915C6">
              <w:rPr>
                <w:rFonts w:ascii="Calibri Light" w:hAnsi="Calibri Light" w:cs="Calibri Light"/>
                <w:sz w:val="20"/>
                <w:szCs w:val="20"/>
              </w:rPr>
              <w:t xml:space="preserve">effective monitoring of permits </w:t>
            </w:r>
            <w:r w:rsidR="00D81646">
              <w:rPr>
                <w:rFonts w:ascii="Calibri Light" w:hAnsi="Calibri Light" w:cs="Calibri Light"/>
                <w:sz w:val="20"/>
                <w:szCs w:val="20"/>
              </w:rPr>
              <w:t>to work</w:t>
            </w:r>
            <w:r w:rsidR="00564931">
              <w:rPr>
                <w:rFonts w:ascii="Calibri Light" w:hAnsi="Calibri Light" w:cs="Calibri Light"/>
                <w:sz w:val="20"/>
                <w:szCs w:val="20"/>
              </w:rPr>
              <w:t xml:space="preserve"> and closure of permits without delays. Ensure permits extension is recorded in the permit to work form and ensure activity descriptions are recorded in the permit to work register.</w:t>
            </w:r>
          </w:p>
          <w:p w14:paraId="755AF650" w14:textId="77777777" w:rsidR="00B45E0D" w:rsidRPr="00D220F5" w:rsidRDefault="00B45E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DA85652" w14:textId="77777777" w:rsidR="00B45E0D" w:rsidRPr="00D220F5" w:rsidRDefault="00B45E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7E0459FB" w14:textId="77777777" w:rsidR="00B45E0D" w:rsidRPr="00D220F5" w:rsidRDefault="00B45E0D" w:rsidP="001D3698">
            <w:pPr>
              <w:tabs>
                <w:tab w:val="left" w:pos="1110"/>
              </w:tabs>
              <w:spacing w:before="60" w:after="60"/>
              <w:jc w:val="both"/>
              <w:rPr>
                <w:rFonts w:ascii="Calibri Light" w:hAnsi="Calibri Light" w:cs="Calibri Light"/>
                <w:b/>
                <w:sz w:val="20"/>
                <w:szCs w:val="20"/>
                <w:lang w:val="fr-FR"/>
              </w:rPr>
            </w:pPr>
          </w:p>
          <w:p w14:paraId="07FCFC5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69E071" w14:textId="77777777" w:rsidR="00B45E0D" w:rsidRPr="00A679EB" w:rsidRDefault="00B45E0D" w:rsidP="001D3698">
            <w:pPr>
              <w:tabs>
                <w:tab w:val="left" w:pos="1110"/>
              </w:tabs>
              <w:spacing w:before="60" w:after="60"/>
              <w:jc w:val="both"/>
              <w:rPr>
                <w:rFonts w:ascii="Calibri Light" w:hAnsi="Calibri Light" w:cs="Calibri Light"/>
                <w:sz w:val="20"/>
                <w:szCs w:val="20"/>
              </w:rPr>
            </w:pPr>
          </w:p>
          <w:p w14:paraId="4FEF577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BD3F70F" w14:textId="17C0865D" w:rsidR="00AE626B" w:rsidRDefault="00AE626B" w:rsidP="001D3698">
            <w:pPr>
              <w:tabs>
                <w:tab w:val="left" w:pos="1110"/>
              </w:tabs>
              <w:spacing w:before="60" w:after="60"/>
              <w:jc w:val="both"/>
              <w:rPr>
                <w:rFonts w:ascii="Wingdings" w:hAnsi="Wingdings" w:cs="Times New Roman"/>
                <w:b/>
                <w:color w:val="00B050"/>
                <w:sz w:val="19"/>
                <w:szCs w:val="24"/>
              </w:rPr>
            </w:pPr>
          </w:p>
        </w:tc>
      </w:tr>
      <w:tr w:rsidR="00D81646" w:rsidRPr="002343D9" w14:paraId="1541ABE7" w14:textId="77777777" w:rsidTr="00370FF5">
        <w:trPr>
          <w:cantSplit/>
          <w:trHeight w:val="369"/>
          <w:tblHeader/>
        </w:trPr>
        <w:tc>
          <w:tcPr>
            <w:tcW w:w="674" w:type="pct"/>
            <w:tcBorders>
              <w:top w:val="single" w:sz="4" w:space="0" w:color="auto"/>
              <w:left w:val="single" w:sz="4" w:space="0" w:color="auto"/>
              <w:bottom w:val="single" w:sz="4" w:space="0" w:color="auto"/>
              <w:right w:val="single" w:sz="4" w:space="0" w:color="auto"/>
            </w:tcBorders>
            <w:shd w:val="clear" w:color="auto" w:fill="4472C4" w:themeFill="accent1"/>
          </w:tcPr>
          <w:p w14:paraId="050F41E0" w14:textId="0684D30B" w:rsidR="00D81646"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26" w:type="pct"/>
            <w:tcBorders>
              <w:top w:val="single" w:sz="4" w:space="0" w:color="auto"/>
              <w:left w:val="single" w:sz="4" w:space="0" w:color="auto"/>
              <w:bottom w:val="single" w:sz="4" w:space="0" w:color="auto"/>
              <w:right w:val="single" w:sz="4" w:space="0" w:color="auto"/>
            </w:tcBorders>
            <w:shd w:val="clear" w:color="auto" w:fill="4472C4" w:themeFill="accent1"/>
          </w:tcPr>
          <w:p w14:paraId="355EE9F2" w14:textId="65BF1DD8" w:rsidR="00D81646" w:rsidRPr="002343D9" w:rsidRDefault="00D81646"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Site Visit     </w:t>
            </w:r>
          </w:p>
        </w:tc>
      </w:tr>
      <w:tr w:rsidR="00D81646" w:rsidRPr="0041789D" w14:paraId="4459CAC2"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6C7F3C" w14:textId="0CD390B5" w:rsidR="00D81646" w:rsidRPr="0041789D" w:rsidRDefault="00D81646"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C7036C">
              <w:t xml:space="preserve"> </w:t>
            </w:r>
            <w:r w:rsidR="00C7036C" w:rsidRPr="00C7036C">
              <w:rPr>
                <w:rFonts w:ascii="Calibri Light" w:hAnsi="Calibri Light" w:cs="Calibri Light"/>
                <w:color w:val="0070C0"/>
                <w:sz w:val="20"/>
                <w:szCs w:val="20"/>
              </w:rPr>
              <w:t>KU-EHS-01</w:t>
            </w:r>
          </w:p>
        </w:tc>
      </w:tr>
      <w:tr w:rsidR="00D81646" w14:paraId="60DF3E2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3C44387"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482D8BC" w14:textId="4032CDB6" w:rsidR="00D81646" w:rsidRDefault="0013222A" w:rsidP="00D81646">
            <w:pPr>
              <w:rPr>
                <w:rFonts w:ascii="Calibri Light" w:hAnsi="Calibri Light" w:cs="Calibri Light"/>
                <w:sz w:val="20"/>
                <w:szCs w:val="20"/>
              </w:rPr>
            </w:pPr>
            <w:r>
              <w:rPr>
                <w:rFonts w:ascii="Calibri Light" w:hAnsi="Calibri Light" w:cs="Calibri Light"/>
                <w:sz w:val="20"/>
                <w:szCs w:val="20"/>
              </w:rPr>
              <w:t xml:space="preserve">Based on our site visits in Main </w:t>
            </w:r>
            <w:r w:rsidR="008961C7">
              <w:rPr>
                <w:rFonts w:ascii="Calibri Light" w:hAnsi="Calibri Light" w:cs="Calibri Light"/>
                <w:sz w:val="20"/>
                <w:szCs w:val="20"/>
              </w:rPr>
              <w:t xml:space="preserve">and SAN campuses, we noted the </w:t>
            </w:r>
            <w:commentRangeStart w:id="74"/>
            <w:r w:rsidR="008961C7">
              <w:rPr>
                <w:rFonts w:ascii="Calibri Light" w:hAnsi="Calibri Light" w:cs="Calibri Light"/>
                <w:sz w:val="20"/>
                <w:szCs w:val="20"/>
              </w:rPr>
              <w:t>following non-compliances</w:t>
            </w:r>
            <w:commentRangeEnd w:id="74"/>
            <w:r w:rsidR="00F2594B">
              <w:rPr>
                <w:rStyle w:val="CommentReference"/>
                <w:rFonts w:ascii="Calibri Light" w:eastAsia="Calibri Light" w:hAnsi="Calibri Light" w:cs="Calibri Light"/>
              </w:rPr>
              <w:commentReference w:id="74"/>
            </w:r>
            <w:r w:rsidR="008961C7">
              <w:rPr>
                <w:rFonts w:ascii="Calibri Light" w:hAnsi="Calibri Light" w:cs="Calibri Light"/>
                <w:sz w:val="20"/>
                <w:szCs w:val="20"/>
              </w:rPr>
              <w:t>:</w:t>
            </w:r>
          </w:p>
          <w:p w14:paraId="69D972E0" w14:textId="732D92A9" w:rsidR="00791B1E" w:rsidRPr="00332D96" w:rsidRDefault="00791B1E" w:rsidP="00B5004C">
            <w:pPr>
              <w:pStyle w:val="ListParagraph"/>
              <w:numPr>
                <w:ilvl w:val="0"/>
                <w:numId w:val="3"/>
              </w:numPr>
              <w:spacing w:before="60" w:after="60"/>
              <w:jc w:val="both"/>
              <w:rPr>
                <w:rFonts w:ascii="Calibri Light" w:hAnsi="Calibri Light" w:cs="Calibri Light"/>
                <w:b/>
                <w:bCs/>
                <w:sz w:val="20"/>
                <w:szCs w:val="20"/>
              </w:rPr>
            </w:pPr>
            <w:r w:rsidRPr="00332D96">
              <w:rPr>
                <w:rFonts w:ascii="Calibri Light" w:hAnsi="Calibri Light" w:cs="Calibri Light"/>
                <w:b/>
                <w:bCs/>
                <w:sz w:val="20"/>
                <w:szCs w:val="20"/>
              </w:rPr>
              <w:t>Main Campus</w:t>
            </w:r>
            <w:r w:rsidR="00AE626B">
              <w:rPr>
                <w:rFonts w:ascii="Calibri Light" w:hAnsi="Calibri Light" w:cs="Calibri Light"/>
                <w:b/>
                <w:bCs/>
                <w:sz w:val="20"/>
                <w:szCs w:val="20"/>
              </w:rPr>
              <w:t xml:space="preserve"> Findings </w:t>
            </w:r>
          </w:p>
          <w:p w14:paraId="0735A17C" w14:textId="385683AC" w:rsidR="008C066B" w:rsidRPr="008C066B" w:rsidRDefault="008C066B" w:rsidP="00B5004C">
            <w:pPr>
              <w:pStyle w:val="ListParagraph"/>
              <w:numPr>
                <w:ilvl w:val="1"/>
                <w:numId w:val="3"/>
              </w:numPr>
              <w:spacing w:before="60" w:after="60"/>
              <w:ind w:left="791"/>
              <w:jc w:val="both"/>
              <w:rPr>
                <w:rFonts w:ascii="Calibri Light" w:hAnsi="Calibri Light" w:cs="Calibri Light"/>
                <w:sz w:val="20"/>
                <w:szCs w:val="20"/>
              </w:rPr>
            </w:pPr>
            <w:r w:rsidRPr="008C066B">
              <w:rPr>
                <w:rFonts w:ascii="Calibri Light" w:hAnsi="Calibri Light" w:cs="Calibri Light"/>
                <w:sz w:val="20"/>
                <w:szCs w:val="20"/>
              </w:rPr>
              <w:t xml:space="preserve">Electrical room in E building was open and not locked </w:t>
            </w:r>
            <w:r w:rsidR="00EB6184">
              <w:rPr>
                <w:rFonts w:ascii="Calibri Light" w:hAnsi="Calibri Light" w:cs="Calibri Light"/>
                <w:sz w:val="20"/>
                <w:szCs w:val="20"/>
              </w:rPr>
              <w:t>to prevent</w:t>
            </w:r>
            <w:r w:rsidRPr="008C066B">
              <w:rPr>
                <w:rFonts w:ascii="Calibri Light" w:hAnsi="Calibri Light" w:cs="Calibri Light"/>
                <w:sz w:val="20"/>
                <w:szCs w:val="20"/>
              </w:rPr>
              <w:t xml:space="preserve"> unauthorized access</w:t>
            </w:r>
            <w:r w:rsidR="00EB6184">
              <w:rPr>
                <w:rFonts w:ascii="Calibri Light" w:hAnsi="Calibri Light" w:cs="Calibri Light"/>
                <w:sz w:val="20"/>
                <w:szCs w:val="20"/>
              </w:rPr>
              <w:t>.</w:t>
            </w:r>
          </w:p>
          <w:p w14:paraId="2F80CEF7" w14:textId="0B984123" w:rsidR="008C066B" w:rsidRPr="008C066B" w:rsidRDefault="008C066B" w:rsidP="00B5004C">
            <w:pPr>
              <w:pStyle w:val="ListParagraph"/>
              <w:numPr>
                <w:ilvl w:val="1"/>
                <w:numId w:val="3"/>
              </w:numPr>
              <w:spacing w:before="60" w:after="60"/>
              <w:ind w:left="791"/>
              <w:jc w:val="both"/>
              <w:rPr>
                <w:rFonts w:ascii="Calibri Light" w:hAnsi="Calibri Light" w:cs="Calibri Light"/>
                <w:sz w:val="20"/>
                <w:szCs w:val="20"/>
              </w:rPr>
            </w:pPr>
            <w:r w:rsidRPr="008C066B">
              <w:rPr>
                <w:rFonts w:ascii="Calibri Light" w:hAnsi="Calibri Light" w:cs="Calibri Light"/>
                <w:sz w:val="20"/>
                <w:szCs w:val="20"/>
              </w:rPr>
              <w:t xml:space="preserve">There was </w:t>
            </w:r>
            <w:r w:rsidR="00EB6184">
              <w:rPr>
                <w:rFonts w:ascii="Calibri Light" w:hAnsi="Calibri Light" w:cs="Calibri Light"/>
                <w:sz w:val="20"/>
                <w:szCs w:val="20"/>
              </w:rPr>
              <w:t>ongoing ‘</w:t>
            </w:r>
            <w:r w:rsidRPr="008C066B">
              <w:rPr>
                <w:rFonts w:ascii="Calibri Light" w:hAnsi="Calibri Light" w:cs="Calibri Light"/>
                <w:sz w:val="20"/>
                <w:szCs w:val="20"/>
              </w:rPr>
              <w:t>working at height</w:t>
            </w:r>
            <w:r w:rsidR="00EB6184">
              <w:rPr>
                <w:rFonts w:ascii="Calibri Light" w:hAnsi="Calibri Light" w:cs="Calibri Light"/>
                <w:sz w:val="20"/>
                <w:szCs w:val="20"/>
              </w:rPr>
              <w:t>’</w:t>
            </w:r>
            <w:r w:rsidRPr="008C066B">
              <w:rPr>
                <w:rFonts w:ascii="Calibri Light" w:hAnsi="Calibri Light" w:cs="Calibri Light"/>
                <w:sz w:val="20"/>
                <w:szCs w:val="20"/>
              </w:rPr>
              <w:t xml:space="preserve"> activity </w:t>
            </w:r>
            <w:r w:rsidR="00EB6184">
              <w:rPr>
                <w:rFonts w:ascii="Calibri Light" w:hAnsi="Calibri Light" w:cs="Calibri Light"/>
                <w:sz w:val="20"/>
                <w:szCs w:val="20"/>
              </w:rPr>
              <w:t>without</w:t>
            </w:r>
            <w:r w:rsidRPr="008C066B">
              <w:rPr>
                <w:rFonts w:ascii="Calibri Light" w:hAnsi="Calibri Light" w:cs="Calibri Light"/>
                <w:sz w:val="20"/>
                <w:szCs w:val="20"/>
              </w:rPr>
              <w:t xml:space="preserve"> a </w:t>
            </w:r>
            <w:r w:rsidR="00EB6184">
              <w:rPr>
                <w:rFonts w:ascii="Calibri Light" w:hAnsi="Calibri Light" w:cs="Calibri Light"/>
                <w:sz w:val="20"/>
                <w:szCs w:val="20"/>
              </w:rPr>
              <w:t xml:space="preserve">valid and approved </w:t>
            </w:r>
            <w:r w:rsidR="004E5AF5" w:rsidRPr="008C066B">
              <w:rPr>
                <w:rFonts w:ascii="Calibri Light" w:hAnsi="Calibri Light" w:cs="Calibri Light"/>
                <w:sz w:val="20"/>
                <w:szCs w:val="20"/>
              </w:rPr>
              <w:t>PTW,</w:t>
            </w:r>
            <w:r w:rsidRPr="008C066B">
              <w:rPr>
                <w:rFonts w:ascii="Calibri Light" w:hAnsi="Calibri Light" w:cs="Calibri Light"/>
                <w:sz w:val="20"/>
                <w:szCs w:val="20"/>
              </w:rPr>
              <w:t xml:space="preserve"> and the employee was not wearing helmet</w:t>
            </w:r>
            <w:r w:rsidR="00EB6184">
              <w:rPr>
                <w:rFonts w:ascii="Calibri Light" w:hAnsi="Calibri Light" w:cs="Calibri Light"/>
                <w:sz w:val="20"/>
                <w:szCs w:val="20"/>
              </w:rPr>
              <w:t>.</w:t>
            </w:r>
          </w:p>
          <w:p w14:paraId="7B90A70E" w14:textId="278AE5EB" w:rsidR="008C066B" w:rsidRPr="008C066B" w:rsidRDefault="004E5AF5" w:rsidP="00B5004C">
            <w:pPr>
              <w:pStyle w:val="ListParagraph"/>
              <w:numPr>
                <w:ilvl w:val="1"/>
                <w:numId w:val="3"/>
              </w:numPr>
              <w:spacing w:before="60" w:after="60"/>
              <w:ind w:left="791"/>
              <w:jc w:val="both"/>
              <w:rPr>
                <w:rFonts w:ascii="Calibri Light" w:hAnsi="Calibri Light" w:cs="Calibri Light"/>
                <w:sz w:val="20"/>
                <w:szCs w:val="20"/>
              </w:rPr>
            </w:pPr>
            <w:commentRangeStart w:id="75"/>
            <w:r w:rsidRPr="008C066B">
              <w:rPr>
                <w:rFonts w:ascii="Calibri Light" w:hAnsi="Calibri Light" w:cs="Calibri Light"/>
                <w:sz w:val="20"/>
                <w:szCs w:val="20"/>
              </w:rPr>
              <w:t>Firefighting</w:t>
            </w:r>
            <w:r w:rsidR="008C066B" w:rsidRPr="008C066B">
              <w:rPr>
                <w:rFonts w:ascii="Calibri Light" w:hAnsi="Calibri Light" w:cs="Calibri Light"/>
                <w:sz w:val="20"/>
                <w:szCs w:val="20"/>
              </w:rPr>
              <w:t xml:space="preserve"> diesel pump coolant </w:t>
            </w:r>
            <w:commentRangeEnd w:id="75"/>
            <w:r w:rsidR="009378A7">
              <w:rPr>
                <w:rStyle w:val="CommentReference"/>
                <w:rFonts w:ascii="Calibri Light" w:eastAsia="Calibri Light" w:hAnsi="Calibri Light" w:cs="Calibri Light"/>
              </w:rPr>
              <w:commentReference w:id="75"/>
            </w:r>
            <w:r w:rsidR="008C066B" w:rsidRPr="008C066B">
              <w:rPr>
                <w:rFonts w:ascii="Calibri Light" w:hAnsi="Calibri Light" w:cs="Calibri Light"/>
                <w:sz w:val="20"/>
                <w:szCs w:val="20"/>
              </w:rPr>
              <w:t>level was</w:t>
            </w:r>
            <w:r w:rsidR="00EB6184">
              <w:rPr>
                <w:rFonts w:ascii="Calibri Light" w:hAnsi="Calibri Light" w:cs="Calibri Light"/>
                <w:sz w:val="20"/>
                <w:szCs w:val="20"/>
              </w:rPr>
              <w:t xml:space="preserve"> found to be</w:t>
            </w:r>
            <w:r w:rsidR="008C066B" w:rsidRPr="008C066B">
              <w:rPr>
                <w:rFonts w:ascii="Calibri Light" w:hAnsi="Calibri Light" w:cs="Calibri Light"/>
                <w:sz w:val="20"/>
                <w:szCs w:val="20"/>
              </w:rPr>
              <w:t xml:space="preserve"> low</w:t>
            </w:r>
            <w:r w:rsidR="00EB6184">
              <w:rPr>
                <w:rFonts w:ascii="Calibri Light" w:hAnsi="Calibri Light" w:cs="Calibri Light"/>
                <w:sz w:val="20"/>
                <w:szCs w:val="20"/>
              </w:rPr>
              <w:t xml:space="preserve"> as compared to the required level</w:t>
            </w:r>
            <w:r w:rsidR="00564931">
              <w:rPr>
                <w:rFonts w:ascii="Calibri Light" w:hAnsi="Calibri Light" w:cs="Calibri Light"/>
                <w:sz w:val="20"/>
                <w:szCs w:val="20"/>
              </w:rPr>
              <w:t>. The coolant level should be at “High” level</w:t>
            </w:r>
            <w:r w:rsidR="00BC0EB7">
              <w:rPr>
                <w:rFonts w:ascii="Calibri Light" w:hAnsi="Calibri Light" w:cs="Calibri Light"/>
                <w:sz w:val="20"/>
                <w:szCs w:val="20"/>
              </w:rPr>
              <w:t xml:space="preserve"> in the coolant tank scale</w:t>
            </w:r>
            <w:r w:rsidR="00564931">
              <w:rPr>
                <w:rFonts w:ascii="Calibri Light" w:hAnsi="Calibri Light" w:cs="Calibri Light"/>
                <w:sz w:val="20"/>
                <w:szCs w:val="20"/>
              </w:rPr>
              <w:t xml:space="preserve">. Currently, the level is below “low” </w:t>
            </w:r>
          </w:p>
          <w:p w14:paraId="7765AF4E" w14:textId="327CC186" w:rsidR="008C066B" w:rsidRPr="008C066B" w:rsidRDefault="008C066B" w:rsidP="00B5004C">
            <w:pPr>
              <w:pStyle w:val="ListParagraph"/>
              <w:numPr>
                <w:ilvl w:val="1"/>
                <w:numId w:val="3"/>
              </w:numPr>
              <w:spacing w:before="60" w:after="60"/>
              <w:ind w:left="791"/>
              <w:jc w:val="both"/>
              <w:rPr>
                <w:rFonts w:ascii="Calibri Light" w:hAnsi="Calibri Light" w:cs="Calibri Light"/>
                <w:sz w:val="20"/>
                <w:szCs w:val="20"/>
              </w:rPr>
            </w:pPr>
            <w:r w:rsidRPr="008C066B">
              <w:rPr>
                <w:rFonts w:ascii="Calibri Light" w:hAnsi="Calibri Light" w:cs="Calibri Light"/>
                <w:sz w:val="20"/>
                <w:szCs w:val="20"/>
              </w:rPr>
              <w:t xml:space="preserve">Emergency contact numbers not updated at the </w:t>
            </w:r>
            <w:commentRangeStart w:id="76"/>
            <w:r w:rsidRPr="008C066B">
              <w:rPr>
                <w:rFonts w:ascii="Calibri Light" w:hAnsi="Calibri Light" w:cs="Calibri Light"/>
                <w:sz w:val="20"/>
                <w:szCs w:val="20"/>
              </w:rPr>
              <w:t xml:space="preserve">temporary storage </w:t>
            </w:r>
            <w:commentRangeEnd w:id="76"/>
            <w:r w:rsidR="009378A7">
              <w:rPr>
                <w:rStyle w:val="CommentReference"/>
                <w:rFonts w:ascii="Calibri Light" w:eastAsia="Calibri Light" w:hAnsi="Calibri Light" w:cs="Calibri Light"/>
              </w:rPr>
              <w:commentReference w:id="76"/>
            </w:r>
            <w:r w:rsidRPr="008C066B">
              <w:rPr>
                <w:rFonts w:ascii="Calibri Light" w:hAnsi="Calibri Light" w:cs="Calibri Light"/>
                <w:sz w:val="20"/>
                <w:szCs w:val="20"/>
              </w:rPr>
              <w:t>area. currently, the emergency contact numbers are for the old contractor</w:t>
            </w:r>
            <w:r w:rsidR="00564931">
              <w:rPr>
                <w:rFonts w:ascii="Calibri Light" w:hAnsi="Calibri Light" w:cs="Calibri Light"/>
                <w:sz w:val="20"/>
                <w:szCs w:val="20"/>
              </w:rPr>
              <w:t>.</w:t>
            </w:r>
          </w:p>
          <w:p w14:paraId="130340D8" w14:textId="0E6289B7" w:rsidR="008C066B" w:rsidRPr="008C066B" w:rsidRDefault="008C066B" w:rsidP="00B5004C">
            <w:pPr>
              <w:pStyle w:val="ListParagraph"/>
              <w:numPr>
                <w:ilvl w:val="1"/>
                <w:numId w:val="3"/>
              </w:numPr>
              <w:spacing w:before="60" w:after="60"/>
              <w:ind w:left="791"/>
              <w:jc w:val="both"/>
              <w:rPr>
                <w:rFonts w:ascii="Calibri Light" w:hAnsi="Calibri Light" w:cs="Calibri Light"/>
                <w:sz w:val="20"/>
                <w:szCs w:val="20"/>
              </w:rPr>
            </w:pPr>
            <w:commentRangeStart w:id="77"/>
            <w:r w:rsidRPr="008C066B">
              <w:rPr>
                <w:rFonts w:ascii="Calibri Light" w:hAnsi="Calibri Light" w:cs="Calibri Light"/>
                <w:sz w:val="20"/>
                <w:szCs w:val="20"/>
              </w:rPr>
              <w:t xml:space="preserve">Some labs had </w:t>
            </w:r>
            <w:commentRangeEnd w:id="77"/>
            <w:r w:rsidR="009378A7">
              <w:rPr>
                <w:rStyle w:val="CommentReference"/>
                <w:rFonts w:ascii="Calibri Light" w:eastAsia="Calibri Light" w:hAnsi="Calibri Light" w:cs="Calibri Light"/>
              </w:rPr>
              <w:commentReference w:id="77"/>
            </w:r>
            <w:r w:rsidRPr="008C066B">
              <w:rPr>
                <w:rFonts w:ascii="Calibri Light" w:hAnsi="Calibri Light" w:cs="Calibri Light"/>
                <w:sz w:val="20"/>
                <w:szCs w:val="20"/>
              </w:rPr>
              <w:t xml:space="preserve">exposed naked </w:t>
            </w:r>
            <w:r w:rsidR="004E453C" w:rsidRPr="008C066B">
              <w:rPr>
                <w:rFonts w:ascii="Calibri Light" w:hAnsi="Calibri Light" w:cs="Calibri Light"/>
                <w:sz w:val="20"/>
                <w:szCs w:val="20"/>
              </w:rPr>
              <w:t>electrical</w:t>
            </w:r>
            <w:r w:rsidRPr="008C066B">
              <w:rPr>
                <w:rFonts w:ascii="Calibri Light" w:hAnsi="Calibri Light" w:cs="Calibri Light"/>
                <w:sz w:val="20"/>
                <w:szCs w:val="20"/>
              </w:rPr>
              <w:t xml:space="preserve"> wires</w:t>
            </w:r>
            <w:r w:rsidR="00EB6184">
              <w:rPr>
                <w:rFonts w:ascii="Calibri Light" w:hAnsi="Calibri Light" w:cs="Calibri Light"/>
                <w:sz w:val="20"/>
                <w:szCs w:val="20"/>
              </w:rPr>
              <w:t>.</w:t>
            </w:r>
          </w:p>
          <w:p w14:paraId="7EDB5B88" w14:textId="11BB46DA" w:rsidR="008C066B" w:rsidRPr="008C066B" w:rsidRDefault="008C066B" w:rsidP="00B5004C">
            <w:pPr>
              <w:pStyle w:val="ListParagraph"/>
              <w:numPr>
                <w:ilvl w:val="1"/>
                <w:numId w:val="3"/>
              </w:numPr>
              <w:spacing w:before="60" w:after="60"/>
              <w:ind w:left="791"/>
              <w:jc w:val="both"/>
              <w:rPr>
                <w:rFonts w:ascii="Calibri Light" w:hAnsi="Calibri Light" w:cs="Calibri Light"/>
                <w:sz w:val="20"/>
                <w:szCs w:val="20"/>
              </w:rPr>
            </w:pPr>
            <w:r w:rsidRPr="008C066B">
              <w:rPr>
                <w:rFonts w:ascii="Calibri Light" w:hAnsi="Calibri Light" w:cs="Calibri Light"/>
                <w:sz w:val="20"/>
                <w:szCs w:val="20"/>
              </w:rPr>
              <w:t>In the industrial lab, the oil/lube bulk bottles were placed under the industrial compressed gas sources</w:t>
            </w:r>
            <w:r w:rsidR="00EB6184">
              <w:rPr>
                <w:rFonts w:ascii="Calibri Light" w:hAnsi="Calibri Light" w:cs="Calibri Light"/>
                <w:sz w:val="20"/>
                <w:szCs w:val="20"/>
              </w:rPr>
              <w:t>.</w:t>
            </w:r>
          </w:p>
          <w:p w14:paraId="40537208" w14:textId="7FEBE996" w:rsidR="008C066B" w:rsidRPr="008C066B" w:rsidRDefault="00564931" w:rsidP="00B5004C">
            <w:pPr>
              <w:pStyle w:val="ListParagraph"/>
              <w:numPr>
                <w:ilvl w:val="1"/>
                <w:numId w:val="3"/>
              </w:numPr>
              <w:spacing w:before="60" w:after="60"/>
              <w:ind w:left="791"/>
              <w:jc w:val="both"/>
              <w:rPr>
                <w:rFonts w:ascii="Calibri Light" w:hAnsi="Calibri Light" w:cs="Calibri Light"/>
                <w:sz w:val="20"/>
                <w:szCs w:val="20"/>
              </w:rPr>
            </w:pPr>
            <w:r>
              <w:rPr>
                <w:rFonts w:ascii="Calibri Light" w:hAnsi="Calibri Light" w:cs="Calibri Light"/>
                <w:sz w:val="20"/>
                <w:szCs w:val="20"/>
              </w:rPr>
              <w:t xml:space="preserve">The Contractor </w:t>
            </w:r>
            <w:r w:rsidR="008C066B" w:rsidRPr="008C066B">
              <w:rPr>
                <w:rFonts w:ascii="Calibri Light" w:hAnsi="Calibri Light" w:cs="Calibri Light"/>
                <w:sz w:val="20"/>
                <w:szCs w:val="20"/>
              </w:rPr>
              <w:t>team</w:t>
            </w:r>
            <w:r>
              <w:rPr>
                <w:rFonts w:ascii="Calibri Light" w:hAnsi="Calibri Light" w:cs="Calibri Light"/>
                <w:sz w:val="20"/>
                <w:szCs w:val="20"/>
              </w:rPr>
              <w:t>,</w:t>
            </w:r>
            <w:r w:rsidRPr="008C066B">
              <w:rPr>
                <w:rFonts w:ascii="Calibri Light" w:hAnsi="Calibri Light" w:cs="Calibri Light"/>
                <w:sz w:val="20"/>
                <w:szCs w:val="20"/>
              </w:rPr>
              <w:t xml:space="preserve"> Adeeb</w:t>
            </w:r>
            <w:r>
              <w:rPr>
                <w:rFonts w:ascii="Calibri Light" w:hAnsi="Calibri Light" w:cs="Calibri Light"/>
                <w:sz w:val="20"/>
                <w:szCs w:val="20"/>
              </w:rPr>
              <w:t>,</w:t>
            </w:r>
            <w:r w:rsidR="008C066B" w:rsidRPr="008C066B">
              <w:rPr>
                <w:rFonts w:ascii="Calibri Light" w:hAnsi="Calibri Light" w:cs="Calibri Light"/>
                <w:sz w:val="20"/>
                <w:szCs w:val="20"/>
              </w:rPr>
              <w:t xml:space="preserve"> were not wearing their PPEs (Gloves and helmets) while conducting HVAC PPM work as per permit requirements (PTW No. ADB/PTW/KUMC/032-23</w:t>
            </w:r>
            <w:r w:rsidR="0056782F">
              <w:rPr>
                <w:rFonts w:ascii="Calibri Light" w:hAnsi="Calibri Light" w:cs="Calibri Light"/>
                <w:sz w:val="20"/>
                <w:szCs w:val="20"/>
              </w:rPr>
              <w:t>)</w:t>
            </w:r>
            <w:r w:rsidR="008C066B" w:rsidRPr="008C066B">
              <w:rPr>
                <w:rFonts w:ascii="Calibri Light" w:hAnsi="Calibri Light" w:cs="Calibri Light"/>
                <w:sz w:val="20"/>
                <w:szCs w:val="20"/>
              </w:rPr>
              <w:t xml:space="preserve"> and WO No. 100842</w:t>
            </w:r>
            <w:r w:rsidR="00EB6184">
              <w:rPr>
                <w:rFonts w:ascii="Calibri Light" w:hAnsi="Calibri Light" w:cs="Calibri Light"/>
                <w:sz w:val="20"/>
                <w:szCs w:val="20"/>
              </w:rPr>
              <w:t>.</w:t>
            </w:r>
          </w:p>
          <w:p w14:paraId="5C4A8009" w14:textId="7683E97F" w:rsidR="008C066B" w:rsidRPr="008C066B" w:rsidRDefault="008C066B" w:rsidP="00B5004C">
            <w:pPr>
              <w:pStyle w:val="ListParagraph"/>
              <w:numPr>
                <w:ilvl w:val="1"/>
                <w:numId w:val="3"/>
              </w:numPr>
              <w:spacing w:before="60" w:after="60"/>
              <w:ind w:left="791"/>
              <w:jc w:val="both"/>
              <w:rPr>
                <w:rFonts w:ascii="Calibri Light" w:hAnsi="Calibri Light" w:cs="Calibri Light"/>
                <w:sz w:val="20"/>
                <w:szCs w:val="20"/>
              </w:rPr>
            </w:pPr>
            <w:r w:rsidRPr="008C066B">
              <w:rPr>
                <w:rFonts w:ascii="Calibri Light" w:hAnsi="Calibri Light" w:cs="Calibri Light"/>
                <w:sz w:val="20"/>
                <w:szCs w:val="20"/>
              </w:rPr>
              <w:t xml:space="preserve">KU Vivarium project- PPE (Gloves) were not available during </w:t>
            </w:r>
            <w:r w:rsidR="004E453C" w:rsidRPr="008C066B">
              <w:rPr>
                <w:rFonts w:ascii="Calibri Light" w:hAnsi="Calibri Light" w:cs="Calibri Light"/>
                <w:sz w:val="20"/>
                <w:szCs w:val="20"/>
              </w:rPr>
              <w:t>hammering</w:t>
            </w:r>
            <w:r w:rsidRPr="008C066B">
              <w:rPr>
                <w:rFonts w:ascii="Calibri Light" w:hAnsi="Calibri Light" w:cs="Calibri Light"/>
                <w:sz w:val="20"/>
                <w:szCs w:val="20"/>
              </w:rPr>
              <w:t xml:space="preserve"> nails activity and drilling activity.</w:t>
            </w:r>
          </w:p>
          <w:p w14:paraId="4BB7285D" w14:textId="6E25AFE9" w:rsidR="008961C7" w:rsidRDefault="008C066B" w:rsidP="00B5004C">
            <w:pPr>
              <w:pStyle w:val="ListParagraph"/>
              <w:numPr>
                <w:ilvl w:val="1"/>
                <w:numId w:val="3"/>
              </w:numPr>
              <w:spacing w:before="60" w:after="60"/>
              <w:ind w:left="791"/>
              <w:jc w:val="both"/>
              <w:rPr>
                <w:rFonts w:ascii="Calibri Light" w:hAnsi="Calibri Light" w:cs="Calibri Light"/>
                <w:sz w:val="20"/>
                <w:szCs w:val="20"/>
              </w:rPr>
            </w:pPr>
            <w:r w:rsidRPr="008C066B">
              <w:rPr>
                <w:rFonts w:ascii="Calibri Light" w:hAnsi="Calibri Light" w:cs="Calibri Light"/>
                <w:sz w:val="20"/>
                <w:szCs w:val="20"/>
              </w:rPr>
              <w:t>KU Vivarium project- contractor employee was working at height</w:t>
            </w:r>
            <w:r w:rsidR="00EB6184">
              <w:rPr>
                <w:rFonts w:ascii="Calibri Light" w:hAnsi="Calibri Light" w:cs="Calibri Light"/>
                <w:sz w:val="20"/>
                <w:szCs w:val="20"/>
              </w:rPr>
              <w:t xml:space="preserve"> without wearing required </w:t>
            </w:r>
            <w:r w:rsidRPr="008C066B">
              <w:rPr>
                <w:rFonts w:ascii="Calibri Light" w:hAnsi="Calibri Light" w:cs="Calibri Light"/>
                <w:sz w:val="20"/>
                <w:szCs w:val="20"/>
              </w:rPr>
              <w:t>PPE</w:t>
            </w:r>
            <w:r w:rsidR="00BC0EB7">
              <w:rPr>
                <w:rFonts w:ascii="Calibri Light" w:hAnsi="Calibri Light" w:cs="Calibri Light"/>
                <w:sz w:val="20"/>
                <w:szCs w:val="20"/>
              </w:rPr>
              <w:t xml:space="preserve"> (Gloves, Helmet, safety belt, etc.). </w:t>
            </w:r>
            <w:r w:rsidRPr="008C066B">
              <w:rPr>
                <w:rFonts w:ascii="Calibri Light" w:hAnsi="Calibri Light" w:cs="Calibri Light"/>
                <w:sz w:val="20"/>
                <w:szCs w:val="20"/>
              </w:rPr>
              <w:t>Also, there was no PTW issued for this working at height</w:t>
            </w:r>
            <w:r w:rsidR="00EB6184">
              <w:rPr>
                <w:rFonts w:ascii="Calibri Light" w:hAnsi="Calibri Light" w:cs="Calibri Light"/>
                <w:sz w:val="20"/>
                <w:szCs w:val="20"/>
              </w:rPr>
              <w:t>.</w:t>
            </w:r>
            <w:r w:rsidR="00BC0EB7">
              <w:rPr>
                <w:rFonts w:ascii="Calibri Light" w:hAnsi="Calibri Light" w:cs="Calibri Light"/>
                <w:sz w:val="20"/>
                <w:szCs w:val="20"/>
              </w:rPr>
              <w:t xml:space="preserve"> Currently, the EHS team does not have a working at height procedure that defines the work at height processes and precautions.</w:t>
            </w:r>
          </w:p>
          <w:p w14:paraId="5B953A62" w14:textId="6A61EC99" w:rsidR="00791B1E" w:rsidRDefault="00791B1E" w:rsidP="00B5004C">
            <w:pPr>
              <w:pStyle w:val="ListParagraph"/>
              <w:numPr>
                <w:ilvl w:val="0"/>
                <w:numId w:val="3"/>
              </w:numPr>
              <w:spacing w:before="60" w:after="60"/>
              <w:jc w:val="both"/>
              <w:rPr>
                <w:rFonts w:ascii="Calibri Light" w:hAnsi="Calibri Light" w:cs="Calibri Light"/>
                <w:b/>
                <w:bCs/>
                <w:sz w:val="20"/>
                <w:szCs w:val="20"/>
              </w:rPr>
            </w:pPr>
            <w:r w:rsidRPr="00791B1E">
              <w:rPr>
                <w:rFonts w:ascii="Calibri Light" w:hAnsi="Calibri Light" w:cs="Calibri Light"/>
                <w:b/>
                <w:bCs/>
                <w:sz w:val="20"/>
                <w:szCs w:val="20"/>
              </w:rPr>
              <w:t xml:space="preserve">SAN Campus </w:t>
            </w:r>
            <w:r w:rsidR="00AE626B">
              <w:rPr>
                <w:rFonts w:ascii="Calibri Light" w:hAnsi="Calibri Light" w:cs="Calibri Light"/>
                <w:b/>
                <w:bCs/>
                <w:sz w:val="20"/>
                <w:szCs w:val="20"/>
              </w:rPr>
              <w:t xml:space="preserve">Findings </w:t>
            </w:r>
          </w:p>
          <w:p w14:paraId="387E6413" w14:textId="1D1EAE20" w:rsidR="00396026" w:rsidRPr="00396026" w:rsidRDefault="004E5AF5" w:rsidP="00B5004C">
            <w:pPr>
              <w:pStyle w:val="ListParagraph"/>
              <w:numPr>
                <w:ilvl w:val="1"/>
                <w:numId w:val="3"/>
              </w:numPr>
              <w:spacing w:before="60" w:after="60"/>
              <w:ind w:left="791"/>
              <w:jc w:val="both"/>
              <w:rPr>
                <w:rFonts w:ascii="Calibri Light" w:hAnsi="Calibri Light" w:cs="Calibri Light"/>
                <w:sz w:val="20"/>
                <w:szCs w:val="20"/>
              </w:rPr>
            </w:pPr>
            <w:r w:rsidRPr="00396026">
              <w:rPr>
                <w:rFonts w:ascii="Calibri Light" w:hAnsi="Calibri Light" w:cs="Calibri Light"/>
                <w:sz w:val="20"/>
                <w:szCs w:val="20"/>
              </w:rPr>
              <w:t>Firefighting</w:t>
            </w:r>
            <w:r w:rsidR="00396026" w:rsidRPr="00396026">
              <w:rPr>
                <w:rFonts w:ascii="Calibri Light" w:hAnsi="Calibri Light" w:cs="Calibri Light"/>
                <w:sz w:val="20"/>
                <w:szCs w:val="20"/>
              </w:rPr>
              <w:t xml:space="preserve"> system diesel pump coolant level was low</w:t>
            </w:r>
            <w:r w:rsidR="00EB6184">
              <w:rPr>
                <w:rFonts w:ascii="Calibri Light" w:hAnsi="Calibri Light" w:cs="Calibri Light"/>
                <w:sz w:val="20"/>
                <w:szCs w:val="20"/>
              </w:rPr>
              <w:t>.</w:t>
            </w:r>
            <w:r w:rsidR="00BC0EB7">
              <w:rPr>
                <w:rFonts w:ascii="Calibri Light" w:hAnsi="Calibri Light" w:cs="Calibri Light"/>
                <w:sz w:val="20"/>
                <w:szCs w:val="20"/>
              </w:rPr>
              <w:t xml:space="preserve">  The coolant level should be at “High” level in the coolant tank scale. Currently, the level is below “low”</w:t>
            </w:r>
          </w:p>
          <w:p w14:paraId="63D2088A" w14:textId="47B1D8EA" w:rsidR="00396026" w:rsidRPr="00396026" w:rsidRDefault="00BC0EB7" w:rsidP="00B5004C">
            <w:pPr>
              <w:pStyle w:val="ListParagraph"/>
              <w:numPr>
                <w:ilvl w:val="1"/>
                <w:numId w:val="3"/>
              </w:numPr>
              <w:spacing w:before="60" w:after="60"/>
              <w:ind w:left="791"/>
              <w:jc w:val="both"/>
              <w:rPr>
                <w:rFonts w:ascii="Calibri Light" w:hAnsi="Calibri Light" w:cs="Calibri Light"/>
                <w:sz w:val="20"/>
                <w:szCs w:val="20"/>
              </w:rPr>
            </w:pPr>
            <w:r>
              <w:rPr>
                <w:rFonts w:ascii="Calibri Light" w:hAnsi="Calibri Light" w:cs="Calibri Light"/>
                <w:sz w:val="20"/>
                <w:szCs w:val="20"/>
              </w:rPr>
              <w:t>In the camp</w:t>
            </w:r>
            <w:ins w:id="78" w:author="Anamika Menon" w:date="2023-06-19T11:28:00Z">
              <w:r w:rsidR="00F2594B">
                <w:rPr>
                  <w:rFonts w:ascii="Calibri Light" w:hAnsi="Calibri Light" w:cs="Calibri Light"/>
                  <w:sz w:val="20"/>
                  <w:szCs w:val="20"/>
                </w:rPr>
                <w:t>us</w:t>
              </w:r>
            </w:ins>
            <w:r>
              <w:rPr>
                <w:rFonts w:ascii="Calibri Light" w:hAnsi="Calibri Light" w:cs="Calibri Light"/>
                <w:sz w:val="20"/>
                <w:szCs w:val="20"/>
              </w:rPr>
              <w:t xml:space="preserve"> clinic, </w:t>
            </w:r>
            <w:r w:rsidR="00D6328D">
              <w:rPr>
                <w:rFonts w:ascii="Calibri Light" w:hAnsi="Calibri Light" w:cs="Calibri Light"/>
                <w:sz w:val="20"/>
                <w:szCs w:val="20"/>
              </w:rPr>
              <w:t>M</w:t>
            </w:r>
            <w:r w:rsidR="00396026" w:rsidRPr="00396026">
              <w:rPr>
                <w:rFonts w:ascii="Calibri Light" w:hAnsi="Calibri Light" w:cs="Calibri Light"/>
                <w:sz w:val="20"/>
                <w:szCs w:val="20"/>
              </w:rPr>
              <w:t>edicine "</w:t>
            </w:r>
            <w:proofErr w:type="spellStart"/>
            <w:r w:rsidR="00396026" w:rsidRPr="00396026">
              <w:rPr>
                <w:rFonts w:ascii="Calibri Light" w:hAnsi="Calibri Light" w:cs="Calibri Light"/>
                <w:sz w:val="20"/>
                <w:szCs w:val="20"/>
              </w:rPr>
              <w:t>Diclogesic</w:t>
            </w:r>
            <w:proofErr w:type="spellEnd"/>
            <w:r w:rsidR="00396026" w:rsidRPr="00396026">
              <w:rPr>
                <w:rFonts w:ascii="Calibri Light" w:hAnsi="Calibri Light" w:cs="Calibri Light"/>
                <w:sz w:val="20"/>
                <w:szCs w:val="20"/>
              </w:rPr>
              <w:t xml:space="preserve">" was </w:t>
            </w:r>
            <w:r>
              <w:rPr>
                <w:rFonts w:ascii="Calibri Light" w:hAnsi="Calibri Light" w:cs="Calibri Light"/>
                <w:sz w:val="20"/>
                <w:szCs w:val="20"/>
              </w:rPr>
              <w:t xml:space="preserve">found </w:t>
            </w:r>
            <w:r w:rsidR="00396026" w:rsidRPr="00396026">
              <w:rPr>
                <w:rFonts w:ascii="Calibri Light" w:hAnsi="Calibri Light" w:cs="Calibri Light"/>
                <w:sz w:val="20"/>
                <w:szCs w:val="20"/>
              </w:rPr>
              <w:t>expired in April 2023</w:t>
            </w:r>
            <w:r w:rsidR="00EB6184">
              <w:rPr>
                <w:rFonts w:ascii="Calibri Light" w:hAnsi="Calibri Light" w:cs="Calibri Light"/>
                <w:sz w:val="20"/>
                <w:szCs w:val="20"/>
              </w:rPr>
              <w:t>.</w:t>
            </w:r>
          </w:p>
          <w:p w14:paraId="0B9E7598" w14:textId="24FB2C38" w:rsidR="00396026" w:rsidRPr="00396026" w:rsidRDefault="00396026" w:rsidP="00B5004C">
            <w:pPr>
              <w:pStyle w:val="ListParagraph"/>
              <w:numPr>
                <w:ilvl w:val="1"/>
                <w:numId w:val="3"/>
              </w:numPr>
              <w:spacing w:before="60" w:after="60"/>
              <w:ind w:left="791"/>
              <w:jc w:val="both"/>
              <w:rPr>
                <w:rFonts w:ascii="Calibri Light" w:hAnsi="Calibri Light" w:cs="Calibri Light"/>
                <w:sz w:val="20"/>
                <w:szCs w:val="20"/>
              </w:rPr>
            </w:pPr>
            <w:r w:rsidRPr="00396026">
              <w:rPr>
                <w:rFonts w:ascii="Calibri Light" w:hAnsi="Calibri Light" w:cs="Calibri Light"/>
                <w:sz w:val="20"/>
                <w:szCs w:val="20"/>
              </w:rPr>
              <w:t>Building 3 - Ruwais, had expired sanitizer in the first aid box</w:t>
            </w:r>
          </w:p>
          <w:p w14:paraId="59120B6E" w14:textId="60D7269D" w:rsidR="00396026" w:rsidRPr="00396026" w:rsidRDefault="00396026" w:rsidP="00B5004C">
            <w:pPr>
              <w:pStyle w:val="ListParagraph"/>
              <w:numPr>
                <w:ilvl w:val="1"/>
                <w:numId w:val="3"/>
              </w:numPr>
              <w:spacing w:before="60" w:after="60"/>
              <w:ind w:left="791"/>
              <w:jc w:val="both"/>
              <w:rPr>
                <w:rFonts w:ascii="Calibri Light" w:hAnsi="Calibri Light" w:cs="Calibri Light"/>
                <w:sz w:val="20"/>
                <w:szCs w:val="20"/>
              </w:rPr>
            </w:pPr>
            <w:r w:rsidRPr="00396026">
              <w:rPr>
                <w:rFonts w:ascii="Calibri Light" w:hAnsi="Calibri Light" w:cs="Calibri Light"/>
                <w:sz w:val="20"/>
                <w:szCs w:val="20"/>
              </w:rPr>
              <w:t>Petroleum refinery lab (3013 A) had expired medicine "response beta" in the first aid box</w:t>
            </w:r>
          </w:p>
          <w:p w14:paraId="244D522E" w14:textId="523F8758" w:rsidR="00396026" w:rsidRPr="00396026" w:rsidRDefault="00396026" w:rsidP="00B5004C">
            <w:pPr>
              <w:pStyle w:val="ListParagraph"/>
              <w:numPr>
                <w:ilvl w:val="1"/>
                <w:numId w:val="3"/>
              </w:numPr>
              <w:spacing w:before="60" w:after="60"/>
              <w:ind w:left="791"/>
              <w:jc w:val="both"/>
              <w:rPr>
                <w:rFonts w:ascii="Calibri Light" w:hAnsi="Calibri Light" w:cs="Calibri Light"/>
                <w:sz w:val="20"/>
                <w:szCs w:val="20"/>
              </w:rPr>
            </w:pPr>
            <w:r w:rsidRPr="00396026">
              <w:rPr>
                <w:rFonts w:ascii="Calibri Light" w:hAnsi="Calibri Light" w:cs="Calibri Light"/>
                <w:sz w:val="20"/>
                <w:szCs w:val="20"/>
              </w:rPr>
              <w:t xml:space="preserve">The </w:t>
            </w:r>
            <w:commentRangeStart w:id="79"/>
            <w:r w:rsidRPr="00396026">
              <w:rPr>
                <w:rFonts w:ascii="Calibri Light" w:hAnsi="Calibri Light" w:cs="Calibri Light"/>
                <w:sz w:val="20"/>
                <w:szCs w:val="20"/>
              </w:rPr>
              <w:t>First Aider</w:t>
            </w:r>
            <w:r w:rsidR="00BC0EB7">
              <w:rPr>
                <w:rFonts w:ascii="Calibri Light" w:hAnsi="Calibri Light" w:cs="Calibri Light"/>
                <w:sz w:val="20"/>
                <w:szCs w:val="20"/>
              </w:rPr>
              <w:t xml:space="preserve"> displayed, </w:t>
            </w:r>
            <w:r w:rsidR="00D6328D">
              <w:rPr>
                <w:rFonts w:ascii="Calibri Light" w:hAnsi="Calibri Light" w:cs="Calibri Light"/>
                <w:sz w:val="20"/>
                <w:szCs w:val="20"/>
              </w:rPr>
              <w:t>wa</w:t>
            </w:r>
            <w:r w:rsidRPr="00396026">
              <w:rPr>
                <w:rFonts w:ascii="Calibri Light" w:hAnsi="Calibri Light" w:cs="Calibri Light"/>
                <w:sz w:val="20"/>
                <w:szCs w:val="20"/>
              </w:rPr>
              <w:t xml:space="preserve">s </w:t>
            </w:r>
            <w:commentRangeEnd w:id="79"/>
            <w:r w:rsidR="009378A7">
              <w:rPr>
                <w:rStyle w:val="CommentReference"/>
                <w:rFonts w:ascii="Calibri Light" w:eastAsia="Calibri Light" w:hAnsi="Calibri Light" w:cs="Calibri Light"/>
              </w:rPr>
              <w:commentReference w:id="79"/>
            </w:r>
            <w:r w:rsidRPr="00396026">
              <w:rPr>
                <w:rFonts w:ascii="Calibri Light" w:hAnsi="Calibri Light" w:cs="Calibri Light"/>
                <w:sz w:val="20"/>
                <w:szCs w:val="20"/>
              </w:rPr>
              <w:t>on leave and there is no alternate first aider number displayed</w:t>
            </w:r>
          </w:p>
          <w:p w14:paraId="455672AC" w14:textId="1C98ED09" w:rsidR="00396026" w:rsidRPr="00396026" w:rsidRDefault="00396026" w:rsidP="00B5004C">
            <w:pPr>
              <w:pStyle w:val="ListParagraph"/>
              <w:numPr>
                <w:ilvl w:val="1"/>
                <w:numId w:val="3"/>
              </w:numPr>
              <w:spacing w:before="60" w:after="60"/>
              <w:ind w:left="791"/>
              <w:jc w:val="both"/>
              <w:rPr>
                <w:rFonts w:ascii="Calibri Light" w:hAnsi="Calibri Light" w:cs="Calibri Light"/>
                <w:sz w:val="20"/>
                <w:szCs w:val="20"/>
              </w:rPr>
            </w:pPr>
            <w:r w:rsidRPr="00396026">
              <w:rPr>
                <w:rFonts w:ascii="Calibri Light" w:hAnsi="Calibri Light" w:cs="Calibri Light"/>
                <w:sz w:val="20"/>
                <w:szCs w:val="20"/>
              </w:rPr>
              <w:t>Chemical Lab (3021) had expired medicine</w:t>
            </w:r>
            <w:r w:rsidR="00BC0EB7">
              <w:rPr>
                <w:rFonts w:ascii="Calibri Light" w:hAnsi="Calibri Light" w:cs="Calibri Light"/>
                <w:sz w:val="20"/>
                <w:szCs w:val="20"/>
              </w:rPr>
              <w:t xml:space="preserve"> (Broad Spectrum Biocide)</w:t>
            </w:r>
            <w:r w:rsidRPr="00396026">
              <w:rPr>
                <w:rFonts w:ascii="Calibri Light" w:hAnsi="Calibri Light" w:cs="Calibri Light"/>
                <w:sz w:val="20"/>
                <w:szCs w:val="20"/>
              </w:rPr>
              <w:t xml:space="preserve"> in the first aid box</w:t>
            </w:r>
          </w:p>
          <w:p w14:paraId="207A00A9" w14:textId="13AFDCCC" w:rsidR="00396026" w:rsidRPr="00396026" w:rsidRDefault="00112775" w:rsidP="00B5004C">
            <w:pPr>
              <w:pStyle w:val="ListParagraph"/>
              <w:numPr>
                <w:ilvl w:val="1"/>
                <w:numId w:val="3"/>
              </w:numPr>
              <w:spacing w:before="60" w:after="60"/>
              <w:ind w:left="791"/>
              <w:jc w:val="both"/>
              <w:rPr>
                <w:rFonts w:ascii="Calibri Light" w:hAnsi="Calibri Light" w:cs="Calibri Light"/>
                <w:sz w:val="20"/>
                <w:szCs w:val="20"/>
              </w:rPr>
            </w:pPr>
            <w:r w:rsidRPr="00396026">
              <w:rPr>
                <w:rFonts w:ascii="Calibri Light" w:hAnsi="Calibri Light" w:cs="Calibri Light"/>
                <w:sz w:val="20"/>
                <w:szCs w:val="20"/>
              </w:rPr>
              <w:t>Unlabeled</w:t>
            </w:r>
            <w:r w:rsidR="00396026" w:rsidRPr="00396026">
              <w:rPr>
                <w:rFonts w:ascii="Calibri Light" w:hAnsi="Calibri Light" w:cs="Calibri Light"/>
                <w:sz w:val="20"/>
                <w:szCs w:val="20"/>
              </w:rPr>
              <w:t xml:space="preserve"> </w:t>
            </w:r>
            <w:r w:rsidR="00DA26B1" w:rsidRPr="00396026">
              <w:rPr>
                <w:rFonts w:ascii="Calibri Light" w:hAnsi="Calibri Light" w:cs="Calibri Light"/>
                <w:sz w:val="20"/>
                <w:szCs w:val="20"/>
              </w:rPr>
              <w:t>chemical</w:t>
            </w:r>
            <w:r w:rsidR="00396026" w:rsidRPr="00396026">
              <w:rPr>
                <w:rFonts w:ascii="Calibri Light" w:hAnsi="Calibri Light" w:cs="Calibri Light"/>
                <w:sz w:val="20"/>
                <w:szCs w:val="20"/>
              </w:rPr>
              <w:t xml:space="preserve"> containers are in the Chemical lab (3021)</w:t>
            </w:r>
          </w:p>
          <w:p w14:paraId="01698804" w14:textId="44D9DB51" w:rsidR="00396026" w:rsidRPr="00396026" w:rsidRDefault="00396026" w:rsidP="00B5004C">
            <w:pPr>
              <w:pStyle w:val="ListParagraph"/>
              <w:numPr>
                <w:ilvl w:val="1"/>
                <w:numId w:val="3"/>
              </w:numPr>
              <w:spacing w:before="60" w:after="60"/>
              <w:ind w:left="791"/>
              <w:jc w:val="both"/>
              <w:rPr>
                <w:rFonts w:ascii="Calibri Light" w:hAnsi="Calibri Light" w:cs="Calibri Light"/>
                <w:sz w:val="20"/>
                <w:szCs w:val="20"/>
              </w:rPr>
            </w:pPr>
            <w:proofErr w:type="spellStart"/>
            <w:r w:rsidRPr="00396026">
              <w:rPr>
                <w:rFonts w:ascii="Calibri Light" w:hAnsi="Calibri Light" w:cs="Calibri Light"/>
                <w:sz w:val="20"/>
                <w:szCs w:val="20"/>
              </w:rPr>
              <w:t>Arzana</w:t>
            </w:r>
            <w:ins w:id="80" w:author="Anamika Menon" w:date="2023-06-19T11:28:00Z">
              <w:r w:rsidR="00F2594B">
                <w:rPr>
                  <w:rFonts w:ascii="Calibri Light" w:hAnsi="Calibri Light" w:cs="Calibri Light"/>
                  <w:sz w:val="20"/>
                  <w:szCs w:val="20"/>
                </w:rPr>
                <w:t>h</w:t>
              </w:r>
            </w:ins>
            <w:proofErr w:type="spellEnd"/>
            <w:r w:rsidRPr="00396026">
              <w:rPr>
                <w:rFonts w:ascii="Calibri Light" w:hAnsi="Calibri Light" w:cs="Calibri Light"/>
                <w:sz w:val="20"/>
                <w:szCs w:val="20"/>
              </w:rPr>
              <w:t xml:space="preserve"> building, the electrical room was open and not locked for unauthorized personnel</w:t>
            </w:r>
          </w:p>
          <w:p w14:paraId="2AC15108"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54E643D" w14:textId="13652BDE" w:rsidR="00D81646" w:rsidRPr="00C2537B" w:rsidRDefault="00C2537B" w:rsidP="00B5004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adequate and effective compliance to the procedures and work controls.  </w:t>
            </w:r>
            <w:r w:rsidR="00BC0EB7">
              <w:rPr>
                <w:rFonts w:ascii="Calibri Light" w:hAnsi="Calibri Light" w:cs="Calibri Light"/>
                <w:sz w:val="20"/>
                <w:szCs w:val="20"/>
              </w:rPr>
              <w:t>Ensure safe working conditions at site including fire pump rooms, clinics, buildings under construction, electrical rooms, and laboratories.</w:t>
            </w:r>
          </w:p>
          <w:p w14:paraId="3B686B2D" w14:textId="77777777" w:rsidR="00D81646" w:rsidRPr="00D220F5" w:rsidRDefault="00D81646"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FE47038" w14:textId="77777777" w:rsidR="00D81646" w:rsidRPr="00D220F5" w:rsidRDefault="00D81646"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69B1EA22" w14:textId="77777777" w:rsidR="00D81646" w:rsidRPr="00D220F5" w:rsidRDefault="00D81646" w:rsidP="001D3698">
            <w:pPr>
              <w:tabs>
                <w:tab w:val="left" w:pos="1110"/>
              </w:tabs>
              <w:spacing w:before="60" w:after="60"/>
              <w:jc w:val="both"/>
              <w:rPr>
                <w:rFonts w:ascii="Calibri Light" w:hAnsi="Calibri Light" w:cs="Calibri Light"/>
                <w:b/>
                <w:sz w:val="20"/>
                <w:szCs w:val="20"/>
                <w:lang w:val="fr-FR"/>
              </w:rPr>
            </w:pPr>
          </w:p>
          <w:p w14:paraId="697019BA" w14:textId="77777777" w:rsidR="00D81646"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Responsibility: </w:t>
            </w:r>
          </w:p>
          <w:p w14:paraId="0C97ECAF" w14:textId="77777777" w:rsidR="00D81646" w:rsidRPr="00A679EB" w:rsidRDefault="00D81646" w:rsidP="001D3698">
            <w:pPr>
              <w:tabs>
                <w:tab w:val="left" w:pos="1110"/>
              </w:tabs>
              <w:spacing w:before="60" w:after="60"/>
              <w:jc w:val="both"/>
              <w:rPr>
                <w:rFonts w:ascii="Calibri Light" w:hAnsi="Calibri Light" w:cs="Calibri Light"/>
                <w:sz w:val="20"/>
                <w:szCs w:val="20"/>
              </w:rPr>
            </w:pPr>
          </w:p>
          <w:p w14:paraId="3B5FAF92" w14:textId="77777777" w:rsidR="00D81646" w:rsidRDefault="00D81646" w:rsidP="001D3698">
            <w:pPr>
              <w:tabs>
                <w:tab w:val="left" w:pos="1110"/>
              </w:tabs>
              <w:spacing w:before="60" w:after="60"/>
              <w:jc w:val="both"/>
              <w:rPr>
                <w:rFonts w:ascii="Wingdings" w:hAnsi="Wingdings" w:cs="Times New Roman"/>
                <w:b/>
                <w:color w:val="00B050"/>
                <w:sz w:val="19"/>
                <w:szCs w:val="24"/>
              </w:rPr>
            </w:pPr>
            <w:r>
              <w:rPr>
                <w:rFonts w:ascii="Calibri Light" w:hAnsi="Calibri Light" w:cs="Calibri Light"/>
                <w:b/>
                <w:sz w:val="20"/>
                <w:szCs w:val="20"/>
              </w:rPr>
              <w:t xml:space="preserve">Timelines: </w:t>
            </w: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81"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324BA21"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3F01AA4B"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0DE0001E"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51B816C8"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4FD832DC"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666997E3"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76CBF320"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2A96EA34"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72996D1B"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1E80A732" w14:textId="77777777" w:rsidR="00D6328D" w:rsidRDefault="00D6328D" w:rsidP="003F4A5D">
      <w:pPr>
        <w:pStyle w:val="NumberedHeading1"/>
        <w:spacing w:before="120"/>
        <w:ind w:left="-284" w:right="-284"/>
        <w:jc w:val="center"/>
        <w:rPr>
          <w:rFonts w:ascii="Calibri Light" w:hAnsi="Calibri Light" w:cs="Calibri Light"/>
          <w:color w:val="0057B8"/>
          <w:sz w:val="32"/>
          <w:szCs w:val="32"/>
          <w:u w:val="single"/>
        </w:rPr>
        <w:sectPr w:rsidR="00D6328D" w:rsidSect="00B94505">
          <w:pgSz w:w="11906" w:h="16838"/>
          <w:pgMar w:top="1440" w:right="991" w:bottom="568" w:left="993" w:header="432" w:footer="288" w:gutter="0"/>
          <w:cols w:space="708"/>
          <w:docGrid w:linePitch="360"/>
        </w:sect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81"/>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73FA9566"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0</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commentRangeStart w:id="82"/>
          </w:p>
          <w:p w14:paraId="214D2FB5" w14:textId="33B77862"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10</w:t>
            </w:r>
            <w:commentRangeEnd w:id="82"/>
            <w:r w:rsidR="00F2594B">
              <w:rPr>
                <w:rStyle w:val="CommentReference"/>
                <w:rFonts w:ascii="Calibri Light" w:eastAsia="Calibri Light" w:hAnsi="Calibri Light" w:cs="Calibri Light"/>
              </w:rPr>
              <w:commentReference w:id="82"/>
            </w:r>
          </w:p>
        </w:tc>
      </w:tr>
      <w:tr w:rsidR="00CA063C" w14:paraId="648DC0E6" w14:textId="77777777" w:rsidTr="00B03F73">
        <w:trPr>
          <w:trHeight w:val="1709"/>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52959D1B"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B03F73">
        <w:trPr>
          <w:trHeight w:val="152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24079CA4" w:rsidR="00CA063C" w:rsidRPr="00BB0E41" w:rsidRDefault="00A2069F"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468AC36D" w14:textId="666AD800" w:rsidR="00774E57" w:rsidRDefault="0057363E" w:rsidP="00C02156">
      <w:pPr>
        <w:pStyle w:val="NumberedHeading1"/>
        <w:spacing w:before="120" w:after="120"/>
        <w:ind w:left="-288" w:right="-288"/>
        <w:rPr>
          <w:rFonts w:ascii="Calibri Light" w:hAnsi="Calibri Light" w:cs="Calibri Light"/>
          <w:sz w:val="26"/>
          <w:szCs w:val="26"/>
          <w:u w:val="single"/>
        </w:rPr>
      </w:pPr>
      <w:bookmarkStart w:id="83" w:name="_Toc128131784"/>
      <w:bookmarkStart w:id="84"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sidR="00591D68">
        <w:rPr>
          <w:rFonts w:ascii="Calibri Light" w:hAnsi="Calibri Light" w:cs="Calibri Light"/>
          <w:sz w:val="26"/>
          <w:szCs w:val="26"/>
          <w:u w:val="single"/>
        </w:rPr>
        <w:t>–</w:t>
      </w:r>
      <w:r w:rsidRPr="00C02156">
        <w:rPr>
          <w:rFonts w:ascii="Calibri Light" w:hAnsi="Calibri Light" w:cs="Calibri Light"/>
          <w:sz w:val="26"/>
          <w:szCs w:val="26"/>
          <w:u w:val="single"/>
        </w:rPr>
        <w:t xml:space="preserve"> </w:t>
      </w:r>
      <w:r w:rsidR="00591D68">
        <w:rPr>
          <w:rFonts w:ascii="Calibri Light" w:hAnsi="Calibri Light" w:cs="Calibri Light"/>
          <w:sz w:val="26"/>
          <w:szCs w:val="26"/>
          <w:u w:val="single"/>
        </w:rPr>
        <w:t xml:space="preserve">EHS Procedures Approval Dates </w:t>
      </w:r>
    </w:p>
    <w:tbl>
      <w:tblPr>
        <w:tblW w:w="7200" w:type="dxa"/>
        <w:tblInd w:w="-275" w:type="dxa"/>
        <w:tblLook w:val="04A0" w:firstRow="1" w:lastRow="0" w:firstColumn="1" w:lastColumn="0" w:noHBand="0" w:noVBand="1"/>
        <w:tblPrChange w:id="85" w:author="Anamika Menon" w:date="2023-06-19T12:01:00Z">
          <w:tblPr>
            <w:tblW w:w="7200" w:type="dxa"/>
            <w:tblInd w:w="-275" w:type="dxa"/>
            <w:tblLook w:val="04A0" w:firstRow="1" w:lastRow="0" w:firstColumn="1" w:lastColumn="0" w:noHBand="0" w:noVBand="1"/>
          </w:tblPr>
        </w:tblPrChange>
      </w:tblPr>
      <w:tblGrid>
        <w:gridCol w:w="700"/>
        <w:gridCol w:w="4970"/>
        <w:gridCol w:w="1530"/>
        <w:tblGridChange w:id="86">
          <w:tblGrid>
            <w:gridCol w:w="700"/>
            <w:gridCol w:w="4970"/>
            <w:gridCol w:w="1530"/>
          </w:tblGrid>
        </w:tblGridChange>
      </w:tblGrid>
      <w:tr w:rsidR="00591D68" w:rsidRPr="00591D68" w14:paraId="60731B25" w14:textId="77777777" w:rsidTr="006709B6">
        <w:trPr>
          <w:trHeight w:val="290"/>
          <w:tblHeader/>
          <w:trPrChange w:id="87" w:author="Anamika Menon" w:date="2023-06-19T12:01:00Z">
            <w:trPr>
              <w:trHeight w:val="290"/>
            </w:trPr>
          </w:trPrChange>
        </w:trPr>
        <w:tc>
          <w:tcPr>
            <w:tcW w:w="700" w:type="dxa"/>
            <w:tcBorders>
              <w:top w:val="single" w:sz="4" w:space="0" w:color="auto"/>
              <w:left w:val="single" w:sz="4" w:space="0" w:color="auto"/>
              <w:bottom w:val="single" w:sz="4" w:space="0" w:color="auto"/>
              <w:right w:val="single" w:sz="4" w:space="0" w:color="auto"/>
            </w:tcBorders>
            <w:shd w:val="clear" w:color="auto" w:fill="0057B8"/>
            <w:vAlign w:val="center"/>
            <w:hideMark/>
            <w:tcPrChange w:id="88" w:author="Anamika Menon" w:date="2023-06-19T12:01:00Z">
              <w:tcPr>
                <w:tcW w:w="700" w:type="dxa"/>
                <w:tcBorders>
                  <w:top w:val="single" w:sz="4" w:space="0" w:color="auto"/>
                  <w:left w:val="single" w:sz="4" w:space="0" w:color="auto"/>
                  <w:bottom w:val="single" w:sz="4" w:space="0" w:color="auto"/>
                  <w:right w:val="single" w:sz="4" w:space="0" w:color="auto"/>
                </w:tcBorders>
                <w:shd w:val="clear" w:color="auto" w:fill="0057B8"/>
                <w:vAlign w:val="center"/>
                <w:hideMark/>
              </w:tcPr>
            </w:tcPrChange>
          </w:tcPr>
          <w:p w14:paraId="385E48BB" w14:textId="77777777" w:rsidR="00591D68" w:rsidRPr="00591D68"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591D68">
              <w:rPr>
                <w:rFonts w:ascii="Calibri Light" w:hAnsi="Calibri Light" w:cs="Calibri Light"/>
                <w:b/>
                <w:bCs/>
                <w:color w:val="FFFFFF" w:themeColor="background1"/>
                <w:sz w:val="18"/>
                <w:szCs w:val="18"/>
              </w:rPr>
              <w:t>Sr No</w:t>
            </w:r>
          </w:p>
        </w:tc>
        <w:tc>
          <w:tcPr>
            <w:tcW w:w="4970" w:type="dxa"/>
            <w:tcBorders>
              <w:top w:val="single" w:sz="4" w:space="0" w:color="auto"/>
              <w:left w:val="nil"/>
              <w:bottom w:val="single" w:sz="4" w:space="0" w:color="auto"/>
              <w:right w:val="single" w:sz="4" w:space="0" w:color="auto"/>
            </w:tcBorders>
            <w:shd w:val="clear" w:color="auto" w:fill="0057B8"/>
            <w:vAlign w:val="center"/>
            <w:hideMark/>
            <w:tcPrChange w:id="89" w:author="Anamika Menon" w:date="2023-06-19T12:01:00Z">
              <w:tcPr>
                <w:tcW w:w="4970" w:type="dxa"/>
                <w:tcBorders>
                  <w:top w:val="single" w:sz="4" w:space="0" w:color="auto"/>
                  <w:left w:val="nil"/>
                  <w:bottom w:val="single" w:sz="4" w:space="0" w:color="auto"/>
                  <w:right w:val="single" w:sz="4" w:space="0" w:color="auto"/>
                </w:tcBorders>
                <w:shd w:val="clear" w:color="auto" w:fill="0057B8"/>
                <w:vAlign w:val="center"/>
                <w:hideMark/>
              </w:tcPr>
            </w:tcPrChange>
          </w:tcPr>
          <w:p w14:paraId="14190946" w14:textId="77777777" w:rsidR="00591D68" w:rsidRPr="00591D68"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591D68">
              <w:rPr>
                <w:rFonts w:ascii="Calibri Light" w:hAnsi="Calibri Light" w:cs="Calibri Light"/>
                <w:b/>
                <w:bCs/>
                <w:color w:val="FFFFFF" w:themeColor="background1"/>
                <w:sz w:val="18"/>
                <w:szCs w:val="18"/>
              </w:rPr>
              <w:t>Procedure Name</w:t>
            </w:r>
          </w:p>
        </w:tc>
        <w:tc>
          <w:tcPr>
            <w:tcW w:w="1530" w:type="dxa"/>
            <w:tcBorders>
              <w:top w:val="single" w:sz="4" w:space="0" w:color="auto"/>
              <w:left w:val="nil"/>
              <w:bottom w:val="single" w:sz="4" w:space="0" w:color="auto"/>
              <w:right w:val="single" w:sz="4" w:space="0" w:color="auto"/>
            </w:tcBorders>
            <w:shd w:val="clear" w:color="auto" w:fill="0057B8"/>
            <w:vAlign w:val="center"/>
            <w:hideMark/>
            <w:tcPrChange w:id="90" w:author="Anamika Menon" w:date="2023-06-19T12:01:00Z">
              <w:tcPr>
                <w:tcW w:w="1530" w:type="dxa"/>
                <w:tcBorders>
                  <w:top w:val="single" w:sz="4" w:space="0" w:color="auto"/>
                  <w:left w:val="nil"/>
                  <w:bottom w:val="single" w:sz="4" w:space="0" w:color="auto"/>
                  <w:right w:val="single" w:sz="4" w:space="0" w:color="auto"/>
                </w:tcBorders>
                <w:shd w:val="clear" w:color="auto" w:fill="0057B8"/>
                <w:vAlign w:val="center"/>
                <w:hideMark/>
              </w:tcPr>
            </w:tcPrChange>
          </w:tcPr>
          <w:p w14:paraId="1F858604" w14:textId="77777777" w:rsidR="00591D68" w:rsidRPr="00591D68"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sidRPr="00591D68">
              <w:rPr>
                <w:rFonts w:ascii="Calibri Light" w:hAnsi="Calibri Light" w:cs="Calibri Light"/>
                <w:b/>
                <w:bCs/>
                <w:color w:val="FFFFFF" w:themeColor="background1"/>
                <w:sz w:val="18"/>
                <w:szCs w:val="18"/>
              </w:rPr>
              <w:t xml:space="preserve">Last Review Date </w:t>
            </w:r>
          </w:p>
        </w:tc>
      </w:tr>
      <w:tr w:rsidR="00591D68" w:rsidRPr="00591D68" w14:paraId="6812ADAB" w14:textId="77777777" w:rsidTr="00591D68">
        <w:trPr>
          <w:trHeight w:val="359"/>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AE55686"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w:t>
            </w:r>
          </w:p>
        </w:tc>
        <w:tc>
          <w:tcPr>
            <w:tcW w:w="4970" w:type="dxa"/>
            <w:tcBorders>
              <w:top w:val="nil"/>
              <w:left w:val="nil"/>
              <w:bottom w:val="single" w:sz="4" w:space="0" w:color="auto"/>
              <w:right w:val="single" w:sz="4" w:space="0" w:color="auto"/>
            </w:tcBorders>
            <w:shd w:val="clear" w:color="auto" w:fill="auto"/>
            <w:vAlign w:val="center"/>
            <w:hideMark/>
          </w:tcPr>
          <w:p w14:paraId="0B3524BB"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Communication Participation and Consultation</w:t>
            </w:r>
          </w:p>
        </w:tc>
        <w:tc>
          <w:tcPr>
            <w:tcW w:w="1530" w:type="dxa"/>
            <w:tcBorders>
              <w:top w:val="nil"/>
              <w:left w:val="nil"/>
              <w:bottom w:val="single" w:sz="4" w:space="0" w:color="auto"/>
              <w:right w:val="single" w:sz="4" w:space="0" w:color="auto"/>
            </w:tcBorders>
            <w:shd w:val="clear" w:color="auto" w:fill="auto"/>
            <w:noWrap/>
            <w:vAlign w:val="bottom"/>
            <w:hideMark/>
          </w:tcPr>
          <w:p w14:paraId="10CEC971"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03D0A3C1"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F2B9F50"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3</w:t>
            </w:r>
          </w:p>
        </w:tc>
        <w:tc>
          <w:tcPr>
            <w:tcW w:w="4970" w:type="dxa"/>
            <w:tcBorders>
              <w:top w:val="nil"/>
              <w:left w:val="nil"/>
              <w:bottom w:val="single" w:sz="4" w:space="0" w:color="auto"/>
              <w:right w:val="single" w:sz="4" w:space="0" w:color="auto"/>
            </w:tcBorders>
            <w:shd w:val="clear" w:color="auto" w:fill="auto"/>
            <w:vAlign w:val="center"/>
            <w:hideMark/>
          </w:tcPr>
          <w:p w14:paraId="078BA119"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Control of Records</w:t>
            </w:r>
          </w:p>
        </w:tc>
        <w:tc>
          <w:tcPr>
            <w:tcW w:w="1530" w:type="dxa"/>
            <w:tcBorders>
              <w:top w:val="nil"/>
              <w:left w:val="nil"/>
              <w:bottom w:val="single" w:sz="4" w:space="0" w:color="auto"/>
              <w:right w:val="single" w:sz="4" w:space="0" w:color="auto"/>
            </w:tcBorders>
            <w:shd w:val="clear" w:color="auto" w:fill="auto"/>
            <w:noWrap/>
            <w:vAlign w:val="bottom"/>
            <w:hideMark/>
          </w:tcPr>
          <w:p w14:paraId="12AFF82D"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064EAE82"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626C893"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4</w:t>
            </w:r>
          </w:p>
        </w:tc>
        <w:tc>
          <w:tcPr>
            <w:tcW w:w="4970" w:type="dxa"/>
            <w:tcBorders>
              <w:top w:val="nil"/>
              <w:left w:val="nil"/>
              <w:bottom w:val="single" w:sz="4" w:space="0" w:color="auto"/>
              <w:right w:val="single" w:sz="4" w:space="0" w:color="auto"/>
            </w:tcBorders>
            <w:shd w:val="clear" w:color="auto" w:fill="auto"/>
            <w:vAlign w:val="center"/>
            <w:hideMark/>
          </w:tcPr>
          <w:p w14:paraId="48E9A8B6"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Document Control Procedure</w:t>
            </w:r>
          </w:p>
        </w:tc>
        <w:tc>
          <w:tcPr>
            <w:tcW w:w="1530" w:type="dxa"/>
            <w:tcBorders>
              <w:top w:val="nil"/>
              <w:left w:val="nil"/>
              <w:bottom w:val="single" w:sz="4" w:space="0" w:color="auto"/>
              <w:right w:val="single" w:sz="4" w:space="0" w:color="auto"/>
            </w:tcBorders>
            <w:shd w:val="clear" w:color="auto" w:fill="auto"/>
            <w:noWrap/>
            <w:vAlign w:val="bottom"/>
            <w:hideMark/>
          </w:tcPr>
          <w:p w14:paraId="46FA2AF4"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75CB5313"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38958DE"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5</w:t>
            </w:r>
          </w:p>
        </w:tc>
        <w:tc>
          <w:tcPr>
            <w:tcW w:w="4970" w:type="dxa"/>
            <w:tcBorders>
              <w:top w:val="nil"/>
              <w:left w:val="nil"/>
              <w:bottom w:val="single" w:sz="4" w:space="0" w:color="auto"/>
              <w:right w:val="single" w:sz="4" w:space="0" w:color="auto"/>
            </w:tcBorders>
            <w:shd w:val="clear" w:color="auto" w:fill="auto"/>
            <w:vAlign w:val="center"/>
            <w:hideMark/>
          </w:tcPr>
          <w:p w14:paraId="1722F380"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EHS Audit Internal &amp; External</w:t>
            </w:r>
          </w:p>
        </w:tc>
        <w:tc>
          <w:tcPr>
            <w:tcW w:w="1530" w:type="dxa"/>
            <w:tcBorders>
              <w:top w:val="nil"/>
              <w:left w:val="nil"/>
              <w:bottom w:val="single" w:sz="4" w:space="0" w:color="auto"/>
              <w:right w:val="single" w:sz="4" w:space="0" w:color="auto"/>
            </w:tcBorders>
            <w:shd w:val="clear" w:color="auto" w:fill="auto"/>
            <w:noWrap/>
            <w:vAlign w:val="bottom"/>
            <w:hideMark/>
          </w:tcPr>
          <w:p w14:paraId="32E4277A"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22E2AC37"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3F055A"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6</w:t>
            </w:r>
          </w:p>
        </w:tc>
        <w:tc>
          <w:tcPr>
            <w:tcW w:w="4970" w:type="dxa"/>
            <w:tcBorders>
              <w:top w:val="nil"/>
              <w:left w:val="nil"/>
              <w:bottom w:val="single" w:sz="4" w:space="0" w:color="auto"/>
              <w:right w:val="single" w:sz="4" w:space="0" w:color="auto"/>
            </w:tcBorders>
            <w:shd w:val="clear" w:color="auto" w:fill="auto"/>
            <w:vAlign w:val="center"/>
            <w:hideMark/>
          </w:tcPr>
          <w:p w14:paraId="50BD1480"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EHS Design and Modification</w:t>
            </w:r>
          </w:p>
        </w:tc>
        <w:tc>
          <w:tcPr>
            <w:tcW w:w="1530" w:type="dxa"/>
            <w:tcBorders>
              <w:top w:val="nil"/>
              <w:left w:val="nil"/>
              <w:bottom w:val="single" w:sz="4" w:space="0" w:color="auto"/>
              <w:right w:val="single" w:sz="4" w:space="0" w:color="auto"/>
            </w:tcBorders>
            <w:shd w:val="clear" w:color="auto" w:fill="auto"/>
            <w:noWrap/>
            <w:vAlign w:val="bottom"/>
            <w:hideMark/>
          </w:tcPr>
          <w:p w14:paraId="00C8654B"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753E5B6A"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F575C6"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7</w:t>
            </w:r>
          </w:p>
        </w:tc>
        <w:tc>
          <w:tcPr>
            <w:tcW w:w="4970" w:type="dxa"/>
            <w:tcBorders>
              <w:top w:val="nil"/>
              <w:left w:val="nil"/>
              <w:bottom w:val="single" w:sz="4" w:space="0" w:color="auto"/>
              <w:right w:val="single" w:sz="4" w:space="0" w:color="auto"/>
            </w:tcBorders>
            <w:shd w:val="clear" w:color="auto" w:fill="auto"/>
            <w:vAlign w:val="center"/>
            <w:hideMark/>
          </w:tcPr>
          <w:p w14:paraId="1FB41053"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EHS Implementation Plan</w:t>
            </w:r>
          </w:p>
        </w:tc>
        <w:tc>
          <w:tcPr>
            <w:tcW w:w="1530" w:type="dxa"/>
            <w:tcBorders>
              <w:top w:val="nil"/>
              <w:left w:val="nil"/>
              <w:bottom w:val="single" w:sz="4" w:space="0" w:color="auto"/>
              <w:right w:val="single" w:sz="4" w:space="0" w:color="auto"/>
            </w:tcBorders>
            <w:shd w:val="clear" w:color="auto" w:fill="auto"/>
            <w:noWrap/>
            <w:vAlign w:val="bottom"/>
            <w:hideMark/>
          </w:tcPr>
          <w:p w14:paraId="59E304DC"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31F9234D"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445D622"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8</w:t>
            </w:r>
          </w:p>
        </w:tc>
        <w:tc>
          <w:tcPr>
            <w:tcW w:w="4970" w:type="dxa"/>
            <w:tcBorders>
              <w:top w:val="nil"/>
              <w:left w:val="nil"/>
              <w:bottom w:val="single" w:sz="4" w:space="0" w:color="auto"/>
              <w:right w:val="single" w:sz="4" w:space="0" w:color="auto"/>
            </w:tcBorders>
            <w:shd w:val="clear" w:color="auto" w:fill="auto"/>
            <w:vAlign w:val="center"/>
            <w:hideMark/>
          </w:tcPr>
          <w:p w14:paraId="3634D475"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EHS Objectives and KPI's</w:t>
            </w:r>
          </w:p>
        </w:tc>
        <w:tc>
          <w:tcPr>
            <w:tcW w:w="1530" w:type="dxa"/>
            <w:tcBorders>
              <w:top w:val="nil"/>
              <w:left w:val="nil"/>
              <w:bottom w:val="single" w:sz="4" w:space="0" w:color="auto"/>
              <w:right w:val="single" w:sz="4" w:space="0" w:color="auto"/>
            </w:tcBorders>
            <w:shd w:val="clear" w:color="auto" w:fill="auto"/>
            <w:noWrap/>
            <w:vAlign w:val="bottom"/>
            <w:hideMark/>
          </w:tcPr>
          <w:p w14:paraId="23C75AF5"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57369AB1"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CC0096"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9</w:t>
            </w:r>
          </w:p>
        </w:tc>
        <w:tc>
          <w:tcPr>
            <w:tcW w:w="4970" w:type="dxa"/>
            <w:tcBorders>
              <w:top w:val="nil"/>
              <w:left w:val="nil"/>
              <w:bottom w:val="single" w:sz="4" w:space="0" w:color="auto"/>
              <w:right w:val="single" w:sz="4" w:space="0" w:color="auto"/>
            </w:tcBorders>
            <w:shd w:val="clear" w:color="auto" w:fill="auto"/>
            <w:vAlign w:val="center"/>
            <w:hideMark/>
          </w:tcPr>
          <w:p w14:paraId="563F5C7F"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EHS Operational Control Procedure</w:t>
            </w:r>
          </w:p>
        </w:tc>
        <w:tc>
          <w:tcPr>
            <w:tcW w:w="1530" w:type="dxa"/>
            <w:tcBorders>
              <w:top w:val="nil"/>
              <w:left w:val="nil"/>
              <w:bottom w:val="single" w:sz="4" w:space="0" w:color="auto"/>
              <w:right w:val="single" w:sz="4" w:space="0" w:color="auto"/>
            </w:tcBorders>
            <w:shd w:val="clear" w:color="auto" w:fill="auto"/>
            <w:noWrap/>
            <w:vAlign w:val="bottom"/>
            <w:hideMark/>
          </w:tcPr>
          <w:p w14:paraId="57CC6474"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00862563"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4D96F5C"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10</w:t>
            </w:r>
          </w:p>
        </w:tc>
        <w:tc>
          <w:tcPr>
            <w:tcW w:w="4970" w:type="dxa"/>
            <w:tcBorders>
              <w:top w:val="nil"/>
              <w:left w:val="nil"/>
              <w:bottom w:val="single" w:sz="4" w:space="0" w:color="auto"/>
              <w:right w:val="single" w:sz="4" w:space="0" w:color="auto"/>
            </w:tcBorders>
            <w:shd w:val="clear" w:color="auto" w:fill="auto"/>
            <w:vAlign w:val="center"/>
            <w:hideMark/>
          </w:tcPr>
          <w:p w14:paraId="04920E51"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Emergency Evacuation Plan</w:t>
            </w:r>
          </w:p>
        </w:tc>
        <w:tc>
          <w:tcPr>
            <w:tcW w:w="1530" w:type="dxa"/>
            <w:tcBorders>
              <w:top w:val="nil"/>
              <w:left w:val="nil"/>
              <w:bottom w:val="single" w:sz="4" w:space="0" w:color="auto"/>
              <w:right w:val="single" w:sz="4" w:space="0" w:color="auto"/>
            </w:tcBorders>
            <w:shd w:val="clear" w:color="auto" w:fill="auto"/>
            <w:noWrap/>
            <w:vAlign w:val="bottom"/>
            <w:hideMark/>
          </w:tcPr>
          <w:p w14:paraId="723BF07F"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685052EC" w14:textId="77777777" w:rsidTr="00591D68">
        <w:trPr>
          <w:trHeight w:val="332"/>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4F426"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11</w:t>
            </w:r>
          </w:p>
        </w:tc>
        <w:tc>
          <w:tcPr>
            <w:tcW w:w="4970" w:type="dxa"/>
            <w:tcBorders>
              <w:top w:val="nil"/>
              <w:left w:val="nil"/>
              <w:bottom w:val="single" w:sz="4" w:space="0" w:color="auto"/>
              <w:right w:val="single" w:sz="4" w:space="0" w:color="auto"/>
            </w:tcBorders>
            <w:shd w:val="clear" w:color="auto" w:fill="auto"/>
            <w:vAlign w:val="center"/>
            <w:hideMark/>
          </w:tcPr>
          <w:p w14:paraId="17271D97"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Emergency Management-Contingency Plan</w:t>
            </w:r>
          </w:p>
        </w:tc>
        <w:tc>
          <w:tcPr>
            <w:tcW w:w="1530" w:type="dxa"/>
            <w:tcBorders>
              <w:top w:val="nil"/>
              <w:left w:val="nil"/>
              <w:bottom w:val="single" w:sz="4" w:space="0" w:color="auto"/>
              <w:right w:val="single" w:sz="4" w:space="0" w:color="auto"/>
            </w:tcBorders>
            <w:shd w:val="clear" w:color="auto" w:fill="auto"/>
            <w:noWrap/>
            <w:vAlign w:val="bottom"/>
            <w:hideMark/>
          </w:tcPr>
          <w:p w14:paraId="52A6E948"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4B3AB00B"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8A0F22"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12</w:t>
            </w:r>
          </w:p>
        </w:tc>
        <w:tc>
          <w:tcPr>
            <w:tcW w:w="4970" w:type="dxa"/>
            <w:tcBorders>
              <w:top w:val="nil"/>
              <w:left w:val="nil"/>
              <w:bottom w:val="single" w:sz="4" w:space="0" w:color="auto"/>
              <w:right w:val="single" w:sz="4" w:space="0" w:color="auto"/>
            </w:tcBorders>
            <w:shd w:val="clear" w:color="auto" w:fill="auto"/>
            <w:vAlign w:val="center"/>
            <w:hideMark/>
          </w:tcPr>
          <w:p w14:paraId="07737EAC"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Emergency Preparedness Procedure</w:t>
            </w:r>
          </w:p>
        </w:tc>
        <w:tc>
          <w:tcPr>
            <w:tcW w:w="1530" w:type="dxa"/>
            <w:tcBorders>
              <w:top w:val="nil"/>
              <w:left w:val="nil"/>
              <w:bottom w:val="single" w:sz="4" w:space="0" w:color="auto"/>
              <w:right w:val="single" w:sz="4" w:space="0" w:color="auto"/>
            </w:tcBorders>
            <w:shd w:val="clear" w:color="auto" w:fill="auto"/>
            <w:noWrap/>
            <w:vAlign w:val="bottom"/>
            <w:hideMark/>
          </w:tcPr>
          <w:p w14:paraId="74CF2E93"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0D52D1DD" w14:textId="77777777" w:rsidTr="00591D68">
        <w:trPr>
          <w:trHeight w:val="251"/>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5806C8A"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13</w:t>
            </w:r>
          </w:p>
        </w:tc>
        <w:tc>
          <w:tcPr>
            <w:tcW w:w="4970" w:type="dxa"/>
            <w:tcBorders>
              <w:top w:val="nil"/>
              <w:left w:val="nil"/>
              <w:bottom w:val="single" w:sz="4" w:space="0" w:color="auto"/>
              <w:right w:val="single" w:sz="4" w:space="0" w:color="auto"/>
            </w:tcBorders>
            <w:shd w:val="clear" w:color="auto" w:fill="auto"/>
            <w:vAlign w:val="center"/>
            <w:hideMark/>
          </w:tcPr>
          <w:p w14:paraId="4AD0BC1B"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Environmental MS Interested Parties</w:t>
            </w:r>
          </w:p>
        </w:tc>
        <w:tc>
          <w:tcPr>
            <w:tcW w:w="1530" w:type="dxa"/>
            <w:tcBorders>
              <w:top w:val="nil"/>
              <w:left w:val="nil"/>
              <w:bottom w:val="single" w:sz="4" w:space="0" w:color="auto"/>
              <w:right w:val="single" w:sz="4" w:space="0" w:color="auto"/>
            </w:tcBorders>
            <w:shd w:val="clear" w:color="auto" w:fill="auto"/>
            <w:noWrap/>
            <w:vAlign w:val="bottom"/>
            <w:hideMark/>
          </w:tcPr>
          <w:p w14:paraId="44CD26B5"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5A4AAB58"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49B22C"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14</w:t>
            </w:r>
          </w:p>
        </w:tc>
        <w:tc>
          <w:tcPr>
            <w:tcW w:w="4970" w:type="dxa"/>
            <w:tcBorders>
              <w:top w:val="nil"/>
              <w:left w:val="nil"/>
              <w:bottom w:val="single" w:sz="4" w:space="0" w:color="auto"/>
              <w:right w:val="single" w:sz="4" w:space="0" w:color="auto"/>
            </w:tcBorders>
            <w:shd w:val="clear" w:color="auto" w:fill="auto"/>
            <w:vAlign w:val="center"/>
            <w:hideMark/>
          </w:tcPr>
          <w:p w14:paraId="4F45263D"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Evaluation of Compliance</w:t>
            </w:r>
          </w:p>
        </w:tc>
        <w:tc>
          <w:tcPr>
            <w:tcW w:w="1530" w:type="dxa"/>
            <w:tcBorders>
              <w:top w:val="nil"/>
              <w:left w:val="nil"/>
              <w:bottom w:val="single" w:sz="4" w:space="0" w:color="auto"/>
              <w:right w:val="single" w:sz="4" w:space="0" w:color="auto"/>
            </w:tcBorders>
            <w:shd w:val="clear" w:color="auto" w:fill="auto"/>
            <w:noWrap/>
            <w:vAlign w:val="bottom"/>
            <w:hideMark/>
          </w:tcPr>
          <w:p w14:paraId="2AD8CD59"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7D174522"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D9C2AE7"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15</w:t>
            </w:r>
          </w:p>
        </w:tc>
        <w:tc>
          <w:tcPr>
            <w:tcW w:w="4970" w:type="dxa"/>
            <w:tcBorders>
              <w:top w:val="nil"/>
              <w:left w:val="nil"/>
              <w:bottom w:val="single" w:sz="4" w:space="0" w:color="auto"/>
              <w:right w:val="single" w:sz="4" w:space="0" w:color="auto"/>
            </w:tcBorders>
            <w:shd w:val="clear" w:color="auto" w:fill="auto"/>
            <w:vAlign w:val="center"/>
            <w:hideMark/>
          </w:tcPr>
          <w:p w14:paraId="6B26DB3F"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First Aid</w:t>
            </w:r>
          </w:p>
        </w:tc>
        <w:tc>
          <w:tcPr>
            <w:tcW w:w="1530" w:type="dxa"/>
            <w:tcBorders>
              <w:top w:val="nil"/>
              <w:left w:val="nil"/>
              <w:bottom w:val="single" w:sz="4" w:space="0" w:color="auto"/>
              <w:right w:val="single" w:sz="4" w:space="0" w:color="auto"/>
            </w:tcBorders>
            <w:shd w:val="clear" w:color="auto" w:fill="auto"/>
            <w:noWrap/>
            <w:vAlign w:val="bottom"/>
            <w:hideMark/>
          </w:tcPr>
          <w:p w14:paraId="4CB5FF7D"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0888DB3"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0C42AAF"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16</w:t>
            </w:r>
          </w:p>
        </w:tc>
        <w:tc>
          <w:tcPr>
            <w:tcW w:w="4970" w:type="dxa"/>
            <w:tcBorders>
              <w:top w:val="nil"/>
              <w:left w:val="nil"/>
              <w:bottom w:val="single" w:sz="4" w:space="0" w:color="auto"/>
              <w:right w:val="single" w:sz="4" w:space="0" w:color="auto"/>
            </w:tcBorders>
            <w:shd w:val="clear" w:color="auto" w:fill="auto"/>
            <w:vAlign w:val="center"/>
            <w:hideMark/>
          </w:tcPr>
          <w:p w14:paraId="00A61C79"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Hazardous Material Management</w:t>
            </w:r>
          </w:p>
        </w:tc>
        <w:tc>
          <w:tcPr>
            <w:tcW w:w="1530" w:type="dxa"/>
            <w:tcBorders>
              <w:top w:val="nil"/>
              <w:left w:val="nil"/>
              <w:bottom w:val="single" w:sz="4" w:space="0" w:color="auto"/>
              <w:right w:val="single" w:sz="4" w:space="0" w:color="auto"/>
            </w:tcBorders>
            <w:shd w:val="clear" w:color="auto" w:fill="auto"/>
            <w:noWrap/>
            <w:vAlign w:val="bottom"/>
            <w:hideMark/>
          </w:tcPr>
          <w:p w14:paraId="7F9EF777"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A822735" w14:textId="77777777" w:rsidTr="00591D68">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1B0C1C0"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17</w:t>
            </w:r>
          </w:p>
        </w:tc>
        <w:tc>
          <w:tcPr>
            <w:tcW w:w="4970" w:type="dxa"/>
            <w:tcBorders>
              <w:top w:val="nil"/>
              <w:left w:val="nil"/>
              <w:bottom w:val="single" w:sz="4" w:space="0" w:color="auto"/>
              <w:right w:val="single" w:sz="4" w:space="0" w:color="auto"/>
            </w:tcBorders>
            <w:shd w:val="clear" w:color="auto" w:fill="auto"/>
            <w:vAlign w:val="center"/>
            <w:hideMark/>
          </w:tcPr>
          <w:p w14:paraId="5505C5A8"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Identification of Legal and Other Requirements</w:t>
            </w:r>
          </w:p>
        </w:tc>
        <w:tc>
          <w:tcPr>
            <w:tcW w:w="1530" w:type="dxa"/>
            <w:tcBorders>
              <w:top w:val="nil"/>
              <w:left w:val="nil"/>
              <w:bottom w:val="single" w:sz="4" w:space="0" w:color="auto"/>
              <w:right w:val="single" w:sz="4" w:space="0" w:color="auto"/>
            </w:tcBorders>
            <w:shd w:val="clear" w:color="auto" w:fill="auto"/>
            <w:noWrap/>
            <w:vAlign w:val="bottom"/>
            <w:hideMark/>
          </w:tcPr>
          <w:p w14:paraId="597C8EE1"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DDEF5AF"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E26CB16"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18</w:t>
            </w:r>
          </w:p>
        </w:tc>
        <w:tc>
          <w:tcPr>
            <w:tcW w:w="4970" w:type="dxa"/>
            <w:tcBorders>
              <w:top w:val="nil"/>
              <w:left w:val="nil"/>
              <w:bottom w:val="single" w:sz="4" w:space="0" w:color="auto"/>
              <w:right w:val="single" w:sz="4" w:space="0" w:color="auto"/>
            </w:tcBorders>
            <w:shd w:val="clear" w:color="auto" w:fill="auto"/>
            <w:vAlign w:val="center"/>
            <w:hideMark/>
          </w:tcPr>
          <w:p w14:paraId="0149D2A1"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Incident Reporting and Investigation</w:t>
            </w:r>
          </w:p>
        </w:tc>
        <w:tc>
          <w:tcPr>
            <w:tcW w:w="1530" w:type="dxa"/>
            <w:tcBorders>
              <w:top w:val="nil"/>
              <w:left w:val="nil"/>
              <w:bottom w:val="single" w:sz="4" w:space="0" w:color="auto"/>
              <w:right w:val="single" w:sz="4" w:space="0" w:color="auto"/>
            </w:tcBorders>
            <w:shd w:val="clear" w:color="auto" w:fill="auto"/>
            <w:noWrap/>
            <w:vAlign w:val="bottom"/>
            <w:hideMark/>
          </w:tcPr>
          <w:p w14:paraId="0822107B"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5A3022A3"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D8405FE"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lastRenderedPageBreak/>
              <w:t>19</w:t>
            </w:r>
          </w:p>
        </w:tc>
        <w:tc>
          <w:tcPr>
            <w:tcW w:w="4970" w:type="dxa"/>
            <w:tcBorders>
              <w:top w:val="nil"/>
              <w:left w:val="nil"/>
              <w:bottom w:val="single" w:sz="4" w:space="0" w:color="auto"/>
              <w:right w:val="single" w:sz="4" w:space="0" w:color="auto"/>
            </w:tcBorders>
            <w:shd w:val="clear" w:color="auto" w:fill="auto"/>
            <w:vAlign w:val="center"/>
            <w:hideMark/>
          </w:tcPr>
          <w:p w14:paraId="1CE6A114"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Management of Change</w:t>
            </w:r>
          </w:p>
        </w:tc>
        <w:tc>
          <w:tcPr>
            <w:tcW w:w="1530" w:type="dxa"/>
            <w:tcBorders>
              <w:top w:val="nil"/>
              <w:left w:val="nil"/>
              <w:bottom w:val="single" w:sz="4" w:space="0" w:color="auto"/>
              <w:right w:val="single" w:sz="4" w:space="0" w:color="auto"/>
            </w:tcBorders>
            <w:shd w:val="clear" w:color="auto" w:fill="auto"/>
            <w:noWrap/>
            <w:vAlign w:val="bottom"/>
            <w:hideMark/>
          </w:tcPr>
          <w:p w14:paraId="56BE3626"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7422E04D"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3ADACAC"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w:t>
            </w:r>
          </w:p>
        </w:tc>
        <w:tc>
          <w:tcPr>
            <w:tcW w:w="4970" w:type="dxa"/>
            <w:tcBorders>
              <w:top w:val="nil"/>
              <w:left w:val="nil"/>
              <w:bottom w:val="single" w:sz="4" w:space="0" w:color="auto"/>
              <w:right w:val="single" w:sz="4" w:space="0" w:color="auto"/>
            </w:tcBorders>
            <w:shd w:val="clear" w:color="auto" w:fill="auto"/>
            <w:vAlign w:val="center"/>
            <w:hideMark/>
          </w:tcPr>
          <w:p w14:paraId="38C5F3B7"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Management Review</w:t>
            </w:r>
          </w:p>
        </w:tc>
        <w:tc>
          <w:tcPr>
            <w:tcW w:w="1530" w:type="dxa"/>
            <w:tcBorders>
              <w:top w:val="nil"/>
              <w:left w:val="nil"/>
              <w:bottom w:val="single" w:sz="4" w:space="0" w:color="auto"/>
              <w:right w:val="single" w:sz="4" w:space="0" w:color="auto"/>
            </w:tcBorders>
            <w:shd w:val="clear" w:color="auto" w:fill="auto"/>
            <w:noWrap/>
            <w:vAlign w:val="bottom"/>
            <w:hideMark/>
          </w:tcPr>
          <w:p w14:paraId="1D2373EC"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4FEF1C49"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903D352"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21</w:t>
            </w:r>
          </w:p>
        </w:tc>
        <w:tc>
          <w:tcPr>
            <w:tcW w:w="4970" w:type="dxa"/>
            <w:tcBorders>
              <w:top w:val="nil"/>
              <w:left w:val="nil"/>
              <w:bottom w:val="single" w:sz="4" w:space="0" w:color="auto"/>
              <w:right w:val="single" w:sz="4" w:space="0" w:color="auto"/>
            </w:tcBorders>
            <w:shd w:val="clear" w:color="auto" w:fill="auto"/>
            <w:vAlign w:val="center"/>
            <w:hideMark/>
          </w:tcPr>
          <w:p w14:paraId="22CED99E"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Managing the Risk of Plant</w:t>
            </w:r>
          </w:p>
        </w:tc>
        <w:tc>
          <w:tcPr>
            <w:tcW w:w="1530" w:type="dxa"/>
            <w:tcBorders>
              <w:top w:val="nil"/>
              <w:left w:val="nil"/>
              <w:bottom w:val="single" w:sz="4" w:space="0" w:color="auto"/>
              <w:right w:val="single" w:sz="4" w:space="0" w:color="auto"/>
            </w:tcBorders>
            <w:shd w:val="clear" w:color="auto" w:fill="auto"/>
            <w:noWrap/>
            <w:vAlign w:val="bottom"/>
            <w:hideMark/>
          </w:tcPr>
          <w:p w14:paraId="747F3A5E"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F81A42D"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D0B57"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22</w:t>
            </w:r>
          </w:p>
        </w:tc>
        <w:tc>
          <w:tcPr>
            <w:tcW w:w="4970" w:type="dxa"/>
            <w:tcBorders>
              <w:top w:val="nil"/>
              <w:left w:val="nil"/>
              <w:bottom w:val="single" w:sz="4" w:space="0" w:color="auto"/>
              <w:right w:val="single" w:sz="4" w:space="0" w:color="auto"/>
            </w:tcBorders>
            <w:shd w:val="clear" w:color="auto" w:fill="auto"/>
            <w:vAlign w:val="center"/>
            <w:hideMark/>
          </w:tcPr>
          <w:p w14:paraId="2C48D4E2"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Manual Handling</w:t>
            </w:r>
          </w:p>
        </w:tc>
        <w:tc>
          <w:tcPr>
            <w:tcW w:w="1530" w:type="dxa"/>
            <w:tcBorders>
              <w:top w:val="nil"/>
              <w:left w:val="nil"/>
              <w:bottom w:val="single" w:sz="4" w:space="0" w:color="auto"/>
              <w:right w:val="single" w:sz="4" w:space="0" w:color="auto"/>
            </w:tcBorders>
            <w:shd w:val="clear" w:color="auto" w:fill="auto"/>
            <w:noWrap/>
            <w:vAlign w:val="bottom"/>
            <w:hideMark/>
          </w:tcPr>
          <w:p w14:paraId="011BB880"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4DB2F7B4" w14:textId="77777777" w:rsidTr="00591D68">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B840320"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23</w:t>
            </w:r>
          </w:p>
        </w:tc>
        <w:tc>
          <w:tcPr>
            <w:tcW w:w="4970" w:type="dxa"/>
            <w:tcBorders>
              <w:top w:val="nil"/>
              <w:left w:val="nil"/>
              <w:bottom w:val="single" w:sz="4" w:space="0" w:color="auto"/>
              <w:right w:val="single" w:sz="4" w:space="0" w:color="auto"/>
            </w:tcBorders>
            <w:shd w:val="clear" w:color="auto" w:fill="auto"/>
            <w:vAlign w:val="center"/>
            <w:hideMark/>
          </w:tcPr>
          <w:p w14:paraId="2278D17C"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Non-Conformities Corrective Preventive &amp; Improvement Action</w:t>
            </w:r>
          </w:p>
        </w:tc>
        <w:tc>
          <w:tcPr>
            <w:tcW w:w="1530" w:type="dxa"/>
            <w:tcBorders>
              <w:top w:val="nil"/>
              <w:left w:val="nil"/>
              <w:bottom w:val="single" w:sz="4" w:space="0" w:color="auto"/>
              <w:right w:val="single" w:sz="4" w:space="0" w:color="auto"/>
            </w:tcBorders>
            <w:shd w:val="clear" w:color="auto" w:fill="auto"/>
            <w:noWrap/>
            <w:vAlign w:val="bottom"/>
            <w:hideMark/>
          </w:tcPr>
          <w:p w14:paraId="10093E98"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89A89BE"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5D58DDA"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24</w:t>
            </w:r>
          </w:p>
        </w:tc>
        <w:tc>
          <w:tcPr>
            <w:tcW w:w="4970" w:type="dxa"/>
            <w:tcBorders>
              <w:top w:val="nil"/>
              <w:left w:val="nil"/>
              <w:bottom w:val="single" w:sz="4" w:space="0" w:color="auto"/>
              <w:right w:val="single" w:sz="4" w:space="0" w:color="auto"/>
            </w:tcBorders>
            <w:shd w:val="clear" w:color="auto" w:fill="auto"/>
            <w:vAlign w:val="center"/>
            <w:hideMark/>
          </w:tcPr>
          <w:p w14:paraId="4CAFDFC0"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Occupational Health &amp; Safety</w:t>
            </w:r>
          </w:p>
        </w:tc>
        <w:tc>
          <w:tcPr>
            <w:tcW w:w="1530" w:type="dxa"/>
            <w:tcBorders>
              <w:top w:val="nil"/>
              <w:left w:val="nil"/>
              <w:bottom w:val="single" w:sz="4" w:space="0" w:color="auto"/>
              <w:right w:val="single" w:sz="4" w:space="0" w:color="auto"/>
            </w:tcBorders>
            <w:shd w:val="clear" w:color="auto" w:fill="auto"/>
            <w:noWrap/>
            <w:vAlign w:val="bottom"/>
            <w:hideMark/>
          </w:tcPr>
          <w:p w14:paraId="1227B6BF"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348D8C80" w14:textId="77777777" w:rsidTr="00591D68">
        <w:trPr>
          <w:trHeight w:val="278"/>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BA2F504"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25</w:t>
            </w:r>
          </w:p>
        </w:tc>
        <w:tc>
          <w:tcPr>
            <w:tcW w:w="4970" w:type="dxa"/>
            <w:tcBorders>
              <w:top w:val="nil"/>
              <w:left w:val="nil"/>
              <w:bottom w:val="single" w:sz="4" w:space="0" w:color="auto"/>
              <w:right w:val="single" w:sz="4" w:space="0" w:color="auto"/>
            </w:tcBorders>
            <w:shd w:val="clear" w:color="auto" w:fill="auto"/>
            <w:vAlign w:val="center"/>
            <w:hideMark/>
          </w:tcPr>
          <w:p w14:paraId="359EA718"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Performance Monitoring, Measurement and Reporting</w:t>
            </w:r>
          </w:p>
        </w:tc>
        <w:tc>
          <w:tcPr>
            <w:tcW w:w="1530" w:type="dxa"/>
            <w:tcBorders>
              <w:top w:val="nil"/>
              <w:left w:val="nil"/>
              <w:bottom w:val="single" w:sz="4" w:space="0" w:color="auto"/>
              <w:right w:val="single" w:sz="4" w:space="0" w:color="auto"/>
            </w:tcBorders>
            <w:shd w:val="clear" w:color="auto" w:fill="auto"/>
            <w:noWrap/>
            <w:vAlign w:val="bottom"/>
            <w:hideMark/>
          </w:tcPr>
          <w:p w14:paraId="227D1B50"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71B7F47"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3EC6F"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26</w:t>
            </w:r>
          </w:p>
        </w:tc>
        <w:tc>
          <w:tcPr>
            <w:tcW w:w="4970" w:type="dxa"/>
            <w:tcBorders>
              <w:top w:val="nil"/>
              <w:left w:val="nil"/>
              <w:bottom w:val="single" w:sz="4" w:space="0" w:color="auto"/>
              <w:right w:val="single" w:sz="4" w:space="0" w:color="auto"/>
            </w:tcBorders>
            <w:shd w:val="clear" w:color="auto" w:fill="auto"/>
            <w:vAlign w:val="center"/>
            <w:hideMark/>
          </w:tcPr>
          <w:p w14:paraId="6FA2214F"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Permit to Work</w:t>
            </w:r>
          </w:p>
        </w:tc>
        <w:tc>
          <w:tcPr>
            <w:tcW w:w="1530" w:type="dxa"/>
            <w:tcBorders>
              <w:top w:val="nil"/>
              <w:left w:val="nil"/>
              <w:bottom w:val="single" w:sz="4" w:space="0" w:color="auto"/>
              <w:right w:val="single" w:sz="4" w:space="0" w:color="auto"/>
            </w:tcBorders>
            <w:shd w:val="clear" w:color="auto" w:fill="auto"/>
            <w:noWrap/>
            <w:vAlign w:val="bottom"/>
            <w:hideMark/>
          </w:tcPr>
          <w:p w14:paraId="39E4BC60"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69068C9B"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EE7673"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27</w:t>
            </w:r>
          </w:p>
        </w:tc>
        <w:tc>
          <w:tcPr>
            <w:tcW w:w="4970" w:type="dxa"/>
            <w:tcBorders>
              <w:top w:val="nil"/>
              <w:left w:val="nil"/>
              <w:bottom w:val="single" w:sz="4" w:space="0" w:color="auto"/>
              <w:right w:val="single" w:sz="4" w:space="0" w:color="auto"/>
            </w:tcBorders>
            <w:shd w:val="clear" w:color="auto" w:fill="auto"/>
            <w:vAlign w:val="center"/>
            <w:hideMark/>
          </w:tcPr>
          <w:p w14:paraId="1B42E156"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Personal Protective Equipment</w:t>
            </w:r>
          </w:p>
        </w:tc>
        <w:tc>
          <w:tcPr>
            <w:tcW w:w="1530" w:type="dxa"/>
            <w:tcBorders>
              <w:top w:val="nil"/>
              <w:left w:val="nil"/>
              <w:bottom w:val="single" w:sz="4" w:space="0" w:color="auto"/>
              <w:right w:val="single" w:sz="4" w:space="0" w:color="auto"/>
            </w:tcBorders>
            <w:shd w:val="clear" w:color="auto" w:fill="auto"/>
            <w:noWrap/>
            <w:vAlign w:val="bottom"/>
            <w:hideMark/>
          </w:tcPr>
          <w:p w14:paraId="6FCB65A0"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67E85D30"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B4CFC49"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28</w:t>
            </w:r>
          </w:p>
        </w:tc>
        <w:tc>
          <w:tcPr>
            <w:tcW w:w="4970" w:type="dxa"/>
            <w:tcBorders>
              <w:top w:val="nil"/>
              <w:left w:val="nil"/>
              <w:bottom w:val="single" w:sz="4" w:space="0" w:color="auto"/>
              <w:right w:val="single" w:sz="4" w:space="0" w:color="auto"/>
            </w:tcBorders>
            <w:shd w:val="clear" w:color="auto" w:fill="auto"/>
            <w:vAlign w:val="center"/>
            <w:hideMark/>
          </w:tcPr>
          <w:p w14:paraId="13775E87"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Risk Assessment Procedure</w:t>
            </w:r>
          </w:p>
        </w:tc>
        <w:tc>
          <w:tcPr>
            <w:tcW w:w="1530" w:type="dxa"/>
            <w:tcBorders>
              <w:top w:val="nil"/>
              <w:left w:val="nil"/>
              <w:bottom w:val="single" w:sz="4" w:space="0" w:color="auto"/>
              <w:right w:val="single" w:sz="4" w:space="0" w:color="auto"/>
            </w:tcBorders>
            <w:shd w:val="clear" w:color="auto" w:fill="auto"/>
            <w:noWrap/>
            <w:vAlign w:val="bottom"/>
            <w:hideMark/>
          </w:tcPr>
          <w:p w14:paraId="65722AFF"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E470825"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84BF17F"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29</w:t>
            </w:r>
          </w:p>
        </w:tc>
        <w:tc>
          <w:tcPr>
            <w:tcW w:w="4970" w:type="dxa"/>
            <w:tcBorders>
              <w:top w:val="nil"/>
              <w:left w:val="nil"/>
              <w:bottom w:val="single" w:sz="4" w:space="0" w:color="auto"/>
              <w:right w:val="single" w:sz="4" w:space="0" w:color="auto"/>
            </w:tcBorders>
            <w:shd w:val="clear" w:color="auto" w:fill="auto"/>
            <w:vAlign w:val="center"/>
            <w:hideMark/>
          </w:tcPr>
          <w:p w14:paraId="747C8706"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Roles and Responsibilities Procedure</w:t>
            </w:r>
          </w:p>
        </w:tc>
        <w:tc>
          <w:tcPr>
            <w:tcW w:w="1530" w:type="dxa"/>
            <w:tcBorders>
              <w:top w:val="nil"/>
              <w:left w:val="nil"/>
              <w:bottom w:val="single" w:sz="4" w:space="0" w:color="auto"/>
              <w:right w:val="single" w:sz="4" w:space="0" w:color="auto"/>
            </w:tcBorders>
            <w:shd w:val="clear" w:color="auto" w:fill="auto"/>
            <w:noWrap/>
            <w:vAlign w:val="bottom"/>
            <w:hideMark/>
          </w:tcPr>
          <w:p w14:paraId="6854F4FA"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61ACC79C" w14:textId="77777777" w:rsidTr="00591D68">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102772"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30</w:t>
            </w:r>
          </w:p>
        </w:tc>
        <w:tc>
          <w:tcPr>
            <w:tcW w:w="4970" w:type="dxa"/>
            <w:tcBorders>
              <w:top w:val="nil"/>
              <w:left w:val="nil"/>
              <w:bottom w:val="single" w:sz="4" w:space="0" w:color="auto"/>
              <w:right w:val="single" w:sz="4" w:space="0" w:color="auto"/>
            </w:tcBorders>
            <w:shd w:val="clear" w:color="auto" w:fill="auto"/>
            <w:vAlign w:val="center"/>
            <w:hideMark/>
          </w:tcPr>
          <w:p w14:paraId="54C5F623"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Training Competence and Awareness</w:t>
            </w:r>
          </w:p>
        </w:tc>
        <w:tc>
          <w:tcPr>
            <w:tcW w:w="1530" w:type="dxa"/>
            <w:tcBorders>
              <w:top w:val="nil"/>
              <w:left w:val="nil"/>
              <w:bottom w:val="single" w:sz="4" w:space="0" w:color="auto"/>
              <w:right w:val="single" w:sz="4" w:space="0" w:color="auto"/>
            </w:tcBorders>
            <w:shd w:val="clear" w:color="auto" w:fill="auto"/>
            <w:noWrap/>
            <w:vAlign w:val="bottom"/>
            <w:hideMark/>
          </w:tcPr>
          <w:p w14:paraId="49807F9F"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1B339E26"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C728523"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31</w:t>
            </w:r>
          </w:p>
        </w:tc>
        <w:tc>
          <w:tcPr>
            <w:tcW w:w="4970" w:type="dxa"/>
            <w:tcBorders>
              <w:top w:val="nil"/>
              <w:left w:val="nil"/>
              <w:bottom w:val="single" w:sz="4" w:space="0" w:color="auto"/>
              <w:right w:val="single" w:sz="4" w:space="0" w:color="auto"/>
            </w:tcBorders>
            <w:shd w:val="clear" w:color="auto" w:fill="auto"/>
            <w:vAlign w:val="center"/>
            <w:hideMark/>
          </w:tcPr>
          <w:p w14:paraId="106A64E9"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Waste Management</w:t>
            </w:r>
          </w:p>
        </w:tc>
        <w:tc>
          <w:tcPr>
            <w:tcW w:w="1530" w:type="dxa"/>
            <w:tcBorders>
              <w:top w:val="nil"/>
              <w:left w:val="nil"/>
              <w:bottom w:val="single" w:sz="4" w:space="0" w:color="auto"/>
              <w:right w:val="single" w:sz="4" w:space="0" w:color="auto"/>
            </w:tcBorders>
            <w:shd w:val="clear" w:color="auto" w:fill="auto"/>
            <w:noWrap/>
            <w:vAlign w:val="bottom"/>
            <w:hideMark/>
          </w:tcPr>
          <w:p w14:paraId="5CAE0646"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6BBA2D89" w14:textId="77777777" w:rsidTr="00591D68">
        <w:trPr>
          <w:trHeight w:val="296"/>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46CECE"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32</w:t>
            </w:r>
          </w:p>
        </w:tc>
        <w:tc>
          <w:tcPr>
            <w:tcW w:w="4970" w:type="dxa"/>
            <w:tcBorders>
              <w:top w:val="nil"/>
              <w:left w:val="nil"/>
              <w:bottom w:val="single" w:sz="4" w:space="0" w:color="auto"/>
              <w:right w:val="single" w:sz="4" w:space="0" w:color="auto"/>
            </w:tcBorders>
            <w:shd w:val="clear" w:color="auto" w:fill="auto"/>
            <w:vAlign w:val="center"/>
            <w:hideMark/>
          </w:tcPr>
          <w:p w14:paraId="057874C1"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Working Alone and After-Hours work in Laboratories</w:t>
            </w:r>
          </w:p>
        </w:tc>
        <w:tc>
          <w:tcPr>
            <w:tcW w:w="1530" w:type="dxa"/>
            <w:tcBorders>
              <w:top w:val="nil"/>
              <w:left w:val="nil"/>
              <w:bottom w:val="single" w:sz="4" w:space="0" w:color="auto"/>
              <w:right w:val="single" w:sz="4" w:space="0" w:color="auto"/>
            </w:tcBorders>
            <w:shd w:val="clear" w:color="auto" w:fill="auto"/>
            <w:noWrap/>
            <w:vAlign w:val="bottom"/>
            <w:hideMark/>
          </w:tcPr>
          <w:p w14:paraId="7923C143"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3BED8BCB" w14:textId="77777777" w:rsidTr="00591D68">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071C6E5"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33</w:t>
            </w:r>
          </w:p>
        </w:tc>
        <w:tc>
          <w:tcPr>
            <w:tcW w:w="4970" w:type="dxa"/>
            <w:tcBorders>
              <w:top w:val="nil"/>
              <w:left w:val="nil"/>
              <w:bottom w:val="single" w:sz="4" w:space="0" w:color="auto"/>
              <w:right w:val="single" w:sz="4" w:space="0" w:color="auto"/>
            </w:tcBorders>
            <w:shd w:val="clear" w:color="auto" w:fill="auto"/>
            <w:vAlign w:val="center"/>
            <w:hideMark/>
          </w:tcPr>
          <w:p w14:paraId="07E82F37"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Workplace Inspection Procedure</w:t>
            </w:r>
          </w:p>
        </w:tc>
        <w:tc>
          <w:tcPr>
            <w:tcW w:w="1530" w:type="dxa"/>
            <w:tcBorders>
              <w:top w:val="nil"/>
              <w:left w:val="nil"/>
              <w:bottom w:val="single" w:sz="4" w:space="0" w:color="auto"/>
              <w:right w:val="single" w:sz="4" w:space="0" w:color="auto"/>
            </w:tcBorders>
            <w:shd w:val="clear" w:color="auto" w:fill="auto"/>
            <w:noWrap/>
            <w:vAlign w:val="bottom"/>
            <w:hideMark/>
          </w:tcPr>
          <w:p w14:paraId="7167F34C"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r w:rsidR="00591D68" w:rsidRPr="00591D68" w14:paraId="3A4677F3" w14:textId="77777777" w:rsidTr="00591D68">
        <w:trPr>
          <w:trHeight w:val="314"/>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8B4DA"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34</w:t>
            </w:r>
          </w:p>
        </w:tc>
        <w:tc>
          <w:tcPr>
            <w:tcW w:w="4970" w:type="dxa"/>
            <w:tcBorders>
              <w:top w:val="nil"/>
              <w:left w:val="nil"/>
              <w:bottom w:val="single" w:sz="4" w:space="0" w:color="auto"/>
              <w:right w:val="single" w:sz="4" w:space="0" w:color="auto"/>
            </w:tcBorders>
            <w:shd w:val="clear" w:color="auto" w:fill="auto"/>
            <w:vAlign w:val="center"/>
            <w:hideMark/>
          </w:tcPr>
          <w:p w14:paraId="05DEDB54" w14:textId="77777777" w:rsidR="00591D68" w:rsidRPr="00591D68" w:rsidRDefault="00591D68" w:rsidP="00591D68">
            <w:pPr>
              <w:rPr>
                <w:rFonts w:ascii="Calibri Light" w:hAnsi="Calibri Light" w:cs="Calibri Light"/>
                <w:color w:val="000000"/>
                <w:sz w:val="18"/>
                <w:szCs w:val="18"/>
              </w:rPr>
            </w:pPr>
            <w:r w:rsidRPr="00591D68">
              <w:rPr>
                <w:rFonts w:ascii="Calibri Light" w:hAnsi="Calibri Light" w:cs="Calibri Light"/>
                <w:color w:val="000000"/>
                <w:sz w:val="18"/>
                <w:szCs w:val="18"/>
              </w:rPr>
              <w:t>EHS Electrical Safety Management Procedure</w:t>
            </w:r>
          </w:p>
        </w:tc>
        <w:tc>
          <w:tcPr>
            <w:tcW w:w="1530" w:type="dxa"/>
            <w:tcBorders>
              <w:top w:val="nil"/>
              <w:left w:val="nil"/>
              <w:bottom w:val="single" w:sz="4" w:space="0" w:color="auto"/>
              <w:right w:val="single" w:sz="4" w:space="0" w:color="auto"/>
            </w:tcBorders>
            <w:shd w:val="clear" w:color="auto" w:fill="auto"/>
            <w:noWrap/>
            <w:vAlign w:val="bottom"/>
            <w:hideMark/>
          </w:tcPr>
          <w:p w14:paraId="5190C79B" w14:textId="77777777" w:rsidR="00591D68" w:rsidRPr="00591D68" w:rsidRDefault="00591D68" w:rsidP="00591D68">
            <w:pPr>
              <w:jc w:val="center"/>
              <w:rPr>
                <w:rFonts w:ascii="Calibri Light" w:hAnsi="Calibri Light" w:cs="Calibri Light"/>
                <w:color w:val="000000"/>
                <w:sz w:val="18"/>
                <w:szCs w:val="18"/>
              </w:rPr>
            </w:pPr>
            <w:r w:rsidRPr="00591D68">
              <w:rPr>
                <w:rFonts w:ascii="Calibri Light" w:hAnsi="Calibri Light" w:cs="Calibri Light"/>
                <w:color w:val="000000"/>
                <w:sz w:val="18"/>
                <w:szCs w:val="18"/>
              </w:rPr>
              <w:t>2018</w:t>
            </w:r>
          </w:p>
        </w:tc>
      </w:tr>
    </w:tbl>
    <w:p w14:paraId="4E20EBF8" w14:textId="77777777" w:rsidR="00591D68" w:rsidRDefault="00591D68" w:rsidP="00C02156">
      <w:pPr>
        <w:pStyle w:val="NumberedHeading1"/>
        <w:spacing w:before="120" w:after="120"/>
        <w:ind w:left="-288" w:right="-288"/>
        <w:rPr>
          <w:rFonts w:ascii="Calibri Light" w:hAnsi="Calibri Light" w:cs="Calibri Light"/>
          <w:sz w:val="26"/>
          <w:szCs w:val="26"/>
          <w:u w:val="single"/>
        </w:rPr>
      </w:pPr>
    </w:p>
    <w:p w14:paraId="6A44B281" w14:textId="5ED398DB" w:rsidR="008B5C8E"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xml:space="preserve">– </w:t>
      </w:r>
      <w:r w:rsidR="005D0A61">
        <w:rPr>
          <w:rFonts w:ascii="Calibri Light" w:hAnsi="Calibri Light" w:cs="Calibri Light"/>
          <w:sz w:val="26"/>
          <w:szCs w:val="26"/>
          <w:u w:val="single"/>
        </w:rPr>
        <w:t xml:space="preserve">EHS Management </w:t>
      </w:r>
      <w:r w:rsidR="006365EC">
        <w:rPr>
          <w:rFonts w:ascii="Calibri Light" w:hAnsi="Calibri Light" w:cs="Calibri Light"/>
          <w:sz w:val="26"/>
          <w:szCs w:val="26"/>
          <w:u w:val="single"/>
        </w:rPr>
        <w:t>Review Agenda 2022</w:t>
      </w:r>
    </w:p>
    <w:tbl>
      <w:tblPr>
        <w:tblW w:w="10506" w:type="dxa"/>
        <w:tblInd w:w="-280" w:type="dxa"/>
        <w:tblLook w:val="04A0" w:firstRow="1" w:lastRow="0" w:firstColumn="1" w:lastColumn="0" w:noHBand="0" w:noVBand="1"/>
      </w:tblPr>
      <w:tblGrid>
        <w:gridCol w:w="1099"/>
        <w:gridCol w:w="478"/>
        <w:gridCol w:w="4903"/>
        <w:gridCol w:w="1903"/>
        <w:gridCol w:w="851"/>
        <w:gridCol w:w="1050"/>
        <w:gridCol w:w="222"/>
      </w:tblGrid>
      <w:tr w:rsidR="00612C9E" w:rsidRPr="00612C9E" w14:paraId="7C5BA299" w14:textId="77777777" w:rsidTr="00B03F73">
        <w:trPr>
          <w:gridAfter w:val="1"/>
          <w:wAfter w:w="222" w:type="dxa"/>
          <w:trHeight w:val="349"/>
        </w:trPr>
        <w:tc>
          <w:tcPr>
            <w:tcW w:w="1099" w:type="dxa"/>
            <w:vMerge w:val="restart"/>
            <w:tcBorders>
              <w:top w:val="single" w:sz="8" w:space="0" w:color="auto"/>
              <w:left w:val="single" w:sz="8" w:space="0" w:color="auto"/>
              <w:bottom w:val="single" w:sz="8" w:space="0" w:color="000000"/>
              <w:right w:val="single" w:sz="8" w:space="0" w:color="auto"/>
            </w:tcBorders>
            <w:shd w:val="clear" w:color="auto" w:fill="0057B8"/>
            <w:vAlign w:val="center"/>
            <w:hideMark/>
          </w:tcPr>
          <w:p w14:paraId="4CB451C2" w14:textId="77777777" w:rsidR="00612C9E" w:rsidRPr="00612C9E" w:rsidRDefault="00612C9E" w:rsidP="00612C9E">
            <w:pPr>
              <w:jc w:val="center"/>
              <w:rPr>
                <w:rFonts w:ascii="Calibri Light" w:hAnsi="Calibri Light" w:cs="Calibri Light"/>
                <w:b/>
                <w:bCs/>
                <w:color w:val="FFFFFF" w:themeColor="background1"/>
                <w:sz w:val="18"/>
                <w:szCs w:val="18"/>
              </w:rPr>
            </w:pPr>
            <w:r w:rsidRPr="00612C9E">
              <w:rPr>
                <w:rFonts w:ascii="Calibri Light" w:hAnsi="Calibri Light" w:cs="Calibri Light"/>
                <w:b/>
                <w:bCs/>
                <w:color w:val="FFFFFF" w:themeColor="background1"/>
                <w:sz w:val="18"/>
                <w:szCs w:val="18"/>
              </w:rPr>
              <w:t>Department Name</w:t>
            </w:r>
          </w:p>
        </w:tc>
        <w:tc>
          <w:tcPr>
            <w:tcW w:w="478" w:type="dxa"/>
            <w:vMerge w:val="restart"/>
            <w:tcBorders>
              <w:top w:val="single" w:sz="8" w:space="0" w:color="auto"/>
              <w:left w:val="single" w:sz="8" w:space="0" w:color="auto"/>
              <w:bottom w:val="single" w:sz="8" w:space="0" w:color="000000"/>
              <w:right w:val="single" w:sz="8" w:space="0" w:color="auto"/>
            </w:tcBorders>
            <w:shd w:val="clear" w:color="auto" w:fill="0057B8"/>
            <w:noWrap/>
            <w:vAlign w:val="center"/>
            <w:hideMark/>
          </w:tcPr>
          <w:p w14:paraId="3CB14CBA" w14:textId="77777777" w:rsidR="00612C9E" w:rsidRPr="00612C9E" w:rsidRDefault="00612C9E" w:rsidP="00612C9E">
            <w:pPr>
              <w:jc w:val="center"/>
              <w:rPr>
                <w:rFonts w:ascii="Calibri Light" w:hAnsi="Calibri Light" w:cs="Calibri Light"/>
                <w:b/>
                <w:bCs/>
                <w:color w:val="FFFFFF" w:themeColor="background1"/>
                <w:sz w:val="18"/>
                <w:szCs w:val="18"/>
              </w:rPr>
            </w:pPr>
            <w:r w:rsidRPr="00612C9E">
              <w:rPr>
                <w:rFonts w:ascii="Calibri Light" w:hAnsi="Calibri Light" w:cs="Calibri Light"/>
                <w:b/>
                <w:bCs/>
                <w:color w:val="FFFFFF" w:themeColor="background1"/>
                <w:sz w:val="18"/>
                <w:szCs w:val="18"/>
              </w:rPr>
              <w:t>S/N</w:t>
            </w:r>
          </w:p>
        </w:tc>
        <w:tc>
          <w:tcPr>
            <w:tcW w:w="4903" w:type="dxa"/>
            <w:vMerge w:val="restart"/>
            <w:tcBorders>
              <w:top w:val="single" w:sz="8" w:space="0" w:color="auto"/>
              <w:left w:val="single" w:sz="8" w:space="0" w:color="auto"/>
              <w:bottom w:val="single" w:sz="8" w:space="0" w:color="000000"/>
              <w:right w:val="single" w:sz="8" w:space="0" w:color="auto"/>
            </w:tcBorders>
            <w:shd w:val="clear" w:color="auto" w:fill="0057B8"/>
            <w:noWrap/>
            <w:vAlign w:val="center"/>
            <w:hideMark/>
          </w:tcPr>
          <w:p w14:paraId="78D95FD2" w14:textId="77777777" w:rsidR="00612C9E" w:rsidRPr="00612C9E" w:rsidRDefault="00612C9E" w:rsidP="00612C9E">
            <w:pPr>
              <w:jc w:val="center"/>
              <w:rPr>
                <w:rFonts w:ascii="Calibri Light" w:hAnsi="Calibri Light" w:cs="Calibri Light"/>
                <w:b/>
                <w:bCs/>
                <w:color w:val="FFFFFF" w:themeColor="background1"/>
                <w:sz w:val="18"/>
                <w:szCs w:val="18"/>
              </w:rPr>
            </w:pPr>
            <w:r w:rsidRPr="00612C9E">
              <w:rPr>
                <w:rFonts w:ascii="Calibri Light" w:hAnsi="Calibri Light" w:cs="Calibri Light"/>
                <w:b/>
                <w:bCs/>
                <w:color w:val="FFFFFF" w:themeColor="background1"/>
                <w:sz w:val="18"/>
                <w:szCs w:val="18"/>
              </w:rPr>
              <w:t>Objectives Details</w:t>
            </w:r>
          </w:p>
        </w:tc>
        <w:tc>
          <w:tcPr>
            <w:tcW w:w="1903" w:type="dxa"/>
            <w:vMerge w:val="restart"/>
            <w:tcBorders>
              <w:top w:val="single" w:sz="8" w:space="0" w:color="auto"/>
              <w:left w:val="single" w:sz="8" w:space="0" w:color="auto"/>
              <w:bottom w:val="single" w:sz="8" w:space="0" w:color="000000"/>
              <w:right w:val="single" w:sz="8" w:space="0" w:color="auto"/>
            </w:tcBorders>
            <w:shd w:val="clear" w:color="auto" w:fill="0057B8"/>
            <w:noWrap/>
            <w:vAlign w:val="center"/>
            <w:hideMark/>
          </w:tcPr>
          <w:p w14:paraId="463DFCD7" w14:textId="77777777" w:rsidR="00612C9E" w:rsidRPr="00612C9E" w:rsidRDefault="00612C9E" w:rsidP="00612C9E">
            <w:pPr>
              <w:jc w:val="center"/>
              <w:rPr>
                <w:rFonts w:ascii="Calibri Light" w:hAnsi="Calibri Light" w:cs="Calibri Light"/>
                <w:b/>
                <w:bCs/>
                <w:color w:val="FFFFFF" w:themeColor="background1"/>
                <w:sz w:val="18"/>
                <w:szCs w:val="18"/>
              </w:rPr>
            </w:pPr>
            <w:r w:rsidRPr="00612C9E">
              <w:rPr>
                <w:rFonts w:ascii="Calibri Light" w:hAnsi="Calibri Light" w:cs="Calibri Light"/>
                <w:b/>
                <w:bCs/>
                <w:color w:val="FFFFFF" w:themeColor="background1"/>
                <w:sz w:val="18"/>
                <w:szCs w:val="18"/>
              </w:rPr>
              <w:t xml:space="preserve">Measuring Method </w:t>
            </w:r>
          </w:p>
        </w:tc>
        <w:tc>
          <w:tcPr>
            <w:tcW w:w="851" w:type="dxa"/>
            <w:vMerge w:val="restart"/>
            <w:tcBorders>
              <w:top w:val="single" w:sz="8" w:space="0" w:color="auto"/>
              <w:left w:val="single" w:sz="8" w:space="0" w:color="auto"/>
              <w:bottom w:val="single" w:sz="8" w:space="0" w:color="000000"/>
              <w:right w:val="single" w:sz="8" w:space="0" w:color="auto"/>
            </w:tcBorders>
            <w:shd w:val="clear" w:color="auto" w:fill="0057B8"/>
            <w:noWrap/>
            <w:vAlign w:val="center"/>
            <w:hideMark/>
          </w:tcPr>
          <w:p w14:paraId="5319A031" w14:textId="77777777" w:rsidR="00612C9E" w:rsidRPr="00612C9E" w:rsidRDefault="00612C9E" w:rsidP="00612C9E">
            <w:pPr>
              <w:jc w:val="center"/>
              <w:rPr>
                <w:rFonts w:ascii="Calibri Light" w:hAnsi="Calibri Light" w:cs="Calibri Light"/>
                <w:b/>
                <w:bCs/>
                <w:color w:val="FFFFFF" w:themeColor="background1"/>
                <w:sz w:val="18"/>
                <w:szCs w:val="18"/>
              </w:rPr>
            </w:pPr>
            <w:r w:rsidRPr="00612C9E">
              <w:rPr>
                <w:rFonts w:ascii="Calibri Light" w:hAnsi="Calibri Light" w:cs="Calibri Light"/>
                <w:b/>
                <w:bCs/>
                <w:color w:val="FFFFFF" w:themeColor="background1"/>
                <w:sz w:val="18"/>
                <w:szCs w:val="18"/>
              </w:rPr>
              <w:t>Target</w:t>
            </w:r>
          </w:p>
        </w:tc>
        <w:tc>
          <w:tcPr>
            <w:tcW w:w="1050" w:type="dxa"/>
            <w:tcBorders>
              <w:top w:val="single" w:sz="8" w:space="0" w:color="auto"/>
              <w:left w:val="nil"/>
              <w:bottom w:val="nil"/>
              <w:right w:val="single" w:sz="8" w:space="0" w:color="auto"/>
            </w:tcBorders>
            <w:shd w:val="clear" w:color="auto" w:fill="0057B8"/>
            <w:vAlign w:val="center"/>
            <w:hideMark/>
          </w:tcPr>
          <w:p w14:paraId="19235AB5" w14:textId="77777777" w:rsidR="00612C9E" w:rsidRPr="00612C9E" w:rsidRDefault="00612C9E" w:rsidP="00612C9E">
            <w:pPr>
              <w:jc w:val="center"/>
              <w:rPr>
                <w:rFonts w:ascii="Calibri Light" w:hAnsi="Calibri Light" w:cs="Calibri Light"/>
                <w:b/>
                <w:bCs/>
                <w:color w:val="FFFFFF" w:themeColor="background1"/>
                <w:sz w:val="18"/>
                <w:szCs w:val="18"/>
              </w:rPr>
            </w:pPr>
            <w:r w:rsidRPr="00612C9E">
              <w:rPr>
                <w:rFonts w:ascii="Calibri Light" w:hAnsi="Calibri Light" w:cs="Calibri Light"/>
                <w:b/>
                <w:bCs/>
                <w:color w:val="FFFFFF" w:themeColor="background1"/>
                <w:sz w:val="18"/>
                <w:szCs w:val="18"/>
              </w:rPr>
              <w:t>Objective Evaluate</w:t>
            </w:r>
          </w:p>
        </w:tc>
      </w:tr>
      <w:tr w:rsidR="00612C9E" w:rsidRPr="00612C9E" w14:paraId="63754052" w14:textId="77777777" w:rsidTr="00B03F73">
        <w:trPr>
          <w:gridAfter w:val="1"/>
          <w:wAfter w:w="222" w:type="dxa"/>
          <w:trHeight w:val="70"/>
        </w:trPr>
        <w:tc>
          <w:tcPr>
            <w:tcW w:w="1099" w:type="dxa"/>
            <w:vMerge/>
            <w:tcBorders>
              <w:top w:val="single" w:sz="8" w:space="0" w:color="auto"/>
              <w:left w:val="single" w:sz="8" w:space="0" w:color="auto"/>
              <w:bottom w:val="single" w:sz="8" w:space="0" w:color="000000"/>
              <w:right w:val="single" w:sz="8" w:space="0" w:color="auto"/>
            </w:tcBorders>
            <w:shd w:val="clear" w:color="auto" w:fill="0057B8"/>
            <w:vAlign w:val="center"/>
            <w:hideMark/>
          </w:tcPr>
          <w:p w14:paraId="6279C768" w14:textId="77777777" w:rsidR="00612C9E" w:rsidRPr="00612C9E" w:rsidRDefault="00612C9E" w:rsidP="00612C9E">
            <w:pPr>
              <w:rPr>
                <w:rFonts w:ascii="Calibri Light" w:hAnsi="Calibri Light" w:cs="Calibri Light"/>
                <w:b/>
                <w:bCs/>
                <w:color w:val="FFFFFF" w:themeColor="background1"/>
                <w:sz w:val="18"/>
                <w:szCs w:val="18"/>
              </w:rPr>
            </w:pPr>
          </w:p>
        </w:tc>
        <w:tc>
          <w:tcPr>
            <w:tcW w:w="478" w:type="dxa"/>
            <w:vMerge/>
            <w:tcBorders>
              <w:top w:val="single" w:sz="8" w:space="0" w:color="auto"/>
              <w:left w:val="single" w:sz="8" w:space="0" w:color="auto"/>
              <w:bottom w:val="single" w:sz="8" w:space="0" w:color="000000"/>
              <w:right w:val="single" w:sz="8" w:space="0" w:color="auto"/>
            </w:tcBorders>
            <w:shd w:val="clear" w:color="auto" w:fill="0057B8"/>
            <w:vAlign w:val="center"/>
            <w:hideMark/>
          </w:tcPr>
          <w:p w14:paraId="74E3DC7C" w14:textId="77777777" w:rsidR="00612C9E" w:rsidRPr="00612C9E" w:rsidRDefault="00612C9E" w:rsidP="00612C9E">
            <w:pPr>
              <w:rPr>
                <w:rFonts w:ascii="Calibri Light" w:hAnsi="Calibri Light" w:cs="Calibri Light"/>
                <w:b/>
                <w:bCs/>
                <w:color w:val="FFFFFF" w:themeColor="background1"/>
                <w:sz w:val="18"/>
                <w:szCs w:val="18"/>
              </w:rPr>
            </w:pPr>
          </w:p>
        </w:tc>
        <w:tc>
          <w:tcPr>
            <w:tcW w:w="4903" w:type="dxa"/>
            <w:vMerge/>
            <w:tcBorders>
              <w:top w:val="single" w:sz="8" w:space="0" w:color="auto"/>
              <w:left w:val="single" w:sz="8" w:space="0" w:color="auto"/>
              <w:bottom w:val="single" w:sz="8" w:space="0" w:color="000000"/>
              <w:right w:val="single" w:sz="8" w:space="0" w:color="auto"/>
            </w:tcBorders>
            <w:shd w:val="clear" w:color="auto" w:fill="0057B8"/>
            <w:vAlign w:val="center"/>
            <w:hideMark/>
          </w:tcPr>
          <w:p w14:paraId="648E7CFA" w14:textId="77777777" w:rsidR="00612C9E" w:rsidRPr="00612C9E" w:rsidRDefault="00612C9E" w:rsidP="00612C9E">
            <w:pPr>
              <w:rPr>
                <w:rFonts w:ascii="Calibri Light" w:hAnsi="Calibri Light" w:cs="Calibri Light"/>
                <w:b/>
                <w:bCs/>
                <w:color w:val="FFFFFF" w:themeColor="background1"/>
                <w:sz w:val="18"/>
                <w:szCs w:val="18"/>
              </w:rPr>
            </w:pPr>
          </w:p>
        </w:tc>
        <w:tc>
          <w:tcPr>
            <w:tcW w:w="1903" w:type="dxa"/>
            <w:vMerge/>
            <w:tcBorders>
              <w:top w:val="single" w:sz="8" w:space="0" w:color="auto"/>
              <w:left w:val="single" w:sz="8" w:space="0" w:color="auto"/>
              <w:bottom w:val="single" w:sz="8" w:space="0" w:color="000000"/>
              <w:right w:val="single" w:sz="8" w:space="0" w:color="auto"/>
            </w:tcBorders>
            <w:shd w:val="clear" w:color="auto" w:fill="0057B8"/>
            <w:vAlign w:val="center"/>
            <w:hideMark/>
          </w:tcPr>
          <w:p w14:paraId="495D6D71" w14:textId="77777777" w:rsidR="00612C9E" w:rsidRPr="00612C9E" w:rsidRDefault="00612C9E" w:rsidP="00612C9E">
            <w:pPr>
              <w:rPr>
                <w:rFonts w:ascii="Calibri Light" w:hAnsi="Calibri Light" w:cs="Calibri Light"/>
                <w:b/>
                <w:bCs/>
                <w:color w:val="FFFFFF" w:themeColor="background1"/>
                <w:sz w:val="18"/>
                <w:szCs w:val="18"/>
              </w:rPr>
            </w:pPr>
          </w:p>
        </w:tc>
        <w:tc>
          <w:tcPr>
            <w:tcW w:w="851" w:type="dxa"/>
            <w:vMerge/>
            <w:tcBorders>
              <w:top w:val="single" w:sz="8" w:space="0" w:color="auto"/>
              <w:left w:val="single" w:sz="8" w:space="0" w:color="auto"/>
              <w:bottom w:val="single" w:sz="8" w:space="0" w:color="000000"/>
              <w:right w:val="single" w:sz="8" w:space="0" w:color="auto"/>
            </w:tcBorders>
            <w:shd w:val="clear" w:color="auto" w:fill="0057B8"/>
            <w:vAlign w:val="center"/>
            <w:hideMark/>
          </w:tcPr>
          <w:p w14:paraId="203C741A" w14:textId="77777777" w:rsidR="00612C9E" w:rsidRPr="00612C9E" w:rsidRDefault="00612C9E" w:rsidP="00612C9E">
            <w:pPr>
              <w:rPr>
                <w:rFonts w:ascii="Calibri Light" w:hAnsi="Calibri Light" w:cs="Calibri Light"/>
                <w:b/>
                <w:bCs/>
                <w:color w:val="FFFFFF" w:themeColor="background1"/>
                <w:sz w:val="18"/>
                <w:szCs w:val="18"/>
              </w:rPr>
            </w:pPr>
          </w:p>
        </w:tc>
        <w:tc>
          <w:tcPr>
            <w:tcW w:w="1050" w:type="dxa"/>
            <w:tcBorders>
              <w:top w:val="nil"/>
              <w:left w:val="nil"/>
              <w:bottom w:val="single" w:sz="8" w:space="0" w:color="auto"/>
              <w:right w:val="single" w:sz="8" w:space="0" w:color="auto"/>
            </w:tcBorders>
            <w:shd w:val="clear" w:color="auto" w:fill="0057B8"/>
            <w:vAlign w:val="center"/>
            <w:hideMark/>
          </w:tcPr>
          <w:p w14:paraId="4A3EBA13" w14:textId="77777777" w:rsidR="00612C9E" w:rsidRPr="00612C9E" w:rsidRDefault="00612C9E" w:rsidP="00612C9E">
            <w:pPr>
              <w:jc w:val="center"/>
              <w:rPr>
                <w:rFonts w:ascii="Calibri Light" w:hAnsi="Calibri Light" w:cs="Calibri Light"/>
                <w:b/>
                <w:bCs/>
                <w:color w:val="FFFFFF" w:themeColor="background1"/>
                <w:sz w:val="18"/>
                <w:szCs w:val="18"/>
              </w:rPr>
            </w:pPr>
            <w:r w:rsidRPr="00612C9E">
              <w:rPr>
                <w:rFonts w:ascii="Calibri Light" w:hAnsi="Calibri Light" w:cs="Calibri Light"/>
                <w:b/>
                <w:bCs/>
                <w:color w:val="FFFFFF" w:themeColor="background1"/>
                <w:sz w:val="18"/>
                <w:szCs w:val="18"/>
              </w:rPr>
              <w:t>Dec-22</w:t>
            </w:r>
          </w:p>
        </w:tc>
      </w:tr>
      <w:tr w:rsidR="00612C9E" w:rsidRPr="00612C9E" w14:paraId="33289888" w14:textId="77777777" w:rsidTr="00B03F73">
        <w:trPr>
          <w:gridAfter w:val="1"/>
          <w:wAfter w:w="222" w:type="dxa"/>
          <w:trHeight w:val="502"/>
        </w:trPr>
        <w:tc>
          <w:tcPr>
            <w:tcW w:w="1099" w:type="dxa"/>
            <w:vMerge w:val="restart"/>
            <w:tcBorders>
              <w:top w:val="nil"/>
              <w:left w:val="single" w:sz="8" w:space="0" w:color="auto"/>
              <w:bottom w:val="single" w:sz="8" w:space="0" w:color="000000"/>
              <w:right w:val="single" w:sz="8" w:space="0" w:color="auto"/>
            </w:tcBorders>
            <w:shd w:val="clear" w:color="auto" w:fill="auto"/>
            <w:vAlign w:val="center"/>
            <w:hideMark/>
          </w:tcPr>
          <w:p w14:paraId="24316654"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EHS</w:t>
            </w:r>
          </w:p>
        </w:tc>
        <w:tc>
          <w:tcPr>
            <w:tcW w:w="478" w:type="dxa"/>
            <w:tcBorders>
              <w:top w:val="nil"/>
              <w:left w:val="nil"/>
              <w:bottom w:val="single" w:sz="8" w:space="0" w:color="auto"/>
              <w:right w:val="single" w:sz="8" w:space="0" w:color="auto"/>
            </w:tcBorders>
            <w:shd w:val="clear" w:color="auto" w:fill="auto"/>
            <w:vAlign w:val="center"/>
            <w:hideMark/>
          </w:tcPr>
          <w:p w14:paraId="162F6482"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w:t>
            </w:r>
          </w:p>
        </w:tc>
        <w:tc>
          <w:tcPr>
            <w:tcW w:w="4903" w:type="dxa"/>
            <w:tcBorders>
              <w:top w:val="nil"/>
              <w:left w:val="nil"/>
              <w:bottom w:val="single" w:sz="8" w:space="0" w:color="auto"/>
              <w:right w:val="single" w:sz="8" w:space="0" w:color="auto"/>
            </w:tcBorders>
            <w:shd w:val="clear" w:color="auto" w:fill="auto"/>
            <w:vAlign w:val="center"/>
            <w:hideMark/>
          </w:tcPr>
          <w:p w14:paraId="332F8759"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Attain one or more new national \ International award and or certification (different than ISO9001)</w:t>
            </w:r>
          </w:p>
        </w:tc>
        <w:tc>
          <w:tcPr>
            <w:tcW w:w="1903" w:type="dxa"/>
            <w:tcBorders>
              <w:top w:val="nil"/>
              <w:left w:val="nil"/>
              <w:bottom w:val="single" w:sz="8" w:space="0" w:color="auto"/>
              <w:right w:val="single" w:sz="8" w:space="0" w:color="auto"/>
            </w:tcBorders>
            <w:shd w:val="clear" w:color="auto" w:fill="auto"/>
            <w:vAlign w:val="center"/>
            <w:hideMark/>
          </w:tcPr>
          <w:p w14:paraId="41683D0B"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 Awards or Certificate</w:t>
            </w:r>
          </w:p>
        </w:tc>
        <w:tc>
          <w:tcPr>
            <w:tcW w:w="851" w:type="dxa"/>
            <w:tcBorders>
              <w:top w:val="nil"/>
              <w:left w:val="nil"/>
              <w:bottom w:val="single" w:sz="8" w:space="0" w:color="auto"/>
              <w:right w:val="single" w:sz="8" w:space="0" w:color="auto"/>
            </w:tcBorders>
            <w:shd w:val="clear" w:color="auto" w:fill="auto"/>
            <w:vAlign w:val="center"/>
            <w:hideMark/>
          </w:tcPr>
          <w:p w14:paraId="56FAB56C"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hideMark/>
          </w:tcPr>
          <w:p w14:paraId="6B0ED5AF"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4</w:t>
            </w:r>
          </w:p>
        </w:tc>
      </w:tr>
      <w:tr w:rsidR="00612C9E" w:rsidRPr="00612C9E" w14:paraId="0B3AFC91" w14:textId="77777777" w:rsidTr="00B03F73">
        <w:trPr>
          <w:gridAfter w:val="1"/>
          <w:wAfter w:w="222" w:type="dxa"/>
          <w:trHeight w:val="304"/>
        </w:trPr>
        <w:tc>
          <w:tcPr>
            <w:tcW w:w="1099" w:type="dxa"/>
            <w:vMerge/>
            <w:tcBorders>
              <w:top w:val="nil"/>
              <w:left w:val="single" w:sz="8" w:space="0" w:color="auto"/>
              <w:bottom w:val="single" w:sz="8" w:space="0" w:color="000000"/>
              <w:right w:val="single" w:sz="8" w:space="0" w:color="auto"/>
            </w:tcBorders>
            <w:vAlign w:val="center"/>
            <w:hideMark/>
          </w:tcPr>
          <w:p w14:paraId="377059EC"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6C367545"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w:t>
            </w:r>
          </w:p>
        </w:tc>
        <w:tc>
          <w:tcPr>
            <w:tcW w:w="4903" w:type="dxa"/>
            <w:tcBorders>
              <w:top w:val="nil"/>
              <w:left w:val="nil"/>
              <w:bottom w:val="single" w:sz="8" w:space="0" w:color="auto"/>
              <w:right w:val="single" w:sz="8" w:space="0" w:color="auto"/>
            </w:tcBorders>
            <w:shd w:val="clear" w:color="auto" w:fill="auto"/>
            <w:vAlign w:val="center"/>
            <w:hideMark/>
          </w:tcPr>
          <w:p w14:paraId="003DBD4C"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90% accomplishment EHS training of all KU community </w:t>
            </w:r>
          </w:p>
        </w:tc>
        <w:tc>
          <w:tcPr>
            <w:tcW w:w="1903" w:type="dxa"/>
            <w:tcBorders>
              <w:top w:val="nil"/>
              <w:left w:val="nil"/>
              <w:bottom w:val="single" w:sz="8" w:space="0" w:color="auto"/>
              <w:right w:val="single" w:sz="8" w:space="0" w:color="auto"/>
            </w:tcBorders>
            <w:shd w:val="clear" w:color="auto" w:fill="auto"/>
            <w:vAlign w:val="center"/>
            <w:hideMark/>
          </w:tcPr>
          <w:p w14:paraId="5B93CF5E"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90% Completion</w:t>
            </w:r>
          </w:p>
        </w:tc>
        <w:tc>
          <w:tcPr>
            <w:tcW w:w="851" w:type="dxa"/>
            <w:tcBorders>
              <w:top w:val="nil"/>
              <w:left w:val="nil"/>
              <w:bottom w:val="single" w:sz="8" w:space="0" w:color="auto"/>
              <w:right w:val="single" w:sz="8" w:space="0" w:color="auto"/>
            </w:tcBorders>
            <w:shd w:val="clear" w:color="auto" w:fill="auto"/>
            <w:vAlign w:val="center"/>
            <w:hideMark/>
          </w:tcPr>
          <w:p w14:paraId="50874348"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hideMark/>
          </w:tcPr>
          <w:p w14:paraId="702D0C3A"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612C9E" w:rsidRPr="00612C9E" w14:paraId="05C73B3E" w14:textId="77777777" w:rsidTr="00B03F73">
        <w:trPr>
          <w:gridAfter w:val="1"/>
          <w:wAfter w:w="222" w:type="dxa"/>
          <w:trHeight w:val="610"/>
        </w:trPr>
        <w:tc>
          <w:tcPr>
            <w:tcW w:w="1099" w:type="dxa"/>
            <w:vMerge/>
            <w:tcBorders>
              <w:top w:val="nil"/>
              <w:left w:val="single" w:sz="8" w:space="0" w:color="auto"/>
              <w:bottom w:val="single" w:sz="8" w:space="0" w:color="000000"/>
              <w:right w:val="single" w:sz="8" w:space="0" w:color="auto"/>
            </w:tcBorders>
            <w:vAlign w:val="center"/>
            <w:hideMark/>
          </w:tcPr>
          <w:p w14:paraId="70F804F0"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75E26937"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c>
          <w:tcPr>
            <w:tcW w:w="4903" w:type="dxa"/>
            <w:tcBorders>
              <w:top w:val="nil"/>
              <w:left w:val="nil"/>
              <w:bottom w:val="single" w:sz="8" w:space="0" w:color="auto"/>
              <w:right w:val="single" w:sz="8" w:space="0" w:color="auto"/>
            </w:tcBorders>
            <w:shd w:val="clear" w:color="auto" w:fill="auto"/>
            <w:vAlign w:val="center"/>
            <w:hideMark/>
          </w:tcPr>
          <w:p w14:paraId="09EB50E7" w14:textId="5030BC9B"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Assure that 100%  (minimum completion of 80% on monthly plan) of all KU Assets, Equipment &amp; Instrumentations are </w:t>
            </w:r>
            <w:r w:rsidR="00765528" w:rsidRPr="00612C9E">
              <w:rPr>
                <w:rFonts w:ascii="Calibri Light" w:hAnsi="Calibri Light" w:cs="Calibri Light"/>
                <w:color w:val="000000"/>
                <w:sz w:val="18"/>
                <w:szCs w:val="18"/>
              </w:rPr>
              <w:t>calibrated,</w:t>
            </w:r>
            <w:r w:rsidRPr="00612C9E">
              <w:rPr>
                <w:rFonts w:ascii="Calibri Light" w:hAnsi="Calibri Light" w:cs="Calibri Light"/>
                <w:color w:val="000000"/>
                <w:sz w:val="18"/>
                <w:szCs w:val="18"/>
              </w:rPr>
              <w:t xml:space="preserve"> or PAT testing conducted </w:t>
            </w:r>
            <w:r w:rsidR="004E5AF5" w:rsidRPr="00612C9E">
              <w:rPr>
                <w:rFonts w:ascii="Calibri Light" w:hAnsi="Calibri Light" w:cs="Calibri Light"/>
                <w:color w:val="000000"/>
                <w:sz w:val="18"/>
                <w:szCs w:val="18"/>
              </w:rPr>
              <w:t>in line</w:t>
            </w:r>
            <w:r w:rsidRPr="00612C9E">
              <w:rPr>
                <w:rFonts w:ascii="Calibri Light" w:hAnsi="Calibri Light" w:cs="Calibri Light"/>
                <w:color w:val="000000"/>
                <w:sz w:val="18"/>
                <w:szCs w:val="18"/>
              </w:rPr>
              <w:t xml:space="preserve"> with EHS compliances </w:t>
            </w:r>
          </w:p>
        </w:tc>
        <w:tc>
          <w:tcPr>
            <w:tcW w:w="1903" w:type="dxa"/>
            <w:tcBorders>
              <w:top w:val="nil"/>
              <w:left w:val="nil"/>
              <w:bottom w:val="single" w:sz="8" w:space="0" w:color="auto"/>
              <w:right w:val="single" w:sz="8" w:space="0" w:color="auto"/>
            </w:tcBorders>
            <w:shd w:val="clear" w:color="auto" w:fill="auto"/>
            <w:vAlign w:val="center"/>
            <w:hideMark/>
          </w:tcPr>
          <w:p w14:paraId="238B7361"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100% Completion</w:t>
            </w:r>
          </w:p>
        </w:tc>
        <w:tc>
          <w:tcPr>
            <w:tcW w:w="851" w:type="dxa"/>
            <w:tcBorders>
              <w:top w:val="nil"/>
              <w:left w:val="nil"/>
              <w:bottom w:val="single" w:sz="8" w:space="0" w:color="auto"/>
              <w:right w:val="single" w:sz="8" w:space="0" w:color="auto"/>
            </w:tcBorders>
            <w:shd w:val="clear" w:color="auto" w:fill="auto"/>
            <w:vAlign w:val="center"/>
            <w:hideMark/>
          </w:tcPr>
          <w:p w14:paraId="37D61253"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hideMark/>
          </w:tcPr>
          <w:p w14:paraId="2A89DBEF"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612C9E" w:rsidRPr="00612C9E" w14:paraId="055C8DBD" w14:textId="77777777" w:rsidTr="00B03F73">
        <w:trPr>
          <w:gridAfter w:val="1"/>
          <w:wAfter w:w="222" w:type="dxa"/>
          <w:trHeight w:val="196"/>
        </w:trPr>
        <w:tc>
          <w:tcPr>
            <w:tcW w:w="1099" w:type="dxa"/>
            <w:vMerge/>
            <w:tcBorders>
              <w:top w:val="nil"/>
              <w:left w:val="single" w:sz="8" w:space="0" w:color="auto"/>
              <w:bottom w:val="single" w:sz="8" w:space="0" w:color="000000"/>
              <w:right w:val="single" w:sz="8" w:space="0" w:color="auto"/>
            </w:tcBorders>
            <w:vAlign w:val="center"/>
            <w:hideMark/>
          </w:tcPr>
          <w:p w14:paraId="47385DB7"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5870050E"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4</w:t>
            </w:r>
          </w:p>
        </w:tc>
        <w:tc>
          <w:tcPr>
            <w:tcW w:w="4903" w:type="dxa"/>
            <w:tcBorders>
              <w:top w:val="nil"/>
              <w:left w:val="nil"/>
              <w:bottom w:val="single" w:sz="8" w:space="0" w:color="auto"/>
              <w:right w:val="single" w:sz="8" w:space="0" w:color="auto"/>
            </w:tcBorders>
            <w:shd w:val="clear" w:color="auto" w:fill="auto"/>
            <w:vAlign w:val="center"/>
            <w:hideMark/>
          </w:tcPr>
          <w:p w14:paraId="5C7EC02D"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Achieve 100% compatibility with national standards </w:t>
            </w:r>
          </w:p>
        </w:tc>
        <w:tc>
          <w:tcPr>
            <w:tcW w:w="1903" w:type="dxa"/>
            <w:tcBorders>
              <w:top w:val="nil"/>
              <w:left w:val="nil"/>
              <w:bottom w:val="single" w:sz="8" w:space="0" w:color="auto"/>
              <w:right w:val="single" w:sz="8" w:space="0" w:color="auto"/>
            </w:tcBorders>
            <w:shd w:val="clear" w:color="auto" w:fill="auto"/>
            <w:vAlign w:val="center"/>
            <w:hideMark/>
          </w:tcPr>
          <w:p w14:paraId="059F733D"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100% Compatibility </w:t>
            </w:r>
          </w:p>
        </w:tc>
        <w:tc>
          <w:tcPr>
            <w:tcW w:w="851" w:type="dxa"/>
            <w:tcBorders>
              <w:top w:val="nil"/>
              <w:left w:val="nil"/>
              <w:bottom w:val="single" w:sz="8" w:space="0" w:color="auto"/>
              <w:right w:val="single" w:sz="8" w:space="0" w:color="auto"/>
            </w:tcBorders>
            <w:shd w:val="clear" w:color="auto" w:fill="auto"/>
            <w:vAlign w:val="center"/>
            <w:hideMark/>
          </w:tcPr>
          <w:p w14:paraId="5114AC6C"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 Dec 2022</w:t>
            </w:r>
          </w:p>
        </w:tc>
        <w:tc>
          <w:tcPr>
            <w:tcW w:w="1050" w:type="dxa"/>
            <w:tcBorders>
              <w:top w:val="nil"/>
              <w:left w:val="nil"/>
              <w:bottom w:val="single" w:sz="8" w:space="0" w:color="auto"/>
              <w:right w:val="single" w:sz="8" w:space="0" w:color="auto"/>
            </w:tcBorders>
            <w:shd w:val="clear" w:color="auto" w:fill="auto"/>
            <w:vAlign w:val="center"/>
            <w:hideMark/>
          </w:tcPr>
          <w:p w14:paraId="21278D18"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612C9E" w:rsidRPr="00612C9E" w14:paraId="5F9C89BD" w14:textId="77777777" w:rsidTr="00B03F73">
        <w:trPr>
          <w:gridAfter w:val="1"/>
          <w:wAfter w:w="222" w:type="dxa"/>
          <w:trHeight w:val="322"/>
        </w:trPr>
        <w:tc>
          <w:tcPr>
            <w:tcW w:w="1099" w:type="dxa"/>
            <w:vMerge/>
            <w:tcBorders>
              <w:top w:val="nil"/>
              <w:left w:val="single" w:sz="8" w:space="0" w:color="auto"/>
              <w:bottom w:val="single" w:sz="8" w:space="0" w:color="000000"/>
              <w:right w:val="single" w:sz="8" w:space="0" w:color="auto"/>
            </w:tcBorders>
            <w:vAlign w:val="center"/>
            <w:hideMark/>
          </w:tcPr>
          <w:p w14:paraId="4AB65218"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4F7832AB"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5</w:t>
            </w:r>
          </w:p>
        </w:tc>
        <w:tc>
          <w:tcPr>
            <w:tcW w:w="4903" w:type="dxa"/>
            <w:tcBorders>
              <w:top w:val="nil"/>
              <w:left w:val="nil"/>
              <w:bottom w:val="single" w:sz="8" w:space="0" w:color="auto"/>
              <w:right w:val="single" w:sz="8" w:space="0" w:color="auto"/>
            </w:tcBorders>
            <w:shd w:val="clear" w:color="auto" w:fill="auto"/>
            <w:vAlign w:val="center"/>
            <w:hideMark/>
          </w:tcPr>
          <w:p w14:paraId="513C9CB1"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Increase the recycle of general waste to 30% </w:t>
            </w:r>
          </w:p>
        </w:tc>
        <w:tc>
          <w:tcPr>
            <w:tcW w:w="1903" w:type="dxa"/>
            <w:tcBorders>
              <w:top w:val="nil"/>
              <w:left w:val="nil"/>
              <w:bottom w:val="single" w:sz="8" w:space="0" w:color="auto"/>
              <w:right w:val="single" w:sz="8" w:space="0" w:color="auto"/>
            </w:tcBorders>
            <w:shd w:val="clear" w:color="auto" w:fill="auto"/>
            <w:vAlign w:val="center"/>
            <w:hideMark/>
          </w:tcPr>
          <w:p w14:paraId="1D541296"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Recycle 30%</w:t>
            </w:r>
          </w:p>
        </w:tc>
        <w:tc>
          <w:tcPr>
            <w:tcW w:w="851" w:type="dxa"/>
            <w:tcBorders>
              <w:top w:val="nil"/>
              <w:left w:val="nil"/>
              <w:bottom w:val="single" w:sz="8" w:space="0" w:color="auto"/>
              <w:right w:val="single" w:sz="8" w:space="0" w:color="auto"/>
            </w:tcBorders>
            <w:shd w:val="clear" w:color="auto" w:fill="auto"/>
            <w:vAlign w:val="center"/>
            <w:hideMark/>
          </w:tcPr>
          <w:p w14:paraId="3D59C7A1"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hideMark/>
          </w:tcPr>
          <w:p w14:paraId="384C3BBD"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612C9E" w:rsidRPr="00612C9E" w14:paraId="4B8EA855" w14:textId="77777777" w:rsidTr="00B03F73">
        <w:trPr>
          <w:gridAfter w:val="1"/>
          <w:wAfter w:w="222" w:type="dxa"/>
          <w:trHeight w:val="520"/>
        </w:trPr>
        <w:tc>
          <w:tcPr>
            <w:tcW w:w="1099" w:type="dxa"/>
            <w:vMerge/>
            <w:tcBorders>
              <w:top w:val="nil"/>
              <w:left w:val="single" w:sz="8" w:space="0" w:color="auto"/>
              <w:bottom w:val="single" w:sz="8" w:space="0" w:color="000000"/>
              <w:right w:val="single" w:sz="8" w:space="0" w:color="auto"/>
            </w:tcBorders>
            <w:vAlign w:val="center"/>
            <w:hideMark/>
          </w:tcPr>
          <w:p w14:paraId="135D0DD3"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73E81C49"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6</w:t>
            </w:r>
          </w:p>
        </w:tc>
        <w:tc>
          <w:tcPr>
            <w:tcW w:w="4903" w:type="dxa"/>
            <w:tcBorders>
              <w:top w:val="nil"/>
              <w:left w:val="nil"/>
              <w:bottom w:val="single" w:sz="8" w:space="0" w:color="auto"/>
              <w:right w:val="single" w:sz="8" w:space="0" w:color="auto"/>
            </w:tcBorders>
            <w:shd w:val="clear" w:color="auto" w:fill="auto"/>
            <w:vAlign w:val="center"/>
            <w:hideMark/>
          </w:tcPr>
          <w:p w14:paraId="2A92050C"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Establish Energy Management Plan  &amp; Sustainable Practices for every facility in KU</w:t>
            </w:r>
          </w:p>
        </w:tc>
        <w:tc>
          <w:tcPr>
            <w:tcW w:w="1903" w:type="dxa"/>
            <w:tcBorders>
              <w:top w:val="nil"/>
              <w:left w:val="nil"/>
              <w:bottom w:val="single" w:sz="8" w:space="0" w:color="auto"/>
              <w:right w:val="single" w:sz="8" w:space="0" w:color="auto"/>
            </w:tcBorders>
            <w:shd w:val="clear" w:color="auto" w:fill="auto"/>
            <w:vAlign w:val="center"/>
            <w:hideMark/>
          </w:tcPr>
          <w:p w14:paraId="3ED85FD2"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100% Completion</w:t>
            </w:r>
          </w:p>
        </w:tc>
        <w:tc>
          <w:tcPr>
            <w:tcW w:w="851" w:type="dxa"/>
            <w:tcBorders>
              <w:top w:val="nil"/>
              <w:left w:val="nil"/>
              <w:bottom w:val="single" w:sz="8" w:space="0" w:color="auto"/>
              <w:right w:val="single" w:sz="8" w:space="0" w:color="auto"/>
            </w:tcBorders>
            <w:shd w:val="clear" w:color="auto" w:fill="auto"/>
            <w:vAlign w:val="center"/>
            <w:hideMark/>
          </w:tcPr>
          <w:p w14:paraId="0DE0D98D"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22-May</w:t>
            </w:r>
          </w:p>
        </w:tc>
        <w:tc>
          <w:tcPr>
            <w:tcW w:w="1050" w:type="dxa"/>
            <w:tcBorders>
              <w:top w:val="nil"/>
              <w:left w:val="nil"/>
              <w:bottom w:val="single" w:sz="8" w:space="0" w:color="auto"/>
              <w:right w:val="single" w:sz="8" w:space="0" w:color="auto"/>
            </w:tcBorders>
            <w:shd w:val="clear" w:color="auto" w:fill="auto"/>
            <w:vAlign w:val="center"/>
            <w:hideMark/>
          </w:tcPr>
          <w:p w14:paraId="0606BD09"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612C9E" w:rsidRPr="00612C9E" w14:paraId="11451DD7" w14:textId="77777777" w:rsidTr="00B03F73">
        <w:trPr>
          <w:gridAfter w:val="1"/>
          <w:wAfter w:w="222" w:type="dxa"/>
          <w:trHeight w:val="376"/>
        </w:trPr>
        <w:tc>
          <w:tcPr>
            <w:tcW w:w="1099" w:type="dxa"/>
            <w:vMerge/>
            <w:tcBorders>
              <w:top w:val="nil"/>
              <w:left w:val="single" w:sz="8" w:space="0" w:color="auto"/>
              <w:bottom w:val="single" w:sz="8" w:space="0" w:color="000000"/>
              <w:right w:val="single" w:sz="8" w:space="0" w:color="auto"/>
            </w:tcBorders>
            <w:vAlign w:val="center"/>
            <w:hideMark/>
          </w:tcPr>
          <w:p w14:paraId="3ADCA935"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3E543869"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7</w:t>
            </w:r>
          </w:p>
        </w:tc>
        <w:tc>
          <w:tcPr>
            <w:tcW w:w="4903" w:type="dxa"/>
            <w:tcBorders>
              <w:top w:val="nil"/>
              <w:left w:val="nil"/>
              <w:bottom w:val="single" w:sz="8" w:space="0" w:color="auto"/>
              <w:right w:val="single" w:sz="8" w:space="0" w:color="auto"/>
            </w:tcBorders>
            <w:shd w:val="clear" w:color="auto" w:fill="auto"/>
            <w:vAlign w:val="center"/>
            <w:hideMark/>
          </w:tcPr>
          <w:p w14:paraId="4004EC09"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Target 3% reduction of Energy consumption from the previous year </w:t>
            </w:r>
          </w:p>
        </w:tc>
        <w:tc>
          <w:tcPr>
            <w:tcW w:w="1903" w:type="dxa"/>
            <w:tcBorders>
              <w:top w:val="nil"/>
              <w:left w:val="nil"/>
              <w:bottom w:val="single" w:sz="8" w:space="0" w:color="auto"/>
              <w:right w:val="single" w:sz="8" w:space="0" w:color="auto"/>
            </w:tcBorders>
            <w:shd w:val="clear" w:color="auto" w:fill="auto"/>
            <w:vAlign w:val="center"/>
            <w:hideMark/>
          </w:tcPr>
          <w:p w14:paraId="17DFF195"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5% Energy Saving</w:t>
            </w:r>
          </w:p>
        </w:tc>
        <w:tc>
          <w:tcPr>
            <w:tcW w:w="851" w:type="dxa"/>
            <w:tcBorders>
              <w:top w:val="nil"/>
              <w:left w:val="nil"/>
              <w:bottom w:val="single" w:sz="8" w:space="0" w:color="auto"/>
              <w:right w:val="single" w:sz="8" w:space="0" w:color="auto"/>
            </w:tcBorders>
            <w:shd w:val="clear" w:color="auto" w:fill="auto"/>
            <w:vAlign w:val="center"/>
            <w:hideMark/>
          </w:tcPr>
          <w:p w14:paraId="0543B294"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hideMark/>
          </w:tcPr>
          <w:p w14:paraId="11269C41"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612C9E" w:rsidRPr="00612C9E" w14:paraId="41B26A86" w14:textId="77777777" w:rsidTr="00B03F73">
        <w:trPr>
          <w:gridAfter w:val="1"/>
          <w:wAfter w:w="222" w:type="dxa"/>
          <w:trHeight w:val="718"/>
        </w:trPr>
        <w:tc>
          <w:tcPr>
            <w:tcW w:w="1099" w:type="dxa"/>
            <w:vMerge/>
            <w:tcBorders>
              <w:top w:val="nil"/>
              <w:left w:val="single" w:sz="8" w:space="0" w:color="auto"/>
              <w:bottom w:val="single" w:sz="8" w:space="0" w:color="000000"/>
              <w:right w:val="single" w:sz="8" w:space="0" w:color="auto"/>
            </w:tcBorders>
            <w:vAlign w:val="center"/>
            <w:hideMark/>
          </w:tcPr>
          <w:p w14:paraId="23968BBC"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617B81D6"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8</w:t>
            </w:r>
          </w:p>
        </w:tc>
        <w:tc>
          <w:tcPr>
            <w:tcW w:w="4903" w:type="dxa"/>
            <w:tcBorders>
              <w:top w:val="nil"/>
              <w:left w:val="nil"/>
              <w:bottom w:val="single" w:sz="8" w:space="0" w:color="auto"/>
              <w:right w:val="single" w:sz="8" w:space="0" w:color="auto"/>
            </w:tcBorders>
            <w:shd w:val="clear" w:color="auto" w:fill="auto"/>
            <w:vAlign w:val="center"/>
            <w:hideMark/>
          </w:tcPr>
          <w:p w14:paraId="5A30E713"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Develop on-job training plan targeting 30% of the department job responsibilities/resources by Feb 2022.  Establish implementation  to achieve 90% of the set plan </w:t>
            </w:r>
          </w:p>
        </w:tc>
        <w:tc>
          <w:tcPr>
            <w:tcW w:w="1903" w:type="dxa"/>
            <w:tcBorders>
              <w:top w:val="nil"/>
              <w:left w:val="nil"/>
              <w:bottom w:val="single" w:sz="8" w:space="0" w:color="auto"/>
              <w:right w:val="single" w:sz="8" w:space="0" w:color="auto"/>
            </w:tcBorders>
            <w:shd w:val="clear" w:color="auto" w:fill="auto"/>
            <w:vAlign w:val="center"/>
            <w:hideMark/>
          </w:tcPr>
          <w:p w14:paraId="211DB92B"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90% as per Set Plan</w:t>
            </w:r>
          </w:p>
        </w:tc>
        <w:tc>
          <w:tcPr>
            <w:tcW w:w="851" w:type="dxa"/>
            <w:tcBorders>
              <w:top w:val="nil"/>
              <w:left w:val="nil"/>
              <w:bottom w:val="single" w:sz="8" w:space="0" w:color="auto"/>
              <w:right w:val="single" w:sz="8" w:space="0" w:color="auto"/>
            </w:tcBorders>
            <w:shd w:val="clear" w:color="auto" w:fill="auto"/>
            <w:vAlign w:val="center"/>
            <w:hideMark/>
          </w:tcPr>
          <w:p w14:paraId="0C55645E"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hideMark/>
          </w:tcPr>
          <w:p w14:paraId="42F81109"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612C9E" w:rsidRPr="00612C9E" w14:paraId="14BD9804" w14:textId="77777777" w:rsidTr="00B03F73">
        <w:trPr>
          <w:gridAfter w:val="1"/>
          <w:wAfter w:w="222" w:type="dxa"/>
          <w:trHeight w:val="484"/>
        </w:trPr>
        <w:tc>
          <w:tcPr>
            <w:tcW w:w="1099" w:type="dxa"/>
            <w:vMerge/>
            <w:tcBorders>
              <w:top w:val="nil"/>
              <w:left w:val="single" w:sz="8" w:space="0" w:color="auto"/>
              <w:bottom w:val="single" w:sz="8" w:space="0" w:color="000000"/>
              <w:right w:val="single" w:sz="8" w:space="0" w:color="auto"/>
            </w:tcBorders>
            <w:vAlign w:val="center"/>
            <w:hideMark/>
          </w:tcPr>
          <w:p w14:paraId="74AD71DD"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3CF62DA9"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9</w:t>
            </w:r>
          </w:p>
        </w:tc>
        <w:tc>
          <w:tcPr>
            <w:tcW w:w="4903" w:type="dxa"/>
            <w:tcBorders>
              <w:top w:val="nil"/>
              <w:left w:val="nil"/>
              <w:bottom w:val="single" w:sz="8" w:space="0" w:color="auto"/>
              <w:right w:val="single" w:sz="8" w:space="0" w:color="auto"/>
            </w:tcBorders>
            <w:shd w:val="clear" w:color="auto" w:fill="auto"/>
            <w:vAlign w:val="center"/>
            <w:hideMark/>
          </w:tcPr>
          <w:p w14:paraId="4B428855"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Complete full Integrated of Facilities Management CAFM Solution </w:t>
            </w:r>
          </w:p>
        </w:tc>
        <w:tc>
          <w:tcPr>
            <w:tcW w:w="1903" w:type="dxa"/>
            <w:tcBorders>
              <w:top w:val="nil"/>
              <w:left w:val="nil"/>
              <w:bottom w:val="single" w:sz="8" w:space="0" w:color="auto"/>
              <w:right w:val="single" w:sz="8" w:space="0" w:color="auto"/>
            </w:tcBorders>
            <w:shd w:val="clear" w:color="auto" w:fill="auto"/>
            <w:vAlign w:val="center"/>
            <w:hideMark/>
          </w:tcPr>
          <w:p w14:paraId="5274F9D9"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100% Completion</w:t>
            </w:r>
          </w:p>
        </w:tc>
        <w:tc>
          <w:tcPr>
            <w:tcW w:w="851" w:type="dxa"/>
            <w:tcBorders>
              <w:top w:val="nil"/>
              <w:left w:val="nil"/>
              <w:bottom w:val="single" w:sz="8" w:space="0" w:color="auto"/>
              <w:right w:val="single" w:sz="8" w:space="0" w:color="auto"/>
            </w:tcBorders>
            <w:shd w:val="clear" w:color="auto" w:fill="auto"/>
            <w:vAlign w:val="center"/>
            <w:hideMark/>
          </w:tcPr>
          <w:p w14:paraId="6CA1D2EB"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22-Jul</w:t>
            </w:r>
          </w:p>
        </w:tc>
        <w:tc>
          <w:tcPr>
            <w:tcW w:w="1050" w:type="dxa"/>
            <w:tcBorders>
              <w:top w:val="nil"/>
              <w:left w:val="nil"/>
              <w:bottom w:val="single" w:sz="8" w:space="0" w:color="auto"/>
              <w:right w:val="single" w:sz="8" w:space="0" w:color="auto"/>
            </w:tcBorders>
            <w:shd w:val="clear" w:color="auto" w:fill="auto"/>
            <w:vAlign w:val="center"/>
            <w:hideMark/>
          </w:tcPr>
          <w:p w14:paraId="17258074"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w:t>
            </w:r>
          </w:p>
        </w:tc>
      </w:tr>
      <w:tr w:rsidR="00612C9E" w:rsidRPr="00612C9E" w14:paraId="7BE81CAA" w14:textId="77777777" w:rsidTr="00B03F73">
        <w:trPr>
          <w:gridAfter w:val="1"/>
          <w:wAfter w:w="222" w:type="dxa"/>
          <w:trHeight w:val="466"/>
        </w:trPr>
        <w:tc>
          <w:tcPr>
            <w:tcW w:w="1099" w:type="dxa"/>
            <w:vMerge/>
            <w:tcBorders>
              <w:top w:val="nil"/>
              <w:left w:val="single" w:sz="8" w:space="0" w:color="auto"/>
              <w:bottom w:val="single" w:sz="8" w:space="0" w:color="000000"/>
              <w:right w:val="single" w:sz="8" w:space="0" w:color="auto"/>
            </w:tcBorders>
            <w:vAlign w:val="center"/>
            <w:hideMark/>
          </w:tcPr>
          <w:p w14:paraId="487D9BEF" w14:textId="77777777" w:rsidR="00612C9E" w:rsidRPr="00612C9E" w:rsidRDefault="00612C9E" w:rsidP="00612C9E">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15D3E86F"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10</w:t>
            </w:r>
          </w:p>
        </w:tc>
        <w:tc>
          <w:tcPr>
            <w:tcW w:w="4903" w:type="dxa"/>
            <w:tcBorders>
              <w:top w:val="nil"/>
              <w:left w:val="nil"/>
              <w:bottom w:val="single" w:sz="8" w:space="0" w:color="auto"/>
              <w:right w:val="single" w:sz="8" w:space="0" w:color="auto"/>
            </w:tcBorders>
            <w:shd w:val="clear" w:color="auto" w:fill="auto"/>
            <w:vAlign w:val="center"/>
            <w:hideMark/>
          </w:tcPr>
          <w:p w14:paraId="7D889E2C" w14:textId="77777777" w:rsidR="00612C9E" w:rsidRPr="00612C9E" w:rsidRDefault="00612C9E" w:rsidP="00612C9E">
            <w:pPr>
              <w:rPr>
                <w:rFonts w:ascii="Calibri Light" w:hAnsi="Calibri Light" w:cs="Calibri Light"/>
                <w:color w:val="000000"/>
                <w:sz w:val="18"/>
                <w:szCs w:val="18"/>
              </w:rPr>
            </w:pPr>
            <w:r w:rsidRPr="00612C9E">
              <w:rPr>
                <w:rFonts w:ascii="Calibri Light" w:hAnsi="Calibri Light" w:cs="Calibri Light"/>
                <w:color w:val="000000"/>
                <w:sz w:val="18"/>
                <w:szCs w:val="18"/>
              </w:rPr>
              <w:t>Develop Integrated Quality Management System and achieve ISO 9001 or more  (ISO standard , APPA and RICS)</w:t>
            </w:r>
          </w:p>
        </w:tc>
        <w:tc>
          <w:tcPr>
            <w:tcW w:w="1903" w:type="dxa"/>
            <w:tcBorders>
              <w:top w:val="nil"/>
              <w:left w:val="nil"/>
              <w:bottom w:val="single" w:sz="8" w:space="0" w:color="auto"/>
              <w:right w:val="single" w:sz="8" w:space="0" w:color="auto"/>
            </w:tcBorders>
            <w:shd w:val="clear" w:color="auto" w:fill="auto"/>
            <w:vAlign w:val="center"/>
            <w:hideMark/>
          </w:tcPr>
          <w:p w14:paraId="7D28F27F"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100% Completion</w:t>
            </w:r>
          </w:p>
        </w:tc>
        <w:tc>
          <w:tcPr>
            <w:tcW w:w="851" w:type="dxa"/>
            <w:tcBorders>
              <w:top w:val="nil"/>
              <w:left w:val="nil"/>
              <w:bottom w:val="single" w:sz="8" w:space="0" w:color="auto"/>
              <w:right w:val="single" w:sz="8" w:space="0" w:color="auto"/>
            </w:tcBorders>
            <w:shd w:val="clear" w:color="auto" w:fill="auto"/>
            <w:vAlign w:val="center"/>
            <w:hideMark/>
          </w:tcPr>
          <w:p w14:paraId="26EBDD5C"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hideMark/>
          </w:tcPr>
          <w:p w14:paraId="4197E990" w14:textId="77777777" w:rsidR="00612C9E" w:rsidRPr="00612C9E" w:rsidRDefault="00612C9E" w:rsidP="00612C9E">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1E1643" w:rsidRPr="00612C9E" w14:paraId="728CA8A7" w14:textId="77777777" w:rsidTr="00B03F73">
        <w:trPr>
          <w:gridAfter w:val="1"/>
          <w:wAfter w:w="222" w:type="dxa"/>
          <w:trHeight w:val="700"/>
        </w:trPr>
        <w:tc>
          <w:tcPr>
            <w:tcW w:w="1099" w:type="dxa"/>
            <w:vMerge/>
            <w:tcBorders>
              <w:top w:val="nil"/>
              <w:left w:val="single" w:sz="8" w:space="0" w:color="auto"/>
              <w:bottom w:val="single" w:sz="8" w:space="0" w:color="000000"/>
              <w:right w:val="single" w:sz="8" w:space="0" w:color="auto"/>
            </w:tcBorders>
            <w:vAlign w:val="center"/>
          </w:tcPr>
          <w:p w14:paraId="51384B8F" w14:textId="77777777" w:rsidR="001E1643" w:rsidRPr="00612C9E" w:rsidRDefault="001E1643" w:rsidP="001E1643">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tcPr>
          <w:p w14:paraId="77B7940C" w14:textId="23694F5D"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11</w:t>
            </w:r>
          </w:p>
        </w:tc>
        <w:tc>
          <w:tcPr>
            <w:tcW w:w="4903" w:type="dxa"/>
            <w:tcBorders>
              <w:top w:val="nil"/>
              <w:left w:val="nil"/>
              <w:bottom w:val="single" w:sz="8" w:space="0" w:color="auto"/>
              <w:right w:val="single" w:sz="8" w:space="0" w:color="auto"/>
            </w:tcBorders>
            <w:shd w:val="clear" w:color="auto" w:fill="auto"/>
            <w:vAlign w:val="center"/>
          </w:tcPr>
          <w:p w14:paraId="58B78E2A" w14:textId="0843CE7A" w:rsidR="001E1643" w:rsidRPr="00612C9E" w:rsidRDefault="001E1643" w:rsidP="001E1643">
            <w:pP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Propose 3-5 enhanced in department policy, process &amp; procedures to achieve time reduction, cost saving, customer satisfaction, service quality </w:t>
            </w:r>
            <w:r w:rsidR="00DA26B1" w:rsidRPr="00612C9E">
              <w:rPr>
                <w:rFonts w:ascii="Calibri Light" w:hAnsi="Calibri Light" w:cs="Calibri Light"/>
                <w:color w:val="000000"/>
                <w:sz w:val="18"/>
                <w:szCs w:val="18"/>
              </w:rPr>
              <w:t>improvement</w:t>
            </w:r>
            <w:r w:rsidR="00DA26B1">
              <w:rPr>
                <w:rFonts w:ascii="Calibri Light" w:hAnsi="Calibri Light" w:cs="Calibri Light"/>
                <w:color w:val="000000"/>
                <w:sz w:val="18"/>
                <w:szCs w:val="18"/>
              </w:rPr>
              <w:t>.</w:t>
            </w:r>
          </w:p>
        </w:tc>
        <w:tc>
          <w:tcPr>
            <w:tcW w:w="1903" w:type="dxa"/>
            <w:tcBorders>
              <w:top w:val="nil"/>
              <w:left w:val="nil"/>
              <w:bottom w:val="single" w:sz="8" w:space="0" w:color="auto"/>
              <w:right w:val="single" w:sz="8" w:space="0" w:color="auto"/>
            </w:tcBorders>
            <w:shd w:val="clear" w:color="auto" w:fill="auto"/>
            <w:vAlign w:val="center"/>
          </w:tcPr>
          <w:p w14:paraId="14D5BA33" w14:textId="6AB24390"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3-5 proposals</w:t>
            </w:r>
          </w:p>
        </w:tc>
        <w:tc>
          <w:tcPr>
            <w:tcW w:w="851" w:type="dxa"/>
            <w:tcBorders>
              <w:top w:val="nil"/>
              <w:left w:val="nil"/>
              <w:bottom w:val="single" w:sz="8" w:space="0" w:color="auto"/>
              <w:right w:val="single" w:sz="8" w:space="0" w:color="auto"/>
            </w:tcBorders>
            <w:shd w:val="clear" w:color="auto" w:fill="auto"/>
            <w:vAlign w:val="center"/>
          </w:tcPr>
          <w:p w14:paraId="6655014E" w14:textId="53D6E273"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22-Dec</w:t>
            </w:r>
          </w:p>
        </w:tc>
        <w:tc>
          <w:tcPr>
            <w:tcW w:w="1050" w:type="dxa"/>
            <w:tcBorders>
              <w:top w:val="nil"/>
              <w:left w:val="nil"/>
              <w:bottom w:val="single" w:sz="8" w:space="0" w:color="auto"/>
              <w:right w:val="single" w:sz="8" w:space="0" w:color="auto"/>
            </w:tcBorders>
            <w:shd w:val="clear" w:color="auto" w:fill="auto"/>
            <w:vAlign w:val="center"/>
          </w:tcPr>
          <w:p w14:paraId="661FF1D0" w14:textId="75BA2845"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r>
      <w:tr w:rsidR="001E1643" w:rsidRPr="00612C9E" w14:paraId="4C7FACE2" w14:textId="77777777" w:rsidTr="00B03F73">
        <w:trPr>
          <w:trHeight w:val="556"/>
        </w:trPr>
        <w:tc>
          <w:tcPr>
            <w:tcW w:w="1099" w:type="dxa"/>
            <w:vMerge/>
            <w:tcBorders>
              <w:top w:val="nil"/>
              <w:left w:val="single" w:sz="8" w:space="0" w:color="auto"/>
              <w:bottom w:val="single" w:sz="8" w:space="0" w:color="000000"/>
              <w:right w:val="single" w:sz="8" w:space="0" w:color="auto"/>
            </w:tcBorders>
            <w:vAlign w:val="center"/>
            <w:hideMark/>
          </w:tcPr>
          <w:p w14:paraId="5752F1E8" w14:textId="77777777" w:rsidR="001E1643" w:rsidRPr="00612C9E" w:rsidRDefault="001E1643" w:rsidP="001E1643">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24172A73"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12</w:t>
            </w:r>
          </w:p>
        </w:tc>
        <w:tc>
          <w:tcPr>
            <w:tcW w:w="4903" w:type="dxa"/>
            <w:tcBorders>
              <w:top w:val="nil"/>
              <w:left w:val="nil"/>
              <w:bottom w:val="single" w:sz="8" w:space="0" w:color="auto"/>
              <w:right w:val="single" w:sz="8" w:space="0" w:color="auto"/>
            </w:tcBorders>
            <w:shd w:val="clear" w:color="auto" w:fill="auto"/>
            <w:vAlign w:val="center"/>
            <w:hideMark/>
          </w:tcPr>
          <w:p w14:paraId="27C43719" w14:textId="77777777" w:rsidR="001E1643" w:rsidRPr="00612C9E" w:rsidRDefault="001E1643" w:rsidP="001E1643">
            <w:pPr>
              <w:rPr>
                <w:rFonts w:ascii="Calibri Light" w:hAnsi="Calibri Light" w:cs="Calibri Light"/>
                <w:color w:val="000000"/>
                <w:sz w:val="18"/>
                <w:szCs w:val="18"/>
              </w:rPr>
            </w:pPr>
            <w:r w:rsidRPr="00612C9E">
              <w:rPr>
                <w:rFonts w:ascii="Calibri Light" w:hAnsi="Calibri Light" w:cs="Calibri Light"/>
                <w:color w:val="000000"/>
                <w:sz w:val="18"/>
                <w:szCs w:val="18"/>
              </w:rPr>
              <w:t>Develop enhanced functional unit level responsible matrix and apply departmental DoA</w:t>
            </w:r>
          </w:p>
        </w:tc>
        <w:tc>
          <w:tcPr>
            <w:tcW w:w="1903" w:type="dxa"/>
            <w:tcBorders>
              <w:top w:val="nil"/>
              <w:left w:val="nil"/>
              <w:bottom w:val="single" w:sz="8" w:space="0" w:color="auto"/>
              <w:right w:val="single" w:sz="8" w:space="0" w:color="auto"/>
            </w:tcBorders>
            <w:shd w:val="clear" w:color="auto" w:fill="auto"/>
            <w:vAlign w:val="center"/>
            <w:hideMark/>
          </w:tcPr>
          <w:p w14:paraId="2D829233"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100% Completion</w:t>
            </w:r>
          </w:p>
        </w:tc>
        <w:tc>
          <w:tcPr>
            <w:tcW w:w="851" w:type="dxa"/>
            <w:tcBorders>
              <w:top w:val="nil"/>
              <w:left w:val="nil"/>
              <w:bottom w:val="single" w:sz="8" w:space="0" w:color="auto"/>
              <w:right w:val="single" w:sz="8" w:space="0" w:color="auto"/>
            </w:tcBorders>
            <w:shd w:val="clear" w:color="auto" w:fill="auto"/>
            <w:vAlign w:val="center"/>
            <w:hideMark/>
          </w:tcPr>
          <w:p w14:paraId="052F7962"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22-Sep</w:t>
            </w:r>
          </w:p>
        </w:tc>
        <w:tc>
          <w:tcPr>
            <w:tcW w:w="1050" w:type="dxa"/>
            <w:tcBorders>
              <w:top w:val="nil"/>
              <w:left w:val="nil"/>
              <w:bottom w:val="single" w:sz="8" w:space="0" w:color="auto"/>
              <w:right w:val="single" w:sz="8" w:space="0" w:color="auto"/>
            </w:tcBorders>
            <w:shd w:val="clear" w:color="auto" w:fill="auto"/>
            <w:vAlign w:val="center"/>
            <w:hideMark/>
          </w:tcPr>
          <w:p w14:paraId="095069B0"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c>
          <w:tcPr>
            <w:tcW w:w="222" w:type="dxa"/>
            <w:vAlign w:val="center"/>
            <w:hideMark/>
          </w:tcPr>
          <w:p w14:paraId="6CF34A8B" w14:textId="77777777" w:rsidR="001E1643" w:rsidRPr="00612C9E" w:rsidRDefault="001E1643" w:rsidP="001E1643">
            <w:pPr>
              <w:rPr>
                <w:rFonts w:ascii="Times New Roman" w:hAnsi="Times New Roman" w:cs="Times New Roman"/>
                <w:sz w:val="20"/>
                <w:szCs w:val="20"/>
              </w:rPr>
            </w:pPr>
          </w:p>
        </w:tc>
      </w:tr>
      <w:tr w:rsidR="001E1643" w:rsidRPr="00612C9E" w14:paraId="06351B90" w14:textId="77777777" w:rsidTr="00B03F73">
        <w:trPr>
          <w:trHeight w:val="493"/>
        </w:trPr>
        <w:tc>
          <w:tcPr>
            <w:tcW w:w="1099" w:type="dxa"/>
            <w:vMerge/>
            <w:tcBorders>
              <w:top w:val="nil"/>
              <w:left w:val="single" w:sz="8" w:space="0" w:color="auto"/>
              <w:bottom w:val="single" w:sz="8" w:space="0" w:color="000000"/>
              <w:right w:val="single" w:sz="8" w:space="0" w:color="auto"/>
            </w:tcBorders>
            <w:vAlign w:val="center"/>
            <w:hideMark/>
          </w:tcPr>
          <w:p w14:paraId="591833A4" w14:textId="77777777" w:rsidR="001E1643" w:rsidRPr="00612C9E" w:rsidRDefault="001E1643" w:rsidP="001E1643">
            <w:pPr>
              <w:rPr>
                <w:rFonts w:ascii="Calibri Light" w:hAnsi="Calibri Light" w:cs="Calibri Light"/>
                <w:color w:val="000000"/>
                <w:sz w:val="18"/>
                <w:szCs w:val="18"/>
              </w:rPr>
            </w:pPr>
          </w:p>
        </w:tc>
        <w:tc>
          <w:tcPr>
            <w:tcW w:w="478" w:type="dxa"/>
            <w:tcBorders>
              <w:top w:val="nil"/>
              <w:left w:val="nil"/>
              <w:bottom w:val="single" w:sz="8" w:space="0" w:color="auto"/>
              <w:right w:val="single" w:sz="8" w:space="0" w:color="auto"/>
            </w:tcBorders>
            <w:shd w:val="clear" w:color="auto" w:fill="auto"/>
            <w:vAlign w:val="center"/>
            <w:hideMark/>
          </w:tcPr>
          <w:p w14:paraId="1081F6BE"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13</w:t>
            </w:r>
          </w:p>
        </w:tc>
        <w:tc>
          <w:tcPr>
            <w:tcW w:w="4903" w:type="dxa"/>
            <w:tcBorders>
              <w:top w:val="nil"/>
              <w:left w:val="nil"/>
              <w:bottom w:val="single" w:sz="8" w:space="0" w:color="auto"/>
              <w:right w:val="single" w:sz="8" w:space="0" w:color="auto"/>
            </w:tcBorders>
            <w:shd w:val="clear" w:color="auto" w:fill="auto"/>
            <w:vAlign w:val="center"/>
            <w:hideMark/>
          </w:tcPr>
          <w:p w14:paraId="64E39A88" w14:textId="77777777" w:rsidR="001E1643" w:rsidRPr="00612C9E" w:rsidRDefault="001E1643" w:rsidP="001E1643">
            <w:pPr>
              <w:rPr>
                <w:rFonts w:ascii="Calibri Light" w:hAnsi="Calibri Light" w:cs="Calibri Light"/>
                <w:color w:val="000000"/>
                <w:sz w:val="18"/>
                <w:szCs w:val="18"/>
              </w:rPr>
            </w:pPr>
            <w:r w:rsidRPr="00612C9E">
              <w:rPr>
                <w:rFonts w:ascii="Calibri Light" w:hAnsi="Calibri Light" w:cs="Calibri Light"/>
                <w:color w:val="000000"/>
                <w:sz w:val="18"/>
                <w:szCs w:val="18"/>
              </w:rPr>
              <w:t>Implement periodical One-to-One staff meeting with the line manager and submit the improvement action plan</w:t>
            </w:r>
          </w:p>
        </w:tc>
        <w:tc>
          <w:tcPr>
            <w:tcW w:w="1903" w:type="dxa"/>
            <w:tcBorders>
              <w:top w:val="nil"/>
              <w:left w:val="nil"/>
              <w:bottom w:val="single" w:sz="8" w:space="0" w:color="auto"/>
              <w:right w:val="single" w:sz="8" w:space="0" w:color="auto"/>
            </w:tcBorders>
            <w:shd w:val="clear" w:color="auto" w:fill="auto"/>
            <w:vAlign w:val="center"/>
            <w:hideMark/>
          </w:tcPr>
          <w:p w14:paraId="0AAC4680"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As per Yearly Plan</w:t>
            </w:r>
          </w:p>
        </w:tc>
        <w:tc>
          <w:tcPr>
            <w:tcW w:w="851" w:type="dxa"/>
            <w:tcBorders>
              <w:top w:val="nil"/>
              <w:left w:val="nil"/>
              <w:bottom w:val="single" w:sz="8" w:space="0" w:color="auto"/>
              <w:right w:val="single" w:sz="8" w:space="0" w:color="auto"/>
            </w:tcBorders>
            <w:shd w:val="clear" w:color="auto" w:fill="auto"/>
            <w:vAlign w:val="center"/>
            <w:hideMark/>
          </w:tcPr>
          <w:p w14:paraId="0E194FFB"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 xml:space="preserve">Monthly </w:t>
            </w:r>
          </w:p>
        </w:tc>
        <w:tc>
          <w:tcPr>
            <w:tcW w:w="1050" w:type="dxa"/>
            <w:tcBorders>
              <w:top w:val="nil"/>
              <w:left w:val="nil"/>
              <w:bottom w:val="single" w:sz="8" w:space="0" w:color="auto"/>
              <w:right w:val="single" w:sz="8" w:space="0" w:color="auto"/>
            </w:tcBorders>
            <w:shd w:val="clear" w:color="auto" w:fill="auto"/>
            <w:vAlign w:val="center"/>
            <w:hideMark/>
          </w:tcPr>
          <w:p w14:paraId="7C1DFB7D"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3</w:t>
            </w:r>
          </w:p>
        </w:tc>
        <w:tc>
          <w:tcPr>
            <w:tcW w:w="222" w:type="dxa"/>
            <w:vAlign w:val="center"/>
            <w:hideMark/>
          </w:tcPr>
          <w:p w14:paraId="2545EA2A" w14:textId="77777777" w:rsidR="001E1643" w:rsidRPr="00612C9E" w:rsidRDefault="001E1643" w:rsidP="001E1643">
            <w:pPr>
              <w:rPr>
                <w:rFonts w:ascii="Times New Roman" w:hAnsi="Times New Roman" w:cs="Times New Roman"/>
                <w:sz w:val="20"/>
                <w:szCs w:val="20"/>
              </w:rPr>
            </w:pPr>
          </w:p>
        </w:tc>
      </w:tr>
      <w:tr w:rsidR="00B03F73" w:rsidRPr="00612C9E" w14:paraId="5F52BA48" w14:textId="77777777" w:rsidTr="00B03F73">
        <w:trPr>
          <w:trHeight w:val="97"/>
        </w:trPr>
        <w:tc>
          <w:tcPr>
            <w:tcW w:w="9234" w:type="dxa"/>
            <w:gridSpan w:val="5"/>
            <w:tcBorders>
              <w:top w:val="single" w:sz="8" w:space="0" w:color="auto"/>
              <w:left w:val="single" w:sz="8" w:space="0" w:color="auto"/>
              <w:bottom w:val="single" w:sz="8" w:space="0" w:color="auto"/>
              <w:right w:val="single" w:sz="8" w:space="0" w:color="000000"/>
            </w:tcBorders>
            <w:shd w:val="clear" w:color="auto" w:fill="0057B8"/>
            <w:noWrap/>
            <w:vAlign w:val="center"/>
            <w:hideMark/>
          </w:tcPr>
          <w:p w14:paraId="3E6F0FAC"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color w:val="000000"/>
                <w:sz w:val="18"/>
                <w:szCs w:val="18"/>
              </w:rPr>
              <w:t> </w:t>
            </w:r>
          </w:p>
        </w:tc>
        <w:tc>
          <w:tcPr>
            <w:tcW w:w="1050" w:type="dxa"/>
            <w:tcBorders>
              <w:top w:val="nil"/>
              <w:left w:val="nil"/>
              <w:bottom w:val="single" w:sz="8" w:space="0" w:color="auto"/>
              <w:right w:val="single" w:sz="8" w:space="0" w:color="auto"/>
            </w:tcBorders>
            <w:shd w:val="clear" w:color="auto" w:fill="0057B8"/>
            <w:noWrap/>
            <w:vAlign w:val="center"/>
            <w:hideMark/>
          </w:tcPr>
          <w:p w14:paraId="45B90157" w14:textId="77777777" w:rsidR="001E1643" w:rsidRPr="00612C9E" w:rsidRDefault="001E1643" w:rsidP="001E1643">
            <w:pPr>
              <w:jc w:val="center"/>
              <w:rPr>
                <w:rFonts w:ascii="Calibri Light" w:hAnsi="Calibri Light" w:cs="Calibri Light"/>
                <w:color w:val="000000"/>
                <w:sz w:val="18"/>
                <w:szCs w:val="18"/>
              </w:rPr>
            </w:pPr>
            <w:r w:rsidRPr="00612C9E">
              <w:rPr>
                <w:rFonts w:ascii="Calibri Light" w:hAnsi="Calibri Light" w:cs="Calibri Light"/>
                <w:b/>
                <w:bCs/>
                <w:color w:val="FFFFFF" w:themeColor="background1"/>
                <w:sz w:val="18"/>
                <w:szCs w:val="18"/>
              </w:rPr>
              <w:t>62%</w:t>
            </w:r>
          </w:p>
        </w:tc>
        <w:tc>
          <w:tcPr>
            <w:tcW w:w="222" w:type="dxa"/>
            <w:vAlign w:val="center"/>
            <w:hideMark/>
          </w:tcPr>
          <w:p w14:paraId="657547DC" w14:textId="77777777" w:rsidR="001E1643" w:rsidRPr="00612C9E" w:rsidRDefault="001E1643" w:rsidP="001E1643">
            <w:pPr>
              <w:rPr>
                <w:rFonts w:ascii="Times New Roman" w:hAnsi="Times New Roman" w:cs="Times New Roman"/>
                <w:sz w:val="20"/>
                <w:szCs w:val="20"/>
              </w:rPr>
            </w:pPr>
          </w:p>
        </w:tc>
      </w:tr>
      <w:bookmarkEnd w:id="83"/>
      <w:bookmarkEnd w:id="84"/>
    </w:tbl>
    <w:p w14:paraId="5901A89A" w14:textId="77777777" w:rsidR="006365EC" w:rsidRDefault="006365EC" w:rsidP="00C02156">
      <w:pPr>
        <w:pStyle w:val="NumberedHeading1"/>
        <w:spacing w:before="120" w:after="120"/>
        <w:ind w:left="-288" w:right="-288"/>
        <w:rPr>
          <w:rFonts w:ascii="Calibri Light" w:hAnsi="Calibri Light" w:cs="Calibri Light"/>
          <w:sz w:val="26"/>
          <w:szCs w:val="26"/>
          <w:u w:val="single"/>
        </w:rPr>
      </w:pPr>
    </w:p>
    <w:sectPr w:rsidR="006365EC"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Anamika Menon" w:date="2023-06-19T10:34:00Z" w:initials="AM">
    <w:p w14:paraId="5C1199E9" w14:textId="2A19E628" w:rsidR="001D3698" w:rsidRDefault="001D3698">
      <w:pPr>
        <w:pStyle w:val="CommentText"/>
      </w:pPr>
      <w:r>
        <w:rPr>
          <w:rStyle w:val="CommentReference"/>
        </w:rPr>
        <w:annotationRef/>
      </w:r>
      <w:r>
        <w:t>Does change in personnel deem to be a significant org change or introduction of new position</w:t>
      </w:r>
    </w:p>
  </w:comment>
  <w:comment w:id="7" w:author="Anamika Menon" w:date="2023-06-19T10:29:00Z" w:initials="AM">
    <w:p w14:paraId="3038EBB9" w14:textId="02AB5FBC" w:rsidR="001D3698" w:rsidRDefault="001D3698">
      <w:pPr>
        <w:pStyle w:val="CommentText"/>
      </w:pPr>
      <w:r>
        <w:rPr>
          <w:rStyle w:val="CommentReference"/>
        </w:rPr>
        <w:annotationRef/>
      </w:r>
      <w:r>
        <w:t>Is there any examples of updates required which are not currently available in the policies.</w:t>
      </w:r>
    </w:p>
  </w:comment>
  <w:comment w:id="9" w:author="Anamika Menon" w:date="2023-06-19T12:01:00Z" w:initials="AM">
    <w:p w14:paraId="41FC4143" w14:textId="7B800F31" w:rsidR="006709B6" w:rsidRDefault="006709B6">
      <w:pPr>
        <w:pStyle w:val="CommentText"/>
      </w:pPr>
      <w:r>
        <w:rPr>
          <w:rStyle w:val="CommentReference"/>
        </w:rPr>
        <w:annotationRef/>
      </w:r>
      <w:r>
        <w:t xml:space="preserve">Confirmed with EHS that there are no </w:t>
      </w:r>
      <w:proofErr w:type="gramStart"/>
      <w:r>
        <w:t>updates ?</w:t>
      </w:r>
      <w:proofErr w:type="gramEnd"/>
    </w:p>
  </w:comment>
  <w:comment w:id="10" w:author="Anamika Menon" w:date="2023-06-19T10:39:00Z" w:initials="AM">
    <w:p w14:paraId="54F71977" w14:textId="592A9921" w:rsidR="001D3698" w:rsidRDefault="001D3698">
      <w:pPr>
        <w:pStyle w:val="CommentText"/>
      </w:pPr>
      <w:r>
        <w:rPr>
          <w:rStyle w:val="CommentReference"/>
        </w:rPr>
        <w:annotationRef/>
      </w:r>
      <w:r>
        <w:t>Is this appearing twice in same finding</w:t>
      </w:r>
    </w:p>
  </w:comment>
  <w:comment w:id="11" w:author="Anamika Menon" w:date="2023-06-19T10:30:00Z" w:initials="AM">
    <w:p w14:paraId="6F10076B" w14:textId="31F064C0" w:rsidR="001D3698" w:rsidRDefault="001D3698">
      <w:pPr>
        <w:pStyle w:val="CommentText"/>
      </w:pPr>
      <w:r>
        <w:rPr>
          <w:rStyle w:val="CommentReference"/>
        </w:rPr>
        <w:annotationRef/>
      </w:r>
      <w:r>
        <w:t>Is this relevant to be mentioned here unless the title /position of the EHS Manager has changed</w:t>
      </w:r>
    </w:p>
  </w:comment>
  <w:comment w:id="13" w:author="Anamika Menon" w:date="2023-06-19T11:58:00Z" w:initials="AM">
    <w:p w14:paraId="6C260F56" w14:textId="04409112" w:rsidR="00B137FC" w:rsidRDefault="00B137FC">
      <w:pPr>
        <w:pStyle w:val="CommentText"/>
      </w:pPr>
      <w:r>
        <w:rPr>
          <w:rStyle w:val="CommentReference"/>
        </w:rPr>
        <w:annotationRef/>
      </w:r>
      <w:r>
        <w:t>What was the change – no of positions increased or decreased or change in title names</w:t>
      </w:r>
    </w:p>
  </w:comment>
  <w:comment w:id="12" w:author="Anamika Menon" w:date="2023-06-19T10:31:00Z" w:initials="AM">
    <w:p w14:paraId="75B495DA" w14:textId="314075A2" w:rsidR="001D3698" w:rsidRDefault="001D3698">
      <w:pPr>
        <w:pStyle w:val="CommentText"/>
      </w:pPr>
      <w:r>
        <w:rPr>
          <w:rStyle w:val="CommentReference"/>
        </w:rPr>
        <w:annotationRef/>
      </w:r>
      <w:r>
        <w:t>How many are currently under this position and reason for introduction of these positions or were they just renamed from old titles</w:t>
      </w:r>
    </w:p>
  </w:comment>
  <w:comment w:id="14" w:author="Anamika Menon" w:date="2023-06-19T10:32:00Z" w:initials="AM">
    <w:p w14:paraId="282A915C" w14:textId="2F103B9F" w:rsidR="001D3698" w:rsidRDefault="001D3698">
      <w:pPr>
        <w:pStyle w:val="CommentText"/>
      </w:pPr>
      <w:r>
        <w:rPr>
          <w:rStyle w:val="CommentReference"/>
        </w:rPr>
        <w:annotationRef/>
      </w:r>
      <w:r>
        <w:t xml:space="preserve">Were the policies signed by the old Manager? Why is it required to be signed by new Manager unless there is a review or change in </w:t>
      </w:r>
      <w:proofErr w:type="gramStart"/>
      <w:r>
        <w:t>policies .</w:t>
      </w:r>
      <w:proofErr w:type="gramEnd"/>
      <w:r>
        <w:t xml:space="preserve"> Is there any such requirement defined in policy?</w:t>
      </w:r>
    </w:p>
  </w:comment>
  <w:comment w:id="17" w:author="Anamika Menon" w:date="2023-06-19T10:36:00Z" w:initials="AM">
    <w:p w14:paraId="6A3315F5" w14:textId="0F53DBC3" w:rsidR="001D3698" w:rsidRDefault="001D3698">
      <w:pPr>
        <w:pStyle w:val="CommentText"/>
      </w:pPr>
      <w:r>
        <w:rPr>
          <w:rStyle w:val="CommentReference"/>
        </w:rPr>
        <w:annotationRef/>
      </w:r>
      <w:r>
        <w:t>Are these off chart employees? Are they performing the same role as the ones specified in org chart</w:t>
      </w:r>
    </w:p>
  </w:comment>
  <w:comment w:id="18" w:author="Anamika Menon" w:date="2023-06-19T10:40:00Z" w:initials="AM">
    <w:p w14:paraId="7146DB16" w14:textId="094F2814" w:rsidR="001D3698" w:rsidRDefault="001D3698">
      <w:pPr>
        <w:pStyle w:val="CommentText"/>
      </w:pPr>
      <w:r>
        <w:rPr>
          <w:rStyle w:val="CommentReference"/>
        </w:rPr>
        <w:annotationRef/>
      </w:r>
      <w:r>
        <w:t>Any compensating control available for this? Reason for not establishing committee</w:t>
      </w:r>
      <w:r w:rsidR="007B4B45">
        <w:t>.</w:t>
      </w:r>
    </w:p>
  </w:comment>
  <w:comment w:id="19" w:author="Anamika Menon" w:date="2023-06-19T10:44:00Z" w:initials="AM">
    <w:p w14:paraId="3160660D" w14:textId="330100CE" w:rsidR="001D3698" w:rsidRDefault="001D3698">
      <w:pPr>
        <w:pStyle w:val="CommentText"/>
      </w:pPr>
      <w:r>
        <w:rPr>
          <w:rStyle w:val="CommentReference"/>
        </w:rPr>
        <w:annotationRef/>
      </w:r>
      <w:r>
        <w:t>What about the following as per Appendix:</w:t>
      </w:r>
    </w:p>
    <w:p w14:paraId="63F3CEFD" w14:textId="77777777" w:rsidR="001D3698" w:rsidRDefault="001D3698" w:rsidP="001D3698">
      <w:pPr>
        <w:pStyle w:val="CommentText"/>
        <w:numPr>
          <w:ilvl w:val="0"/>
          <w:numId w:val="24"/>
        </w:numPr>
      </w:pPr>
      <w:r w:rsidRPr="001D3698">
        <w:t>Achieve 100% compatibility with national standards</w:t>
      </w:r>
    </w:p>
    <w:p w14:paraId="1D15E117" w14:textId="77777777" w:rsidR="001D3698" w:rsidRDefault="001D3698" w:rsidP="001D3698">
      <w:pPr>
        <w:pStyle w:val="CommentText"/>
        <w:numPr>
          <w:ilvl w:val="0"/>
          <w:numId w:val="24"/>
        </w:numPr>
      </w:pPr>
      <w:r w:rsidRPr="001D3698">
        <w:t>Increase the recycle of general waste to 30%</w:t>
      </w:r>
    </w:p>
    <w:p w14:paraId="4CB7BD6A" w14:textId="4D479352" w:rsidR="001D3698" w:rsidRDefault="001D3698" w:rsidP="001D3698">
      <w:pPr>
        <w:pStyle w:val="CommentText"/>
        <w:numPr>
          <w:ilvl w:val="0"/>
          <w:numId w:val="24"/>
        </w:numPr>
      </w:pPr>
      <w:r w:rsidRPr="001D3698">
        <w:t>Establish Energy Management Plan  &amp; Sustainable Practices for every facility in KU</w:t>
      </w:r>
    </w:p>
    <w:p w14:paraId="4DEB7CB1" w14:textId="050A5B7D" w:rsidR="00405D45" w:rsidRDefault="00405D45" w:rsidP="00405D45">
      <w:pPr>
        <w:pStyle w:val="CommentText"/>
      </w:pPr>
      <w:r>
        <w:t xml:space="preserve">Are there other environmental </w:t>
      </w:r>
      <w:proofErr w:type="gramStart"/>
      <w:r>
        <w:t>objectives ?</w:t>
      </w:r>
      <w:proofErr w:type="gramEnd"/>
    </w:p>
  </w:comment>
  <w:comment w:id="20" w:author="Anamika Menon" w:date="2023-06-19T12:09:00Z" w:initials="AM">
    <w:p w14:paraId="5155FC1D" w14:textId="0060CFD8" w:rsidR="009C30DF" w:rsidRDefault="009C30DF">
      <w:pPr>
        <w:pStyle w:val="CommentText"/>
      </w:pPr>
      <w:r>
        <w:rPr>
          <w:rStyle w:val="CommentReference"/>
        </w:rPr>
        <w:annotationRef/>
      </w:r>
      <w:r>
        <w:t>Please give example</w:t>
      </w:r>
    </w:p>
  </w:comment>
  <w:comment w:id="21" w:author="Anamika Menon" w:date="2023-06-19T10:47:00Z" w:initials="AM">
    <w:p w14:paraId="63D49840" w14:textId="28FC73E6" w:rsidR="001D3698" w:rsidRDefault="001D3698">
      <w:pPr>
        <w:pStyle w:val="CommentText"/>
      </w:pPr>
      <w:r>
        <w:rPr>
          <w:rStyle w:val="CommentReference"/>
        </w:rPr>
        <w:annotationRef/>
      </w:r>
      <w:proofErr w:type="gramStart"/>
      <w:r>
        <w:t>Reason ?</w:t>
      </w:r>
      <w:proofErr w:type="gramEnd"/>
      <w:r>
        <w:t xml:space="preserve"> Is there any requirement as per P&amp;</w:t>
      </w:r>
      <w:proofErr w:type="gramStart"/>
      <w:r>
        <w:t xml:space="preserve">P </w:t>
      </w:r>
      <w:r w:rsidR="00405D45">
        <w:t>?</w:t>
      </w:r>
      <w:r>
        <w:t>Who</w:t>
      </w:r>
      <w:proofErr w:type="gramEnd"/>
      <w:r>
        <w:t xml:space="preserve"> is this report submitted to</w:t>
      </w:r>
      <w:r w:rsidR="00AA0E1D">
        <w:t>?</w:t>
      </w:r>
    </w:p>
  </w:comment>
  <w:comment w:id="24" w:author="Anamika Menon" w:date="2023-06-19T11:54:00Z" w:initials="AM">
    <w:p w14:paraId="0394B8D3" w14:textId="3A4A169E" w:rsidR="00B137FC" w:rsidRDefault="00B137FC">
      <w:pPr>
        <w:pStyle w:val="CommentText"/>
      </w:pPr>
      <w:r>
        <w:rPr>
          <w:rStyle w:val="CommentReference"/>
        </w:rPr>
        <w:annotationRef/>
      </w:r>
      <w:r>
        <w:t>Please provide the full form for all abbreviations</w:t>
      </w:r>
    </w:p>
  </w:comment>
  <w:comment w:id="25" w:author="Anamika Menon" w:date="2023-06-19T10:48:00Z" w:initials="AM">
    <w:p w14:paraId="36C1CD6C" w14:textId="280FB90F" w:rsidR="001D3698" w:rsidRDefault="001D3698">
      <w:pPr>
        <w:pStyle w:val="CommentText"/>
      </w:pPr>
      <w:r>
        <w:rPr>
          <w:rStyle w:val="CommentReference"/>
        </w:rPr>
        <w:annotationRef/>
      </w:r>
      <w:r>
        <w:t>Basis for the comment.</w:t>
      </w:r>
      <w:r w:rsidR="00225EB0">
        <w:t xml:space="preserve"> How do we conclude that this was</w:t>
      </w:r>
      <w:r>
        <w:t xml:space="preserve"> not done by EHS to develop objectives</w:t>
      </w:r>
    </w:p>
    <w:p w14:paraId="4BACBAA5" w14:textId="2B786D96" w:rsidR="001D3698" w:rsidRDefault="001D3698">
      <w:pPr>
        <w:pStyle w:val="CommentText"/>
      </w:pPr>
      <w:r>
        <w:t>If this is not done would KU have ISO certificate? When was ISO obtained</w:t>
      </w:r>
      <w:r w:rsidR="00405D45">
        <w:t>?</w:t>
      </w:r>
    </w:p>
  </w:comment>
  <w:comment w:id="26" w:author="Anamika Menon" w:date="2023-06-19T10:50:00Z" w:initials="AM">
    <w:p w14:paraId="517F9214" w14:textId="00B6D7C4" w:rsidR="00405D45" w:rsidRDefault="00405D45">
      <w:pPr>
        <w:pStyle w:val="CommentText"/>
      </w:pPr>
      <w:r>
        <w:rPr>
          <w:rStyle w:val="CommentReference"/>
        </w:rPr>
        <w:annotationRef/>
      </w:r>
      <w:r>
        <w:t xml:space="preserve">Occupational Safety and Health – </w:t>
      </w:r>
      <w:proofErr w:type="spellStart"/>
      <w:r>
        <w:t>pls</w:t>
      </w:r>
      <w:proofErr w:type="spellEnd"/>
      <w:r>
        <w:t xml:space="preserve"> define and (OSH)</w:t>
      </w:r>
    </w:p>
  </w:comment>
  <w:comment w:id="27" w:author="Anamika Menon" w:date="2023-06-19T10:51:00Z" w:initials="AM">
    <w:p w14:paraId="373A19AF" w14:textId="21B04E56" w:rsidR="00405D45" w:rsidRDefault="00405D45">
      <w:pPr>
        <w:pStyle w:val="CommentText"/>
      </w:pPr>
      <w:r>
        <w:rPr>
          <w:rStyle w:val="CommentReference"/>
        </w:rPr>
        <w:annotationRef/>
      </w:r>
      <w:r>
        <w:t>Was this reported to Management?</w:t>
      </w:r>
    </w:p>
  </w:comment>
  <w:comment w:id="38" w:author="Anamika Menon" w:date="2023-06-19T10:52:00Z" w:initials="AM">
    <w:p w14:paraId="6D6D0D99" w14:textId="511464CE" w:rsidR="00405D45" w:rsidRDefault="00405D45">
      <w:pPr>
        <w:pStyle w:val="CommentText"/>
      </w:pPr>
      <w:r>
        <w:rPr>
          <w:rStyle w:val="CommentReference"/>
        </w:rPr>
        <w:annotationRef/>
      </w:r>
      <w:r>
        <w:t>How did we obtain this? Was this confirmed with General Counsel</w:t>
      </w:r>
    </w:p>
  </w:comment>
  <w:comment w:id="39" w:author="Anamika Menon" w:date="2023-06-19T10:54:00Z" w:initials="AM">
    <w:p w14:paraId="70D4A328" w14:textId="085F49F1" w:rsidR="00405D45" w:rsidRDefault="00405D45">
      <w:pPr>
        <w:pStyle w:val="CommentText"/>
      </w:pPr>
      <w:r>
        <w:rPr>
          <w:rStyle w:val="CommentReference"/>
        </w:rPr>
        <w:annotationRef/>
      </w:r>
      <w:r w:rsidR="00BB5182">
        <w:t>Reason for not developing NCR reports</w:t>
      </w:r>
    </w:p>
  </w:comment>
  <w:comment w:id="40" w:author="Anamika Menon" w:date="2023-06-19T10:56:00Z" w:initials="AM">
    <w:p w14:paraId="77E8F19C" w14:textId="7B1E17EB" w:rsidR="00405D45" w:rsidRDefault="00405D45">
      <w:pPr>
        <w:pStyle w:val="CommentText"/>
      </w:pPr>
      <w:r>
        <w:rPr>
          <w:rStyle w:val="CommentReference"/>
        </w:rPr>
        <w:annotationRef/>
      </w:r>
      <w:proofErr w:type="gramStart"/>
      <w:r>
        <w:t>examples</w:t>
      </w:r>
      <w:proofErr w:type="gramEnd"/>
    </w:p>
  </w:comment>
  <w:comment w:id="41" w:author="Anamika Menon" w:date="2023-06-19T10:57:00Z" w:initials="AM">
    <w:p w14:paraId="48FAB787" w14:textId="01DA76E6" w:rsidR="00405D45" w:rsidRDefault="00405D45">
      <w:pPr>
        <w:pStyle w:val="CommentText"/>
      </w:pPr>
      <w:r>
        <w:rPr>
          <w:rStyle w:val="CommentReference"/>
        </w:rPr>
        <w:annotationRef/>
      </w:r>
      <w:proofErr w:type="gramStart"/>
      <w:r>
        <w:t>any</w:t>
      </w:r>
      <w:proofErr w:type="gramEnd"/>
      <w:r>
        <w:t xml:space="preserve"> comment by ISO team regarding this during audit in Nov 2022</w:t>
      </w:r>
    </w:p>
  </w:comment>
  <w:comment w:id="42" w:author="Anamika Menon" w:date="2023-06-19T10:59:00Z" w:initials="AM">
    <w:p w14:paraId="3A16D6C1" w14:textId="34E7600A" w:rsidR="00405D45" w:rsidRDefault="00405D45">
      <w:pPr>
        <w:pStyle w:val="CommentText"/>
      </w:pPr>
      <w:r>
        <w:rPr>
          <w:rStyle w:val="CommentReference"/>
        </w:rPr>
        <w:annotationRef/>
      </w:r>
      <w:r>
        <w:t xml:space="preserve">Numbers of existing staff under these position. Please define young workers – which age </w:t>
      </w:r>
      <w:r w:rsidR="00225EB0">
        <w:t>does it refer to</w:t>
      </w:r>
      <w:r w:rsidR="00AA0E1D">
        <w:t xml:space="preserve"> and does it refer to Contractors</w:t>
      </w:r>
      <w:proofErr w:type="gramStart"/>
      <w:r w:rsidR="00AA0E1D">
        <w:t>?</w:t>
      </w:r>
      <w:r w:rsidR="00225EB0">
        <w:t>.</w:t>
      </w:r>
      <w:proofErr w:type="gramEnd"/>
    </w:p>
  </w:comment>
  <w:comment w:id="43" w:author="Anamika Menon" w:date="2023-06-19T11:00:00Z" w:initials="AM">
    <w:p w14:paraId="59656478" w14:textId="63199023" w:rsidR="00225EB0" w:rsidRDefault="00225EB0">
      <w:pPr>
        <w:pStyle w:val="CommentText"/>
      </w:pPr>
      <w:r>
        <w:rPr>
          <w:rStyle w:val="CommentReference"/>
        </w:rPr>
        <w:annotationRef/>
      </w:r>
      <w:r>
        <w:t>Reason? Are these manual records</w:t>
      </w:r>
    </w:p>
  </w:comment>
  <w:comment w:id="44" w:author="Anamika Menon" w:date="2023-06-19T11:06:00Z" w:initials="AM">
    <w:p w14:paraId="1EC95AE7" w14:textId="48303ECA" w:rsidR="00225EB0" w:rsidRDefault="00225EB0">
      <w:pPr>
        <w:pStyle w:val="CommentText"/>
      </w:pPr>
      <w:r>
        <w:rPr>
          <w:rStyle w:val="CommentReference"/>
        </w:rPr>
        <w:annotationRef/>
      </w:r>
      <w:r>
        <w:t>Can go to appendix</w:t>
      </w:r>
    </w:p>
  </w:comment>
  <w:comment w:id="45" w:author="Anamika Menon" w:date="2023-06-19T11:05:00Z" w:initials="AM">
    <w:p w14:paraId="704374BF" w14:textId="0998505B" w:rsidR="00225EB0" w:rsidRDefault="00225EB0">
      <w:pPr>
        <w:pStyle w:val="CommentText"/>
      </w:pPr>
      <w:r>
        <w:rPr>
          <w:rStyle w:val="CommentReference"/>
        </w:rPr>
        <w:annotationRef/>
      </w:r>
      <w:r>
        <w:t xml:space="preserve">Can this be in appendix and also add the category to such as which relates to delays in sharing report, target dates for corrective action </w:t>
      </w:r>
      <w:proofErr w:type="spellStart"/>
      <w:r>
        <w:t>etc</w:t>
      </w:r>
      <w:proofErr w:type="spellEnd"/>
    </w:p>
  </w:comment>
  <w:comment w:id="46" w:author="Anamika Menon" w:date="2023-06-19T11:03:00Z" w:initials="AM">
    <w:p w14:paraId="4839E90E" w14:textId="7FBA8770" w:rsidR="00225EB0" w:rsidRDefault="00225EB0">
      <w:pPr>
        <w:pStyle w:val="CommentText"/>
      </w:pPr>
      <w:r>
        <w:rPr>
          <w:rStyle w:val="CommentReference"/>
        </w:rPr>
        <w:annotationRef/>
      </w:r>
      <w:r>
        <w:t>Instead of KPMG findings – rename Field Visit Findings as on XX</w:t>
      </w:r>
    </w:p>
  </w:comment>
  <w:comment w:id="47" w:author="Anamika Menon" w:date="2023-06-19T12:10:00Z" w:initials="AM">
    <w:p w14:paraId="2FD261CF" w14:textId="285F9297" w:rsidR="009C30DF" w:rsidRDefault="009C30DF">
      <w:pPr>
        <w:pStyle w:val="CommentText"/>
      </w:pPr>
      <w:r>
        <w:rPr>
          <w:rStyle w:val="CommentReference"/>
        </w:rPr>
        <w:annotationRef/>
      </w:r>
      <w:r>
        <w:t>Explore automating it to send notifications and highlight pending findings for resolution</w:t>
      </w:r>
    </w:p>
  </w:comment>
  <w:comment w:id="48" w:author="Anamika Menon" w:date="2023-06-19T11:08:00Z" w:initials="AM">
    <w:p w14:paraId="71FD8E7D" w14:textId="7399AC8E" w:rsidR="00225EB0" w:rsidRDefault="00225EB0">
      <w:pPr>
        <w:pStyle w:val="CommentText"/>
      </w:pPr>
      <w:r>
        <w:rPr>
          <w:rStyle w:val="CommentReference"/>
        </w:rPr>
        <w:annotationRef/>
      </w:r>
      <w:r w:rsidR="00521843">
        <w:t>Justification</w:t>
      </w:r>
      <w:r>
        <w:t xml:space="preserve"> for not reporting. Does it relate to </w:t>
      </w:r>
      <w:proofErr w:type="gramStart"/>
      <w:r>
        <w:t>students ?</w:t>
      </w:r>
      <w:proofErr w:type="gramEnd"/>
      <w:r>
        <w:t xml:space="preserve"> Does EHS manage the clinic or Student Services? Does EHS have access to the clinic reports?</w:t>
      </w:r>
    </w:p>
  </w:comment>
  <w:comment w:id="49" w:author="Anamika Menon" w:date="2023-06-19T11:11:00Z" w:initials="AM">
    <w:p w14:paraId="109292F6" w14:textId="7707D280" w:rsidR="003E4EB9" w:rsidRDefault="003E4EB9">
      <w:pPr>
        <w:pStyle w:val="CommentText"/>
      </w:pPr>
      <w:r>
        <w:rPr>
          <w:rStyle w:val="CommentReference"/>
        </w:rPr>
        <w:annotationRef/>
      </w:r>
      <w:r>
        <w:t>4 quarters?</w:t>
      </w:r>
    </w:p>
  </w:comment>
  <w:comment w:id="50" w:author="Anamika Menon" w:date="2023-06-19T11:10:00Z" w:initials="AM">
    <w:p w14:paraId="4CA83847" w14:textId="480F3476" w:rsidR="003E4EB9" w:rsidRDefault="003E4EB9">
      <w:pPr>
        <w:pStyle w:val="CommentText"/>
      </w:pPr>
      <w:r>
        <w:rPr>
          <w:rStyle w:val="CommentReference"/>
        </w:rPr>
        <w:annotationRef/>
      </w:r>
      <w:r>
        <w:t>Below table shows total 7 near misses</w:t>
      </w:r>
    </w:p>
  </w:comment>
  <w:comment w:id="51" w:author="Anamika Menon" w:date="2023-06-19T11:12:00Z" w:initials="AM">
    <w:p w14:paraId="676A779B" w14:textId="573408E3" w:rsidR="003E4EB9" w:rsidRDefault="003E4EB9">
      <w:pPr>
        <w:pStyle w:val="CommentText"/>
      </w:pPr>
      <w:r>
        <w:rPr>
          <w:rStyle w:val="CommentReference"/>
        </w:rPr>
        <w:annotationRef/>
      </w:r>
      <w:r>
        <w:t>Does it pertain to KU employees only or includes 3</w:t>
      </w:r>
      <w:r w:rsidRPr="003E4EB9">
        <w:rPr>
          <w:vertAlign w:val="superscript"/>
        </w:rPr>
        <w:t>rd</w:t>
      </w:r>
      <w:r>
        <w:t xml:space="preserve"> party as well</w:t>
      </w:r>
    </w:p>
  </w:comment>
  <w:comment w:id="52" w:author="Anamika Menon" w:date="2023-06-19T11:12:00Z" w:initials="AM">
    <w:p w14:paraId="1A984725" w14:textId="59683E69" w:rsidR="003E4EB9" w:rsidRDefault="003E4EB9">
      <w:pPr>
        <w:pStyle w:val="CommentText"/>
      </w:pPr>
      <w:r>
        <w:rPr>
          <w:rStyle w:val="CommentReference"/>
        </w:rPr>
        <w:annotationRef/>
      </w:r>
      <w:r>
        <w:t>Reason for this difference</w:t>
      </w:r>
    </w:p>
  </w:comment>
  <w:comment w:id="53" w:author="Anamika Menon" w:date="2023-06-19T11:12:00Z" w:initials="AM">
    <w:p w14:paraId="07641640" w14:textId="37E88977" w:rsidR="003E4EB9" w:rsidRDefault="003E4EB9">
      <w:pPr>
        <w:pStyle w:val="CommentText"/>
      </w:pPr>
      <w:r>
        <w:rPr>
          <w:rStyle w:val="CommentReference"/>
        </w:rPr>
        <w:annotationRef/>
      </w:r>
      <w:r>
        <w:t>EHS or HSE manager?</w:t>
      </w:r>
    </w:p>
  </w:comment>
  <w:comment w:id="56" w:author="Anamika Menon" w:date="2023-06-19T11:14:00Z" w:initials="AM">
    <w:p w14:paraId="0F66B3C3" w14:textId="6D2A3D50" w:rsidR="003E4EB9" w:rsidRDefault="003E4EB9">
      <w:pPr>
        <w:pStyle w:val="CommentText"/>
      </w:pPr>
      <w:r>
        <w:rPr>
          <w:rStyle w:val="CommentReference"/>
        </w:rPr>
        <w:annotationRef/>
      </w:r>
      <w:r>
        <w:t>Budget vs actual report</w:t>
      </w:r>
    </w:p>
  </w:comment>
  <w:comment w:id="58" w:author="Anamika Menon" w:date="2023-06-19T11:15:00Z" w:initials="AM">
    <w:p w14:paraId="7DA846C8" w14:textId="2C21E166" w:rsidR="003E4EB9" w:rsidRDefault="003E4EB9">
      <w:pPr>
        <w:pStyle w:val="CommentText"/>
      </w:pPr>
      <w:r>
        <w:rPr>
          <w:rStyle w:val="CommentReference"/>
        </w:rPr>
        <w:annotationRef/>
      </w:r>
      <w:r>
        <w:t>Add the formula for arriving at fund available</w:t>
      </w:r>
    </w:p>
    <w:p w14:paraId="2AD0E2D1" w14:textId="45F6C0ED" w:rsidR="003E4EB9" w:rsidRDefault="003E4EB9">
      <w:pPr>
        <w:pStyle w:val="CommentText"/>
      </w:pPr>
      <w:r>
        <w:t>Budget – (AA+PR+PO) in the table</w:t>
      </w:r>
    </w:p>
  </w:comment>
  <w:comment w:id="59" w:author="Anamika Menon" w:date="2023-06-19T11:13:00Z" w:initials="AM">
    <w:p w14:paraId="5D156759" w14:textId="708A612E" w:rsidR="003E4EB9" w:rsidRDefault="003E4EB9">
      <w:pPr>
        <w:pStyle w:val="CommentText"/>
      </w:pPr>
      <w:r>
        <w:rPr>
          <w:rStyle w:val="CommentReference"/>
        </w:rPr>
        <w:annotationRef/>
      </w:r>
      <w:proofErr w:type="spellStart"/>
      <w:r>
        <w:t>Justfiications</w:t>
      </w:r>
      <w:proofErr w:type="spellEnd"/>
      <w:r>
        <w:t xml:space="preserve"> of underutilization needs to be documented</w:t>
      </w:r>
    </w:p>
  </w:comment>
  <w:comment w:id="60" w:author="Anamika Menon" w:date="2023-06-19T11:41:00Z" w:initials="AM">
    <w:p w14:paraId="64266BA3" w14:textId="44269CFD" w:rsidR="00AA0E1D" w:rsidRDefault="00AA0E1D">
      <w:pPr>
        <w:pStyle w:val="CommentText"/>
      </w:pPr>
      <w:r>
        <w:rPr>
          <w:rStyle w:val="CommentReference"/>
        </w:rPr>
        <w:annotationRef/>
      </w:r>
      <w:r>
        <w:t xml:space="preserve">For all </w:t>
      </w:r>
      <w:r w:rsidR="00591934">
        <w:t>KU</w:t>
      </w:r>
      <w:r>
        <w:t>?</w:t>
      </w:r>
    </w:p>
  </w:comment>
  <w:comment w:id="61" w:author="Anamika Menon" w:date="2023-06-19T11:18:00Z" w:initials="AM">
    <w:p w14:paraId="4A772CD4" w14:textId="7C26E206" w:rsidR="003E4EB9" w:rsidRDefault="003E4EB9">
      <w:pPr>
        <w:pStyle w:val="CommentText"/>
      </w:pPr>
      <w:r>
        <w:rPr>
          <w:rStyle w:val="CommentReference"/>
        </w:rPr>
        <w:annotationRef/>
      </w:r>
      <w:r>
        <w:t xml:space="preserve">Are these for lab engineers and faculty </w:t>
      </w:r>
      <w:proofErr w:type="gramStart"/>
      <w:r>
        <w:t>only ?</w:t>
      </w:r>
      <w:proofErr w:type="gramEnd"/>
      <w:r>
        <w:t xml:space="preserve"> </w:t>
      </w:r>
      <w:r w:rsidR="00B137FC">
        <w:t xml:space="preserve">Is there no inclusion of this within </w:t>
      </w:r>
      <w:r>
        <w:t xml:space="preserve">the </w:t>
      </w:r>
      <w:r w:rsidR="00B137FC">
        <w:t xml:space="preserve">existing </w:t>
      </w:r>
      <w:r>
        <w:t>training materials</w:t>
      </w:r>
    </w:p>
  </w:comment>
  <w:comment w:id="62" w:author="Anamika Menon" w:date="2023-06-19T11:17:00Z" w:initials="AM">
    <w:p w14:paraId="68DDB1A3" w14:textId="317CB844" w:rsidR="003E4EB9" w:rsidRDefault="003E4EB9">
      <w:pPr>
        <w:pStyle w:val="CommentText"/>
      </w:pPr>
      <w:r>
        <w:rPr>
          <w:rStyle w:val="CommentReference"/>
        </w:rPr>
        <w:annotationRef/>
      </w:r>
      <w:r>
        <w:t>Basis of this?</w:t>
      </w:r>
    </w:p>
  </w:comment>
  <w:comment w:id="63" w:author="Anamika Menon" w:date="2023-06-19T11:17:00Z" w:initials="AM">
    <w:p w14:paraId="517AE6B3" w14:textId="111D1C83" w:rsidR="003E4EB9" w:rsidRDefault="003E4EB9">
      <w:pPr>
        <w:pStyle w:val="CommentText"/>
      </w:pPr>
      <w:r>
        <w:rPr>
          <w:rStyle w:val="CommentReference"/>
        </w:rPr>
        <w:annotationRef/>
      </w:r>
      <w:r>
        <w:t xml:space="preserve">Training to be </w:t>
      </w:r>
      <w:r w:rsidR="00AB3FC4">
        <w:t>established</w:t>
      </w:r>
      <w:r>
        <w:t>?</w:t>
      </w:r>
    </w:p>
  </w:comment>
  <w:comment w:id="64" w:author="Anamika Menon" w:date="2023-06-19T11:18:00Z" w:initials="AM">
    <w:p w14:paraId="3B561AD3" w14:textId="614C622A" w:rsidR="003E4EB9" w:rsidRDefault="003E4EB9">
      <w:pPr>
        <w:pStyle w:val="CommentText"/>
      </w:pPr>
      <w:r>
        <w:rPr>
          <w:rStyle w:val="CommentReference"/>
        </w:rPr>
        <w:annotationRef/>
      </w:r>
      <w:r>
        <w:t>Full form?</w:t>
      </w:r>
    </w:p>
  </w:comment>
  <w:comment w:id="65" w:author="Anamika Menon" w:date="2023-06-19T11:19:00Z" w:initials="AM">
    <w:p w14:paraId="6D2A92FF" w14:textId="30D80352" w:rsidR="003E4EB9" w:rsidRDefault="003E4EB9">
      <w:pPr>
        <w:pStyle w:val="CommentText"/>
      </w:pPr>
      <w:r>
        <w:rPr>
          <w:rStyle w:val="CommentReference"/>
        </w:rPr>
        <w:annotationRef/>
      </w:r>
      <w:r>
        <w:t>Current measure of noise levels are within limits</w:t>
      </w:r>
      <w:r w:rsidR="00AA0E1D">
        <w:t xml:space="preserve"> as per monitoring device</w:t>
      </w:r>
      <w:r>
        <w:t>?</w:t>
      </w:r>
    </w:p>
  </w:comment>
  <w:comment w:id="66" w:author="Anamika Menon" w:date="2023-06-19T11:20:00Z" w:initials="AM">
    <w:p w14:paraId="15BDBBB3" w14:textId="73B55150" w:rsidR="00F2594B" w:rsidRDefault="00F2594B">
      <w:pPr>
        <w:pStyle w:val="CommentText"/>
      </w:pPr>
      <w:r>
        <w:rPr>
          <w:rStyle w:val="CommentReference"/>
        </w:rPr>
        <w:annotationRef/>
      </w:r>
      <w:proofErr w:type="spellStart"/>
      <w:r>
        <w:t>Isnt</w:t>
      </w:r>
      <w:proofErr w:type="spellEnd"/>
      <w:r>
        <w:t xml:space="preserve"> it categorized in the </w:t>
      </w:r>
      <w:proofErr w:type="gramStart"/>
      <w:r>
        <w:t>system ?</w:t>
      </w:r>
      <w:proofErr w:type="gramEnd"/>
      <w:r>
        <w:t xml:space="preserve"> </w:t>
      </w:r>
    </w:p>
  </w:comment>
  <w:comment w:id="67" w:author="Anamika Menon" w:date="2023-06-19T11:21:00Z" w:initials="AM">
    <w:p w14:paraId="589DB826" w14:textId="0281681B" w:rsidR="00F2594B" w:rsidRDefault="00F2594B">
      <w:pPr>
        <w:pStyle w:val="CommentText"/>
      </w:pPr>
      <w:r>
        <w:rPr>
          <w:rStyle w:val="CommentReference"/>
        </w:rPr>
        <w:annotationRef/>
      </w:r>
      <w:r>
        <w:t>Establish a process for complaint monitoring and analysis and the outcome of this analysis translates to what action?</w:t>
      </w:r>
    </w:p>
  </w:comment>
  <w:comment w:id="68" w:author="Anamika Menon" w:date="2023-06-19T11:22:00Z" w:initials="AM">
    <w:p w14:paraId="11E6D8FC" w14:textId="56B65BA3" w:rsidR="00F2594B" w:rsidRDefault="00F2594B">
      <w:pPr>
        <w:pStyle w:val="CommentText"/>
      </w:pPr>
      <w:r>
        <w:rPr>
          <w:rStyle w:val="CommentReference"/>
        </w:rPr>
        <w:annotationRef/>
      </w:r>
      <w:r>
        <w:t>Do the EHS team update the action performed for Work order in the system directly?</w:t>
      </w:r>
    </w:p>
  </w:comment>
  <w:comment w:id="72" w:author="Anamika Menon" w:date="2023-06-19T12:07:00Z" w:initials="AM">
    <w:p w14:paraId="1DA2E769" w14:textId="18403289" w:rsidR="006D0FBD" w:rsidRDefault="006D0FBD">
      <w:pPr>
        <w:pStyle w:val="CommentText"/>
      </w:pPr>
      <w:r>
        <w:rPr>
          <w:rStyle w:val="CommentReference"/>
        </w:rPr>
        <w:annotationRef/>
      </w:r>
      <w:r>
        <w:t>Please check font throughout the document– it should be Calibri Light 10</w:t>
      </w:r>
    </w:p>
  </w:comment>
  <w:comment w:id="73" w:author="Anamika Menon" w:date="2023-06-19T11:24:00Z" w:initials="AM">
    <w:p w14:paraId="646E49AC" w14:textId="77777777" w:rsidR="00F2594B" w:rsidRDefault="00F2594B" w:rsidP="00F2594B">
      <w:pPr>
        <w:pStyle w:val="CommentText"/>
        <w:numPr>
          <w:ilvl w:val="0"/>
          <w:numId w:val="25"/>
        </w:numPr>
      </w:pPr>
      <w:r>
        <w:rPr>
          <w:rStyle w:val="CommentReference"/>
        </w:rPr>
        <w:annotationRef/>
      </w:r>
      <w:r>
        <w:t xml:space="preserve">Work is still </w:t>
      </w:r>
      <w:proofErr w:type="gramStart"/>
      <w:r>
        <w:t>continuing ?</w:t>
      </w:r>
      <w:proofErr w:type="gramEnd"/>
    </w:p>
    <w:p w14:paraId="13417F81" w14:textId="77777777" w:rsidR="00F2594B" w:rsidRDefault="00F2594B" w:rsidP="00F2594B">
      <w:pPr>
        <w:pStyle w:val="CommentText"/>
        <w:numPr>
          <w:ilvl w:val="0"/>
          <w:numId w:val="25"/>
        </w:numPr>
      </w:pPr>
      <w:r>
        <w:t xml:space="preserve"> Which contractors</w:t>
      </w:r>
    </w:p>
    <w:p w14:paraId="2AC1174D" w14:textId="74837897" w:rsidR="00F2594B" w:rsidRDefault="00F2594B" w:rsidP="00F2594B">
      <w:pPr>
        <w:pStyle w:val="CommentText"/>
        <w:numPr>
          <w:ilvl w:val="0"/>
          <w:numId w:val="25"/>
        </w:numPr>
      </w:pPr>
      <w:r>
        <w:t xml:space="preserve"> Delays from end time till date and reason and no of times extended</w:t>
      </w:r>
    </w:p>
  </w:comment>
  <w:comment w:id="74" w:author="Anamika Menon" w:date="2023-06-19T11:26:00Z" w:initials="AM">
    <w:p w14:paraId="76504D92" w14:textId="4459326F" w:rsidR="00F2594B" w:rsidRDefault="00F2594B">
      <w:pPr>
        <w:pStyle w:val="CommentText"/>
      </w:pPr>
      <w:r>
        <w:rPr>
          <w:rStyle w:val="CommentReference"/>
        </w:rPr>
        <w:annotationRef/>
      </w:r>
      <w:r>
        <w:t>Date of visit</w:t>
      </w:r>
    </w:p>
  </w:comment>
  <w:comment w:id="75" w:author="Anamika Menon" w:date="2023-06-19T11:44:00Z" w:initials="AM">
    <w:p w14:paraId="17F08236" w14:textId="1BFC1F88" w:rsidR="009378A7" w:rsidRDefault="009378A7">
      <w:pPr>
        <w:pStyle w:val="CommentText"/>
      </w:pPr>
      <w:r>
        <w:rPr>
          <w:rStyle w:val="CommentReference"/>
        </w:rPr>
        <w:annotationRef/>
      </w:r>
      <w:r>
        <w:t>Define location for all areas please</w:t>
      </w:r>
    </w:p>
  </w:comment>
  <w:comment w:id="76" w:author="Anamika Menon" w:date="2023-06-19T11:44:00Z" w:initials="AM">
    <w:p w14:paraId="01AD8DE9" w14:textId="58E623C6" w:rsidR="009378A7" w:rsidRDefault="009378A7">
      <w:pPr>
        <w:pStyle w:val="CommentText"/>
      </w:pPr>
      <w:r>
        <w:rPr>
          <w:rStyle w:val="CommentReference"/>
        </w:rPr>
        <w:annotationRef/>
      </w:r>
      <w:r>
        <w:t>Location please</w:t>
      </w:r>
    </w:p>
  </w:comment>
  <w:comment w:id="77" w:author="Anamika Menon" w:date="2023-06-19T11:44:00Z" w:initials="AM">
    <w:p w14:paraId="7173FB6A" w14:textId="7452A2D2" w:rsidR="009378A7" w:rsidRDefault="009378A7">
      <w:pPr>
        <w:pStyle w:val="CommentText"/>
      </w:pPr>
      <w:r>
        <w:rPr>
          <w:rStyle w:val="CommentReference"/>
        </w:rPr>
        <w:annotationRef/>
      </w:r>
      <w:r>
        <w:t>Please define which las</w:t>
      </w:r>
    </w:p>
  </w:comment>
  <w:comment w:id="79" w:author="Anamika Menon" w:date="2023-06-19T11:44:00Z" w:initials="AM">
    <w:p w14:paraId="76B04A0A" w14:textId="26F2668F" w:rsidR="009378A7" w:rsidRDefault="009378A7">
      <w:pPr>
        <w:pStyle w:val="CommentText"/>
      </w:pPr>
      <w:r>
        <w:rPr>
          <w:rStyle w:val="CommentReference"/>
        </w:rPr>
        <w:annotationRef/>
      </w:r>
      <w:r>
        <w:t>Displayed where?</w:t>
      </w:r>
    </w:p>
  </w:comment>
  <w:comment w:id="82" w:author="Anamika Menon" w:date="2023-06-19T11:28:00Z" w:initials="AM">
    <w:p w14:paraId="10912FE4" w14:textId="17F568C9" w:rsidR="00F2594B" w:rsidRDefault="00F2594B">
      <w:pPr>
        <w:pStyle w:val="CommentText"/>
      </w:pPr>
      <w:r>
        <w:rPr>
          <w:rStyle w:val="CommentReference"/>
        </w:rPr>
        <w:annotationRef/>
      </w:r>
      <w:r>
        <w:t>Please update with the above findings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1199E9" w15:done="0"/>
  <w15:commentEx w15:paraId="3038EBB9" w15:done="0"/>
  <w15:commentEx w15:paraId="41FC4143" w15:done="0"/>
  <w15:commentEx w15:paraId="54F71977" w15:done="0"/>
  <w15:commentEx w15:paraId="6F10076B" w15:done="0"/>
  <w15:commentEx w15:paraId="6C260F56" w15:done="0"/>
  <w15:commentEx w15:paraId="75B495DA" w15:done="0"/>
  <w15:commentEx w15:paraId="282A915C" w15:done="0"/>
  <w15:commentEx w15:paraId="6A3315F5" w15:done="0"/>
  <w15:commentEx w15:paraId="7146DB16" w15:done="0"/>
  <w15:commentEx w15:paraId="4DEB7CB1" w15:done="0"/>
  <w15:commentEx w15:paraId="5155FC1D" w15:done="0"/>
  <w15:commentEx w15:paraId="63D49840" w15:done="0"/>
  <w15:commentEx w15:paraId="0394B8D3" w15:done="0"/>
  <w15:commentEx w15:paraId="4BACBAA5" w15:done="0"/>
  <w15:commentEx w15:paraId="517F9214" w15:done="0"/>
  <w15:commentEx w15:paraId="373A19AF" w15:done="0"/>
  <w15:commentEx w15:paraId="6D6D0D99" w15:done="0"/>
  <w15:commentEx w15:paraId="70D4A328" w15:done="0"/>
  <w15:commentEx w15:paraId="77E8F19C" w15:done="0"/>
  <w15:commentEx w15:paraId="48FAB787" w15:done="0"/>
  <w15:commentEx w15:paraId="3A16D6C1" w15:done="0"/>
  <w15:commentEx w15:paraId="59656478" w15:done="0"/>
  <w15:commentEx w15:paraId="1EC95AE7" w15:done="0"/>
  <w15:commentEx w15:paraId="704374BF" w15:done="0"/>
  <w15:commentEx w15:paraId="4839E90E" w15:done="0"/>
  <w15:commentEx w15:paraId="2FD261CF" w15:done="0"/>
  <w15:commentEx w15:paraId="71FD8E7D" w15:done="0"/>
  <w15:commentEx w15:paraId="109292F6" w15:done="0"/>
  <w15:commentEx w15:paraId="4CA83847" w15:done="0"/>
  <w15:commentEx w15:paraId="676A779B" w15:done="0"/>
  <w15:commentEx w15:paraId="1A984725" w15:done="0"/>
  <w15:commentEx w15:paraId="07641640" w15:done="0"/>
  <w15:commentEx w15:paraId="0F66B3C3" w15:done="0"/>
  <w15:commentEx w15:paraId="2AD0E2D1" w15:done="0"/>
  <w15:commentEx w15:paraId="5D156759" w15:done="0"/>
  <w15:commentEx w15:paraId="64266BA3" w15:done="0"/>
  <w15:commentEx w15:paraId="4A772CD4" w15:done="0"/>
  <w15:commentEx w15:paraId="68DDB1A3" w15:done="0"/>
  <w15:commentEx w15:paraId="517AE6B3" w15:done="0"/>
  <w15:commentEx w15:paraId="3B561AD3" w15:done="0"/>
  <w15:commentEx w15:paraId="6D2A92FF" w15:done="0"/>
  <w15:commentEx w15:paraId="15BDBBB3" w15:done="0"/>
  <w15:commentEx w15:paraId="589DB826" w15:done="0"/>
  <w15:commentEx w15:paraId="11E6D8FC" w15:done="0"/>
  <w15:commentEx w15:paraId="1DA2E769" w15:done="0"/>
  <w15:commentEx w15:paraId="2AC1174D" w15:done="0"/>
  <w15:commentEx w15:paraId="76504D92" w15:done="0"/>
  <w15:commentEx w15:paraId="17F08236" w15:done="0"/>
  <w15:commentEx w15:paraId="01AD8DE9" w15:done="0"/>
  <w15:commentEx w15:paraId="7173FB6A" w15:done="0"/>
  <w15:commentEx w15:paraId="76B04A0A" w15:done="0"/>
  <w15:commentEx w15:paraId="10912FE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6252B6" w14:textId="77777777" w:rsidR="001D3698" w:rsidRDefault="001D3698" w:rsidP="00CF7134">
      <w:r>
        <w:separator/>
      </w:r>
    </w:p>
  </w:endnote>
  <w:endnote w:type="continuationSeparator" w:id="0">
    <w:p w14:paraId="770D50D9" w14:textId="77777777" w:rsidR="001D3698" w:rsidRDefault="001D3698"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1D41E531" w:rsidR="001D3698" w:rsidRPr="005A1F44" w:rsidRDefault="001D3698"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del w:id="1" w:author="Anamika Menon" w:date="2023-06-19T11:46:00Z">
      <w:r w:rsidDel="00BB5182">
        <w:rPr>
          <w:rFonts w:asciiTheme="majorHAnsi" w:hAnsiTheme="majorHAnsi" w:cstheme="majorHAnsi"/>
          <w:bCs/>
          <w:sz w:val="18"/>
          <w:szCs w:val="18"/>
        </w:rPr>
        <w:delText>Libraries</w:delText>
      </w:r>
    </w:del>
    <w:ins w:id="2" w:author="Anamika Menon" w:date="2023-06-19T11:46:00Z">
      <w:r w:rsidR="00BB5182">
        <w:rPr>
          <w:rFonts w:asciiTheme="majorHAnsi" w:hAnsiTheme="majorHAnsi" w:cstheme="majorHAnsi"/>
          <w:bCs/>
          <w:sz w:val="18"/>
          <w:szCs w:val="18"/>
        </w:rPr>
        <w:t>EHS</w:t>
      </w:r>
    </w:ins>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591934">
      <w:rPr>
        <w:rFonts w:asciiTheme="majorHAnsi" w:hAnsiTheme="majorHAnsi" w:cstheme="majorHAnsi"/>
        <w:noProof/>
        <w:sz w:val="18"/>
        <w:szCs w:val="18"/>
      </w:rPr>
      <w:t>21</w:t>
    </w:r>
    <w:r w:rsidRPr="005A1F44">
      <w:rPr>
        <w:rFonts w:asciiTheme="majorHAnsi" w:hAnsiTheme="majorHAnsi" w:cstheme="majorHAnsi"/>
        <w:noProof/>
        <w:sz w:val="18"/>
        <w:szCs w:val="18"/>
      </w:rPr>
      <w:fldChar w:fldCharType="end"/>
    </w:r>
  </w:p>
  <w:p w14:paraId="4881E756" w14:textId="77777777" w:rsidR="001D3698" w:rsidRPr="00A3001B" w:rsidRDefault="001D3698"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ED19D1" w14:textId="77777777" w:rsidR="001D3698" w:rsidRDefault="001D3698" w:rsidP="00CF7134">
      <w:r>
        <w:separator/>
      </w:r>
    </w:p>
  </w:footnote>
  <w:footnote w:type="continuationSeparator" w:id="0">
    <w:p w14:paraId="26A0231D" w14:textId="77777777" w:rsidR="001D3698" w:rsidRDefault="001D3698"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1D3698" w:rsidRDefault="001D3698"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1D3698" w:rsidRDefault="001D3698"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1D3698" w:rsidRDefault="001D3698"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72EEC"/>
    <w:multiLevelType w:val="hybridMultilevel"/>
    <w:tmpl w:val="C14E697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F864518"/>
    <w:multiLevelType w:val="hybridMultilevel"/>
    <w:tmpl w:val="B8622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671FA"/>
    <w:multiLevelType w:val="hybridMultilevel"/>
    <w:tmpl w:val="A16A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8508D"/>
    <w:multiLevelType w:val="hybridMultilevel"/>
    <w:tmpl w:val="D736F3A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DEA5BCC"/>
    <w:multiLevelType w:val="hybridMultilevel"/>
    <w:tmpl w:val="3550B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7"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48620E"/>
    <w:multiLevelType w:val="hybridMultilevel"/>
    <w:tmpl w:val="1B84002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254FB"/>
    <w:multiLevelType w:val="hybridMultilevel"/>
    <w:tmpl w:val="326EFC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F805E8"/>
    <w:multiLevelType w:val="hybridMultilevel"/>
    <w:tmpl w:val="7CEAA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45954"/>
    <w:multiLevelType w:val="hybridMultilevel"/>
    <w:tmpl w:val="55D43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F551FB"/>
    <w:multiLevelType w:val="hybridMultilevel"/>
    <w:tmpl w:val="A920CA16"/>
    <w:lvl w:ilvl="0" w:tplc="04090003">
      <w:start w:val="1"/>
      <w:numFmt w:val="bullet"/>
      <w:lvlText w:val="o"/>
      <w:lvlJc w:val="left"/>
      <w:pPr>
        <w:ind w:left="1080" w:hanging="360"/>
      </w:pPr>
      <w:rPr>
        <w:rFonts w:ascii="Courier New" w:hAnsi="Courier New" w:cs="Courier New" w:hint="default"/>
        <w:lang w:val="en-US"/>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15" w15:restartNumberingAfterBreak="0">
    <w:nsid w:val="40622E67"/>
    <w:multiLevelType w:val="hybridMultilevel"/>
    <w:tmpl w:val="C330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4C268B"/>
    <w:multiLevelType w:val="hybridMultilevel"/>
    <w:tmpl w:val="D7186834"/>
    <w:lvl w:ilvl="0" w:tplc="B6D0C418">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9D3883"/>
    <w:multiLevelType w:val="hybridMultilevel"/>
    <w:tmpl w:val="6988EC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4DFA30C7"/>
    <w:multiLevelType w:val="hybridMultilevel"/>
    <w:tmpl w:val="157A3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0B3637"/>
    <w:multiLevelType w:val="hybridMultilevel"/>
    <w:tmpl w:val="11B6C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73B138A"/>
    <w:multiLevelType w:val="hybridMultilevel"/>
    <w:tmpl w:val="01AC8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440332"/>
    <w:multiLevelType w:val="hybridMultilevel"/>
    <w:tmpl w:val="B3B49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094880"/>
    <w:multiLevelType w:val="hybridMultilevel"/>
    <w:tmpl w:val="BE2AE218"/>
    <w:lvl w:ilvl="0" w:tplc="04090003">
      <w:start w:val="1"/>
      <w:numFmt w:val="bullet"/>
      <w:lvlText w:val="o"/>
      <w:lvlJc w:val="left"/>
      <w:pPr>
        <w:ind w:left="810" w:hanging="360"/>
      </w:pPr>
      <w:rPr>
        <w:rFonts w:ascii="Courier New" w:hAnsi="Courier New" w:cs="Courier New" w:hint="default"/>
        <w:lang w:val="en-U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23"/>
  </w:num>
  <w:num w:numId="2">
    <w:abstractNumId w:val="10"/>
  </w:num>
  <w:num w:numId="3">
    <w:abstractNumId w:val="9"/>
  </w:num>
  <w:num w:numId="4">
    <w:abstractNumId w:val="6"/>
  </w:num>
  <w:num w:numId="5">
    <w:abstractNumId w:val="7"/>
  </w:num>
  <w:num w:numId="6">
    <w:abstractNumId w:val="11"/>
  </w:num>
  <w:num w:numId="7">
    <w:abstractNumId w:val="20"/>
  </w:num>
  <w:num w:numId="8">
    <w:abstractNumId w:val="0"/>
  </w:num>
  <w:num w:numId="9">
    <w:abstractNumId w:val="16"/>
  </w:num>
  <w:num w:numId="10">
    <w:abstractNumId w:val="8"/>
  </w:num>
  <w:num w:numId="11">
    <w:abstractNumId w:val="24"/>
  </w:num>
  <w:num w:numId="12">
    <w:abstractNumId w:val="2"/>
  </w:num>
  <w:num w:numId="13">
    <w:abstractNumId w:val="14"/>
  </w:num>
  <w:num w:numId="14">
    <w:abstractNumId w:val="17"/>
  </w:num>
  <w:num w:numId="15">
    <w:abstractNumId w:val="1"/>
  </w:num>
  <w:num w:numId="16">
    <w:abstractNumId w:val="4"/>
  </w:num>
  <w:num w:numId="17">
    <w:abstractNumId w:val="15"/>
  </w:num>
  <w:num w:numId="18">
    <w:abstractNumId w:val="18"/>
  </w:num>
  <w:num w:numId="19">
    <w:abstractNumId w:val="5"/>
  </w:num>
  <w:num w:numId="20">
    <w:abstractNumId w:val="3"/>
  </w:num>
  <w:num w:numId="21">
    <w:abstractNumId w:val="13"/>
  </w:num>
  <w:num w:numId="22">
    <w:abstractNumId w:val="12"/>
  </w:num>
  <w:num w:numId="23">
    <w:abstractNumId w:val="19"/>
  </w:num>
  <w:num w:numId="24">
    <w:abstractNumId w:val="21"/>
  </w:num>
  <w:num w:numId="25">
    <w:abstractNumId w:val="2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amika Menon">
    <w15:presenceInfo w15:providerId="AD" w15:userId="S-1-5-21-341715507-3587902630-37157586-8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131078" w:nlCheck="1" w:checkStyle="1"/>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178A"/>
    <w:rsid w:val="00001B9B"/>
    <w:rsid w:val="00001FE0"/>
    <w:rsid w:val="00002556"/>
    <w:rsid w:val="000031D0"/>
    <w:rsid w:val="000037D6"/>
    <w:rsid w:val="00010794"/>
    <w:rsid w:val="00015DD1"/>
    <w:rsid w:val="000178D6"/>
    <w:rsid w:val="000235B6"/>
    <w:rsid w:val="00023A1E"/>
    <w:rsid w:val="00026055"/>
    <w:rsid w:val="00026B56"/>
    <w:rsid w:val="0002762A"/>
    <w:rsid w:val="000278EB"/>
    <w:rsid w:val="00027FF7"/>
    <w:rsid w:val="000329E0"/>
    <w:rsid w:val="00033FF9"/>
    <w:rsid w:val="00034567"/>
    <w:rsid w:val="00037400"/>
    <w:rsid w:val="00040A52"/>
    <w:rsid w:val="0004189E"/>
    <w:rsid w:val="00042753"/>
    <w:rsid w:val="0005478A"/>
    <w:rsid w:val="000556D9"/>
    <w:rsid w:val="00055FB5"/>
    <w:rsid w:val="00056B2C"/>
    <w:rsid w:val="000641CE"/>
    <w:rsid w:val="000651FB"/>
    <w:rsid w:val="000675C0"/>
    <w:rsid w:val="00070C09"/>
    <w:rsid w:val="000715BF"/>
    <w:rsid w:val="000724E6"/>
    <w:rsid w:val="000737EA"/>
    <w:rsid w:val="00074ACE"/>
    <w:rsid w:val="000802A3"/>
    <w:rsid w:val="000803BC"/>
    <w:rsid w:val="0008098A"/>
    <w:rsid w:val="00080A66"/>
    <w:rsid w:val="00082955"/>
    <w:rsid w:val="0008373A"/>
    <w:rsid w:val="00084237"/>
    <w:rsid w:val="00086AF6"/>
    <w:rsid w:val="00087198"/>
    <w:rsid w:val="000871F1"/>
    <w:rsid w:val="00092CC1"/>
    <w:rsid w:val="0009391B"/>
    <w:rsid w:val="00095B78"/>
    <w:rsid w:val="000A09E1"/>
    <w:rsid w:val="000A1414"/>
    <w:rsid w:val="000A2419"/>
    <w:rsid w:val="000A247D"/>
    <w:rsid w:val="000A2E36"/>
    <w:rsid w:val="000B096A"/>
    <w:rsid w:val="000B26AF"/>
    <w:rsid w:val="000B3508"/>
    <w:rsid w:val="000C1733"/>
    <w:rsid w:val="000C1F86"/>
    <w:rsid w:val="000C32CE"/>
    <w:rsid w:val="000C557C"/>
    <w:rsid w:val="000C75E1"/>
    <w:rsid w:val="000D01E5"/>
    <w:rsid w:val="000D0B76"/>
    <w:rsid w:val="000D1281"/>
    <w:rsid w:val="000D146B"/>
    <w:rsid w:val="000D2328"/>
    <w:rsid w:val="000D69A2"/>
    <w:rsid w:val="000D6B3F"/>
    <w:rsid w:val="000E0EC5"/>
    <w:rsid w:val="000E3C1F"/>
    <w:rsid w:val="000E4224"/>
    <w:rsid w:val="000E54D2"/>
    <w:rsid w:val="000E57DC"/>
    <w:rsid w:val="000F10FE"/>
    <w:rsid w:val="000F1218"/>
    <w:rsid w:val="000F1E7E"/>
    <w:rsid w:val="000F282D"/>
    <w:rsid w:val="000F39BF"/>
    <w:rsid w:val="000F5B69"/>
    <w:rsid w:val="000F6412"/>
    <w:rsid w:val="000F6DAB"/>
    <w:rsid w:val="000F6F98"/>
    <w:rsid w:val="000F7C81"/>
    <w:rsid w:val="00100656"/>
    <w:rsid w:val="00100C43"/>
    <w:rsid w:val="001031F0"/>
    <w:rsid w:val="001033BE"/>
    <w:rsid w:val="00103C09"/>
    <w:rsid w:val="00104C28"/>
    <w:rsid w:val="00105918"/>
    <w:rsid w:val="00106DD7"/>
    <w:rsid w:val="0010796F"/>
    <w:rsid w:val="00107D5F"/>
    <w:rsid w:val="00110A4E"/>
    <w:rsid w:val="001114BF"/>
    <w:rsid w:val="0011276E"/>
    <w:rsid w:val="00112775"/>
    <w:rsid w:val="001130C4"/>
    <w:rsid w:val="001155E8"/>
    <w:rsid w:val="00116486"/>
    <w:rsid w:val="00117383"/>
    <w:rsid w:val="00120D2C"/>
    <w:rsid w:val="00123915"/>
    <w:rsid w:val="001253C2"/>
    <w:rsid w:val="001264FD"/>
    <w:rsid w:val="00127CCA"/>
    <w:rsid w:val="00127F49"/>
    <w:rsid w:val="00130611"/>
    <w:rsid w:val="0013222A"/>
    <w:rsid w:val="00133521"/>
    <w:rsid w:val="00133CE7"/>
    <w:rsid w:val="00136E40"/>
    <w:rsid w:val="00137151"/>
    <w:rsid w:val="00140A30"/>
    <w:rsid w:val="00145729"/>
    <w:rsid w:val="00146524"/>
    <w:rsid w:val="0014678A"/>
    <w:rsid w:val="001469EA"/>
    <w:rsid w:val="001476F7"/>
    <w:rsid w:val="00150A83"/>
    <w:rsid w:val="001556D3"/>
    <w:rsid w:val="00156FD2"/>
    <w:rsid w:val="00166E6E"/>
    <w:rsid w:val="0016784A"/>
    <w:rsid w:val="00170718"/>
    <w:rsid w:val="00172EC6"/>
    <w:rsid w:val="00172FE1"/>
    <w:rsid w:val="00173380"/>
    <w:rsid w:val="0017517C"/>
    <w:rsid w:val="0018185C"/>
    <w:rsid w:val="00182D17"/>
    <w:rsid w:val="00186424"/>
    <w:rsid w:val="00187D23"/>
    <w:rsid w:val="00190D6F"/>
    <w:rsid w:val="00192A27"/>
    <w:rsid w:val="0019401C"/>
    <w:rsid w:val="001948B4"/>
    <w:rsid w:val="00196431"/>
    <w:rsid w:val="001A1E7F"/>
    <w:rsid w:val="001B0403"/>
    <w:rsid w:val="001B27FA"/>
    <w:rsid w:val="001B3117"/>
    <w:rsid w:val="001B51D4"/>
    <w:rsid w:val="001C05DF"/>
    <w:rsid w:val="001C0D71"/>
    <w:rsid w:val="001C0EBA"/>
    <w:rsid w:val="001C34EE"/>
    <w:rsid w:val="001C3D1E"/>
    <w:rsid w:val="001C5AFF"/>
    <w:rsid w:val="001D0EED"/>
    <w:rsid w:val="001D1511"/>
    <w:rsid w:val="001D2ED0"/>
    <w:rsid w:val="001D3698"/>
    <w:rsid w:val="001D49A3"/>
    <w:rsid w:val="001E081E"/>
    <w:rsid w:val="001E1643"/>
    <w:rsid w:val="001E25E0"/>
    <w:rsid w:val="001E4357"/>
    <w:rsid w:val="001E6070"/>
    <w:rsid w:val="001F0EE0"/>
    <w:rsid w:val="001F13D9"/>
    <w:rsid w:val="001F1C24"/>
    <w:rsid w:val="001F1D1B"/>
    <w:rsid w:val="001F28B9"/>
    <w:rsid w:val="001F356A"/>
    <w:rsid w:val="001F40CC"/>
    <w:rsid w:val="001F4A7E"/>
    <w:rsid w:val="001F5153"/>
    <w:rsid w:val="001F51A3"/>
    <w:rsid w:val="001F78EC"/>
    <w:rsid w:val="00202059"/>
    <w:rsid w:val="0020217D"/>
    <w:rsid w:val="002029B2"/>
    <w:rsid w:val="0020315D"/>
    <w:rsid w:val="00203633"/>
    <w:rsid w:val="00203B7A"/>
    <w:rsid w:val="00203DDF"/>
    <w:rsid w:val="00206575"/>
    <w:rsid w:val="00206AA4"/>
    <w:rsid w:val="00206E7A"/>
    <w:rsid w:val="00210109"/>
    <w:rsid w:val="002131A2"/>
    <w:rsid w:val="002156BD"/>
    <w:rsid w:val="00215C66"/>
    <w:rsid w:val="00215C7F"/>
    <w:rsid w:val="0021606D"/>
    <w:rsid w:val="00216077"/>
    <w:rsid w:val="00216ED5"/>
    <w:rsid w:val="0021739F"/>
    <w:rsid w:val="002220BB"/>
    <w:rsid w:val="00222E54"/>
    <w:rsid w:val="00225573"/>
    <w:rsid w:val="00225D3A"/>
    <w:rsid w:val="00225EB0"/>
    <w:rsid w:val="00226B2E"/>
    <w:rsid w:val="0023028A"/>
    <w:rsid w:val="00230D00"/>
    <w:rsid w:val="002343D9"/>
    <w:rsid w:val="00234D28"/>
    <w:rsid w:val="002354EB"/>
    <w:rsid w:val="00236120"/>
    <w:rsid w:val="002367A6"/>
    <w:rsid w:val="00237344"/>
    <w:rsid w:val="0024057B"/>
    <w:rsid w:val="00240598"/>
    <w:rsid w:val="00242447"/>
    <w:rsid w:val="00243851"/>
    <w:rsid w:val="0024531D"/>
    <w:rsid w:val="00246E83"/>
    <w:rsid w:val="0024780A"/>
    <w:rsid w:val="00252401"/>
    <w:rsid w:val="00253D3A"/>
    <w:rsid w:val="002558E6"/>
    <w:rsid w:val="00256420"/>
    <w:rsid w:val="002612D6"/>
    <w:rsid w:val="00261A3F"/>
    <w:rsid w:val="00262B25"/>
    <w:rsid w:val="002638B6"/>
    <w:rsid w:val="002639FF"/>
    <w:rsid w:val="00263E1A"/>
    <w:rsid w:val="00264C20"/>
    <w:rsid w:val="00266AA9"/>
    <w:rsid w:val="00267AF6"/>
    <w:rsid w:val="00270760"/>
    <w:rsid w:val="00270E86"/>
    <w:rsid w:val="002715D7"/>
    <w:rsid w:val="0027181C"/>
    <w:rsid w:val="0027496D"/>
    <w:rsid w:val="00275958"/>
    <w:rsid w:val="0027615E"/>
    <w:rsid w:val="00277A51"/>
    <w:rsid w:val="002800A4"/>
    <w:rsid w:val="0028307A"/>
    <w:rsid w:val="0028324C"/>
    <w:rsid w:val="00283E50"/>
    <w:rsid w:val="0028542F"/>
    <w:rsid w:val="00285F3F"/>
    <w:rsid w:val="00286E7E"/>
    <w:rsid w:val="002901F7"/>
    <w:rsid w:val="0029073D"/>
    <w:rsid w:val="00290C54"/>
    <w:rsid w:val="00293C3A"/>
    <w:rsid w:val="00294AC0"/>
    <w:rsid w:val="00296CBB"/>
    <w:rsid w:val="002A0F9D"/>
    <w:rsid w:val="002A13BB"/>
    <w:rsid w:val="002A1CB9"/>
    <w:rsid w:val="002A2A41"/>
    <w:rsid w:val="002A47E9"/>
    <w:rsid w:val="002A6C95"/>
    <w:rsid w:val="002B21A5"/>
    <w:rsid w:val="002B71A5"/>
    <w:rsid w:val="002C13C9"/>
    <w:rsid w:val="002C23FF"/>
    <w:rsid w:val="002C2F5C"/>
    <w:rsid w:val="002D2787"/>
    <w:rsid w:val="002D308B"/>
    <w:rsid w:val="002D4391"/>
    <w:rsid w:val="002D55D9"/>
    <w:rsid w:val="002D5ADB"/>
    <w:rsid w:val="002E1E52"/>
    <w:rsid w:val="002E54F5"/>
    <w:rsid w:val="002F0143"/>
    <w:rsid w:val="002F01EC"/>
    <w:rsid w:val="002F0607"/>
    <w:rsid w:val="002F077A"/>
    <w:rsid w:val="002F29B0"/>
    <w:rsid w:val="002F325F"/>
    <w:rsid w:val="002F368D"/>
    <w:rsid w:val="002F6336"/>
    <w:rsid w:val="002F7132"/>
    <w:rsid w:val="002F789E"/>
    <w:rsid w:val="0030184C"/>
    <w:rsid w:val="00302051"/>
    <w:rsid w:val="00304561"/>
    <w:rsid w:val="0030534A"/>
    <w:rsid w:val="0030667A"/>
    <w:rsid w:val="00307A5C"/>
    <w:rsid w:val="00307BAC"/>
    <w:rsid w:val="00310A04"/>
    <w:rsid w:val="00314EAC"/>
    <w:rsid w:val="003200F8"/>
    <w:rsid w:val="0032073D"/>
    <w:rsid w:val="003215F7"/>
    <w:rsid w:val="00322047"/>
    <w:rsid w:val="00322E4B"/>
    <w:rsid w:val="003231DC"/>
    <w:rsid w:val="00326856"/>
    <w:rsid w:val="0033003B"/>
    <w:rsid w:val="00332D96"/>
    <w:rsid w:val="0033331E"/>
    <w:rsid w:val="00333347"/>
    <w:rsid w:val="00333890"/>
    <w:rsid w:val="00336E15"/>
    <w:rsid w:val="003405E0"/>
    <w:rsid w:val="00341907"/>
    <w:rsid w:val="003445A3"/>
    <w:rsid w:val="00350CA2"/>
    <w:rsid w:val="00351A33"/>
    <w:rsid w:val="00351E68"/>
    <w:rsid w:val="00352626"/>
    <w:rsid w:val="00352F0F"/>
    <w:rsid w:val="00353028"/>
    <w:rsid w:val="00356CC5"/>
    <w:rsid w:val="003602D2"/>
    <w:rsid w:val="003603D7"/>
    <w:rsid w:val="00360ED4"/>
    <w:rsid w:val="003627F1"/>
    <w:rsid w:val="0036447E"/>
    <w:rsid w:val="00364CC1"/>
    <w:rsid w:val="00364D9C"/>
    <w:rsid w:val="00367A80"/>
    <w:rsid w:val="00370FF5"/>
    <w:rsid w:val="00374656"/>
    <w:rsid w:val="00375318"/>
    <w:rsid w:val="003759EB"/>
    <w:rsid w:val="003764D4"/>
    <w:rsid w:val="0038096E"/>
    <w:rsid w:val="00384C67"/>
    <w:rsid w:val="003858FF"/>
    <w:rsid w:val="00385CB5"/>
    <w:rsid w:val="00386971"/>
    <w:rsid w:val="003904E3"/>
    <w:rsid w:val="00395F3B"/>
    <w:rsid w:val="00396026"/>
    <w:rsid w:val="00396EA5"/>
    <w:rsid w:val="00396F40"/>
    <w:rsid w:val="00396F73"/>
    <w:rsid w:val="00397703"/>
    <w:rsid w:val="00397A1C"/>
    <w:rsid w:val="003A08CA"/>
    <w:rsid w:val="003A0FA7"/>
    <w:rsid w:val="003A1905"/>
    <w:rsid w:val="003A2B60"/>
    <w:rsid w:val="003A3320"/>
    <w:rsid w:val="003A3894"/>
    <w:rsid w:val="003A3962"/>
    <w:rsid w:val="003A5407"/>
    <w:rsid w:val="003A5D87"/>
    <w:rsid w:val="003A602B"/>
    <w:rsid w:val="003A6686"/>
    <w:rsid w:val="003A759E"/>
    <w:rsid w:val="003A7CDB"/>
    <w:rsid w:val="003B0630"/>
    <w:rsid w:val="003B480D"/>
    <w:rsid w:val="003B6101"/>
    <w:rsid w:val="003B6D68"/>
    <w:rsid w:val="003C0053"/>
    <w:rsid w:val="003C0BE9"/>
    <w:rsid w:val="003C4B04"/>
    <w:rsid w:val="003C6826"/>
    <w:rsid w:val="003D0E67"/>
    <w:rsid w:val="003D1B9B"/>
    <w:rsid w:val="003D2EF0"/>
    <w:rsid w:val="003D47A6"/>
    <w:rsid w:val="003D5C70"/>
    <w:rsid w:val="003D677E"/>
    <w:rsid w:val="003D6840"/>
    <w:rsid w:val="003E2783"/>
    <w:rsid w:val="003E421D"/>
    <w:rsid w:val="003E4EB9"/>
    <w:rsid w:val="003E65BC"/>
    <w:rsid w:val="003E74A8"/>
    <w:rsid w:val="003F2C82"/>
    <w:rsid w:val="003F4A5D"/>
    <w:rsid w:val="003F5099"/>
    <w:rsid w:val="004022A3"/>
    <w:rsid w:val="00404029"/>
    <w:rsid w:val="00404791"/>
    <w:rsid w:val="00404EE9"/>
    <w:rsid w:val="00405D45"/>
    <w:rsid w:val="00410950"/>
    <w:rsid w:val="00416891"/>
    <w:rsid w:val="00416BC6"/>
    <w:rsid w:val="0041789D"/>
    <w:rsid w:val="0042294B"/>
    <w:rsid w:val="0042318A"/>
    <w:rsid w:val="00423A65"/>
    <w:rsid w:val="0043132B"/>
    <w:rsid w:val="00431462"/>
    <w:rsid w:val="004326AF"/>
    <w:rsid w:val="00432F8C"/>
    <w:rsid w:val="004335EE"/>
    <w:rsid w:val="00436257"/>
    <w:rsid w:val="00437D7A"/>
    <w:rsid w:val="00441428"/>
    <w:rsid w:val="004420D6"/>
    <w:rsid w:val="00443AE6"/>
    <w:rsid w:val="00446719"/>
    <w:rsid w:val="00447F3A"/>
    <w:rsid w:val="00450C84"/>
    <w:rsid w:val="00451308"/>
    <w:rsid w:val="00452EF7"/>
    <w:rsid w:val="00454B00"/>
    <w:rsid w:val="00454D9D"/>
    <w:rsid w:val="004560D6"/>
    <w:rsid w:val="0045694A"/>
    <w:rsid w:val="00460191"/>
    <w:rsid w:val="0046020A"/>
    <w:rsid w:val="00461016"/>
    <w:rsid w:val="00461B98"/>
    <w:rsid w:val="00462225"/>
    <w:rsid w:val="004648DD"/>
    <w:rsid w:val="004676A2"/>
    <w:rsid w:val="00470C12"/>
    <w:rsid w:val="00470CA4"/>
    <w:rsid w:val="00474E45"/>
    <w:rsid w:val="00476F40"/>
    <w:rsid w:val="00482D15"/>
    <w:rsid w:val="00484D6A"/>
    <w:rsid w:val="0048773B"/>
    <w:rsid w:val="00490C43"/>
    <w:rsid w:val="00490DF2"/>
    <w:rsid w:val="004915C6"/>
    <w:rsid w:val="00492154"/>
    <w:rsid w:val="0049404E"/>
    <w:rsid w:val="004946DA"/>
    <w:rsid w:val="00495F4B"/>
    <w:rsid w:val="00496F20"/>
    <w:rsid w:val="004A17C2"/>
    <w:rsid w:val="004A4E27"/>
    <w:rsid w:val="004A4F71"/>
    <w:rsid w:val="004A56BB"/>
    <w:rsid w:val="004A6E6E"/>
    <w:rsid w:val="004A7AA2"/>
    <w:rsid w:val="004B216C"/>
    <w:rsid w:val="004B2303"/>
    <w:rsid w:val="004B3D73"/>
    <w:rsid w:val="004B6940"/>
    <w:rsid w:val="004B7A07"/>
    <w:rsid w:val="004C1F8C"/>
    <w:rsid w:val="004C3096"/>
    <w:rsid w:val="004C3352"/>
    <w:rsid w:val="004C34D8"/>
    <w:rsid w:val="004C7C17"/>
    <w:rsid w:val="004D3438"/>
    <w:rsid w:val="004D3CC7"/>
    <w:rsid w:val="004D45EA"/>
    <w:rsid w:val="004D523C"/>
    <w:rsid w:val="004D5DBE"/>
    <w:rsid w:val="004D6351"/>
    <w:rsid w:val="004E0EB3"/>
    <w:rsid w:val="004E2036"/>
    <w:rsid w:val="004E2BF4"/>
    <w:rsid w:val="004E453C"/>
    <w:rsid w:val="004E5AF5"/>
    <w:rsid w:val="004E5DE8"/>
    <w:rsid w:val="004E62A2"/>
    <w:rsid w:val="004E7B57"/>
    <w:rsid w:val="004E7BC4"/>
    <w:rsid w:val="004F06D4"/>
    <w:rsid w:val="004F560F"/>
    <w:rsid w:val="0050000A"/>
    <w:rsid w:val="0050015E"/>
    <w:rsid w:val="005039EB"/>
    <w:rsid w:val="0050488D"/>
    <w:rsid w:val="00512963"/>
    <w:rsid w:val="005135CF"/>
    <w:rsid w:val="0051630D"/>
    <w:rsid w:val="005168AF"/>
    <w:rsid w:val="00516B65"/>
    <w:rsid w:val="005200B5"/>
    <w:rsid w:val="0052025F"/>
    <w:rsid w:val="00520D78"/>
    <w:rsid w:val="00521843"/>
    <w:rsid w:val="0052296F"/>
    <w:rsid w:val="00524CC5"/>
    <w:rsid w:val="00525CCE"/>
    <w:rsid w:val="0052716C"/>
    <w:rsid w:val="00531E49"/>
    <w:rsid w:val="00532D21"/>
    <w:rsid w:val="00535661"/>
    <w:rsid w:val="00535B39"/>
    <w:rsid w:val="005367B1"/>
    <w:rsid w:val="00537023"/>
    <w:rsid w:val="005378AB"/>
    <w:rsid w:val="005412AB"/>
    <w:rsid w:val="00541544"/>
    <w:rsid w:val="00545A17"/>
    <w:rsid w:val="005473D9"/>
    <w:rsid w:val="00547EF1"/>
    <w:rsid w:val="00550581"/>
    <w:rsid w:val="0055198D"/>
    <w:rsid w:val="00554E8D"/>
    <w:rsid w:val="005572E1"/>
    <w:rsid w:val="00560D71"/>
    <w:rsid w:val="00562244"/>
    <w:rsid w:val="00564931"/>
    <w:rsid w:val="0056782F"/>
    <w:rsid w:val="00567CA8"/>
    <w:rsid w:val="00572644"/>
    <w:rsid w:val="00573077"/>
    <w:rsid w:val="0057363E"/>
    <w:rsid w:val="00574832"/>
    <w:rsid w:val="00577BBD"/>
    <w:rsid w:val="00577EB8"/>
    <w:rsid w:val="00580993"/>
    <w:rsid w:val="005822B6"/>
    <w:rsid w:val="005850FC"/>
    <w:rsid w:val="00591934"/>
    <w:rsid w:val="00591D68"/>
    <w:rsid w:val="00593189"/>
    <w:rsid w:val="005938BC"/>
    <w:rsid w:val="005939AE"/>
    <w:rsid w:val="005958F0"/>
    <w:rsid w:val="005A0433"/>
    <w:rsid w:val="005A1F44"/>
    <w:rsid w:val="005A5DE6"/>
    <w:rsid w:val="005A76FB"/>
    <w:rsid w:val="005B251D"/>
    <w:rsid w:val="005C005D"/>
    <w:rsid w:val="005C0A7D"/>
    <w:rsid w:val="005C13AD"/>
    <w:rsid w:val="005C2EC9"/>
    <w:rsid w:val="005C361F"/>
    <w:rsid w:val="005C3AD4"/>
    <w:rsid w:val="005C47BF"/>
    <w:rsid w:val="005C5838"/>
    <w:rsid w:val="005C7E84"/>
    <w:rsid w:val="005D0A61"/>
    <w:rsid w:val="005D0BBD"/>
    <w:rsid w:val="005D2911"/>
    <w:rsid w:val="005D7029"/>
    <w:rsid w:val="005E100A"/>
    <w:rsid w:val="005E39A7"/>
    <w:rsid w:val="005E402F"/>
    <w:rsid w:val="005E5F7E"/>
    <w:rsid w:val="005E635B"/>
    <w:rsid w:val="005F0D58"/>
    <w:rsid w:val="005F2244"/>
    <w:rsid w:val="005F23FD"/>
    <w:rsid w:val="006006FD"/>
    <w:rsid w:val="00601F9F"/>
    <w:rsid w:val="00603CCA"/>
    <w:rsid w:val="0060643B"/>
    <w:rsid w:val="00611280"/>
    <w:rsid w:val="00611F3A"/>
    <w:rsid w:val="00612C9E"/>
    <w:rsid w:val="006149C8"/>
    <w:rsid w:val="006211FF"/>
    <w:rsid w:val="006219FC"/>
    <w:rsid w:val="00621E35"/>
    <w:rsid w:val="006227C0"/>
    <w:rsid w:val="006237E9"/>
    <w:rsid w:val="00624428"/>
    <w:rsid w:val="00624FE6"/>
    <w:rsid w:val="00625684"/>
    <w:rsid w:val="006266B5"/>
    <w:rsid w:val="00627910"/>
    <w:rsid w:val="00631CD8"/>
    <w:rsid w:val="0063266A"/>
    <w:rsid w:val="006344EA"/>
    <w:rsid w:val="00635321"/>
    <w:rsid w:val="006365EC"/>
    <w:rsid w:val="00640272"/>
    <w:rsid w:val="006432AF"/>
    <w:rsid w:val="00643BB1"/>
    <w:rsid w:val="00645275"/>
    <w:rsid w:val="00646EE4"/>
    <w:rsid w:val="00646FF1"/>
    <w:rsid w:val="006515D8"/>
    <w:rsid w:val="00652F78"/>
    <w:rsid w:val="0065336A"/>
    <w:rsid w:val="00656A85"/>
    <w:rsid w:val="006572EC"/>
    <w:rsid w:val="00657788"/>
    <w:rsid w:val="00662E40"/>
    <w:rsid w:val="006630F3"/>
    <w:rsid w:val="0066391A"/>
    <w:rsid w:val="006646DF"/>
    <w:rsid w:val="00664B3C"/>
    <w:rsid w:val="00666279"/>
    <w:rsid w:val="00666772"/>
    <w:rsid w:val="006709B6"/>
    <w:rsid w:val="006715CB"/>
    <w:rsid w:val="00671A02"/>
    <w:rsid w:val="00672206"/>
    <w:rsid w:val="00672464"/>
    <w:rsid w:val="00673FCC"/>
    <w:rsid w:val="00675352"/>
    <w:rsid w:val="00676A9E"/>
    <w:rsid w:val="0068055F"/>
    <w:rsid w:val="006847E1"/>
    <w:rsid w:val="00686BFD"/>
    <w:rsid w:val="00690A15"/>
    <w:rsid w:val="006921F0"/>
    <w:rsid w:val="00693BAC"/>
    <w:rsid w:val="00694D4E"/>
    <w:rsid w:val="00695BDE"/>
    <w:rsid w:val="00697838"/>
    <w:rsid w:val="006A10A3"/>
    <w:rsid w:val="006A3BE5"/>
    <w:rsid w:val="006A78D7"/>
    <w:rsid w:val="006B0862"/>
    <w:rsid w:val="006B1062"/>
    <w:rsid w:val="006B36A0"/>
    <w:rsid w:val="006B61A6"/>
    <w:rsid w:val="006B7B72"/>
    <w:rsid w:val="006B7F91"/>
    <w:rsid w:val="006C096F"/>
    <w:rsid w:val="006C0C91"/>
    <w:rsid w:val="006C2569"/>
    <w:rsid w:val="006C33ED"/>
    <w:rsid w:val="006C62CD"/>
    <w:rsid w:val="006C7EA1"/>
    <w:rsid w:val="006D0999"/>
    <w:rsid w:val="006D0FBD"/>
    <w:rsid w:val="006D3234"/>
    <w:rsid w:val="006D5B0E"/>
    <w:rsid w:val="006D5ED4"/>
    <w:rsid w:val="006E09B1"/>
    <w:rsid w:val="006E142D"/>
    <w:rsid w:val="006E6716"/>
    <w:rsid w:val="006E6A0F"/>
    <w:rsid w:val="006F6AA0"/>
    <w:rsid w:val="006F7EB3"/>
    <w:rsid w:val="0070444B"/>
    <w:rsid w:val="00704774"/>
    <w:rsid w:val="00710372"/>
    <w:rsid w:val="007114C0"/>
    <w:rsid w:val="007120FB"/>
    <w:rsid w:val="007130D5"/>
    <w:rsid w:val="00714CB9"/>
    <w:rsid w:val="00717193"/>
    <w:rsid w:val="007215D1"/>
    <w:rsid w:val="00724083"/>
    <w:rsid w:val="00725BF5"/>
    <w:rsid w:val="00725D3F"/>
    <w:rsid w:val="007273A6"/>
    <w:rsid w:val="007355FF"/>
    <w:rsid w:val="00737511"/>
    <w:rsid w:val="0074016F"/>
    <w:rsid w:val="007405D6"/>
    <w:rsid w:val="007412EA"/>
    <w:rsid w:val="00742207"/>
    <w:rsid w:val="00751344"/>
    <w:rsid w:val="00752360"/>
    <w:rsid w:val="00752A9C"/>
    <w:rsid w:val="00753DAD"/>
    <w:rsid w:val="0076188B"/>
    <w:rsid w:val="00761E8E"/>
    <w:rsid w:val="00763311"/>
    <w:rsid w:val="00763DB9"/>
    <w:rsid w:val="00765528"/>
    <w:rsid w:val="00767A0A"/>
    <w:rsid w:val="00770AF7"/>
    <w:rsid w:val="00771BEE"/>
    <w:rsid w:val="0077454B"/>
    <w:rsid w:val="00774E57"/>
    <w:rsid w:val="00774ED6"/>
    <w:rsid w:val="0077506D"/>
    <w:rsid w:val="00775F3D"/>
    <w:rsid w:val="007775BD"/>
    <w:rsid w:val="00783EB8"/>
    <w:rsid w:val="00784F67"/>
    <w:rsid w:val="00785330"/>
    <w:rsid w:val="00785AF6"/>
    <w:rsid w:val="00785F95"/>
    <w:rsid w:val="007910DD"/>
    <w:rsid w:val="00791B1E"/>
    <w:rsid w:val="00791F00"/>
    <w:rsid w:val="0079510E"/>
    <w:rsid w:val="0079658C"/>
    <w:rsid w:val="007977D0"/>
    <w:rsid w:val="007977FD"/>
    <w:rsid w:val="007A10B6"/>
    <w:rsid w:val="007A38AA"/>
    <w:rsid w:val="007A3B68"/>
    <w:rsid w:val="007A3C2C"/>
    <w:rsid w:val="007A7F21"/>
    <w:rsid w:val="007A7F6D"/>
    <w:rsid w:val="007B36A7"/>
    <w:rsid w:val="007B466E"/>
    <w:rsid w:val="007B498F"/>
    <w:rsid w:val="007B4B45"/>
    <w:rsid w:val="007B7095"/>
    <w:rsid w:val="007C0D38"/>
    <w:rsid w:val="007C0F12"/>
    <w:rsid w:val="007C14F5"/>
    <w:rsid w:val="007C38BD"/>
    <w:rsid w:val="007D0D65"/>
    <w:rsid w:val="007D1CE3"/>
    <w:rsid w:val="007D4567"/>
    <w:rsid w:val="007D7184"/>
    <w:rsid w:val="007D77A9"/>
    <w:rsid w:val="007E18B4"/>
    <w:rsid w:val="007E5608"/>
    <w:rsid w:val="007E7146"/>
    <w:rsid w:val="007E7EBD"/>
    <w:rsid w:val="007F14E3"/>
    <w:rsid w:val="007F1A22"/>
    <w:rsid w:val="007F1A48"/>
    <w:rsid w:val="007F2792"/>
    <w:rsid w:val="007F6196"/>
    <w:rsid w:val="007F6C6B"/>
    <w:rsid w:val="007F7593"/>
    <w:rsid w:val="00800669"/>
    <w:rsid w:val="00801D9A"/>
    <w:rsid w:val="00803CE4"/>
    <w:rsid w:val="00804CD0"/>
    <w:rsid w:val="00804ECC"/>
    <w:rsid w:val="0080697F"/>
    <w:rsid w:val="00810333"/>
    <w:rsid w:val="00815341"/>
    <w:rsid w:val="00816AF7"/>
    <w:rsid w:val="008201EB"/>
    <w:rsid w:val="00820743"/>
    <w:rsid w:val="00820A9D"/>
    <w:rsid w:val="008216B0"/>
    <w:rsid w:val="008223FC"/>
    <w:rsid w:val="00822966"/>
    <w:rsid w:val="008274DE"/>
    <w:rsid w:val="00830DA7"/>
    <w:rsid w:val="008315DE"/>
    <w:rsid w:val="00832F2F"/>
    <w:rsid w:val="00833262"/>
    <w:rsid w:val="008337D7"/>
    <w:rsid w:val="008400BE"/>
    <w:rsid w:val="0084039E"/>
    <w:rsid w:val="00840C3E"/>
    <w:rsid w:val="008416AD"/>
    <w:rsid w:val="00841755"/>
    <w:rsid w:val="00843544"/>
    <w:rsid w:val="00844D60"/>
    <w:rsid w:val="00845129"/>
    <w:rsid w:val="00847AB3"/>
    <w:rsid w:val="00847BE1"/>
    <w:rsid w:val="00854A87"/>
    <w:rsid w:val="00855DCB"/>
    <w:rsid w:val="00873455"/>
    <w:rsid w:val="00873D34"/>
    <w:rsid w:val="00876CBB"/>
    <w:rsid w:val="0088027C"/>
    <w:rsid w:val="008808A0"/>
    <w:rsid w:val="0088124E"/>
    <w:rsid w:val="00883304"/>
    <w:rsid w:val="008840FE"/>
    <w:rsid w:val="00884CA5"/>
    <w:rsid w:val="00884E3C"/>
    <w:rsid w:val="00885D45"/>
    <w:rsid w:val="0089452E"/>
    <w:rsid w:val="008961C7"/>
    <w:rsid w:val="008A0686"/>
    <w:rsid w:val="008A161F"/>
    <w:rsid w:val="008A1F2E"/>
    <w:rsid w:val="008A3F7E"/>
    <w:rsid w:val="008A67AC"/>
    <w:rsid w:val="008A7896"/>
    <w:rsid w:val="008B0FAF"/>
    <w:rsid w:val="008B20D7"/>
    <w:rsid w:val="008B4E3B"/>
    <w:rsid w:val="008B5C8E"/>
    <w:rsid w:val="008B61D1"/>
    <w:rsid w:val="008B63F2"/>
    <w:rsid w:val="008B63FE"/>
    <w:rsid w:val="008C066B"/>
    <w:rsid w:val="008C27D1"/>
    <w:rsid w:val="008C70C7"/>
    <w:rsid w:val="008C7626"/>
    <w:rsid w:val="008C7DAF"/>
    <w:rsid w:val="008D0E3A"/>
    <w:rsid w:val="008D239A"/>
    <w:rsid w:val="008D2B0C"/>
    <w:rsid w:val="008D2FA5"/>
    <w:rsid w:val="008D4752"/>
    <w:rsid w:val="008E34D5"/>
    <w:rsid w:val="008E4190"/>
    <w:rsid w:val="008E47BF"/>
    <w:rsid w:val="008E4EA1"/>
    <w:rsid w:val="008E5E11"/>
    <w:rsid w:val="008E6001"/>
    <w:rsid w:val="008E62DE"/>
    <w:rsid w:val="008E68CD"/>
    <w:rsid w:val="008E7403"/>
    <w:rsid w:val="008F09D3"/>
    <w:rsid w:val="008F1F94"/>
    <w:rsid w:val="008F24B1"/>
    <w:rsid w:val="008F42AB"/>
    <w:rsid w:val="008F770B"/>
    <w:rsid w:val="00901ABA"/>
    <w:rsid w:val="00901CA1"/>
    <w:rsid w:val="009025DB"/>
    <w:rsid w:val="00905EE9"/>
    <w:rsid w:val="00910651"/>
    <w:rsid w:val="00911C46"/>
    <w:rsid w:val="009131A3"/>
    <w:rsid w:val="00913F1B"/>
    <w:rsid w:val="00914353"/>
    <w:rsid w:val="0091531A"/>
    <w:rsid w:val="009172C9"/>
    <w:rsid w:val="00920E52"/>
    <w:rsid w:val="00921E1C"/>
    <w:rsid w:val="00922451"/>
    <w:rsid w:val="00922B53"/>
    <w:rsid w:val="00927810"/>
    <w:rsid w:val="0093042D"/>
    <w:rsid w:val="0093094E"/>
    <w:rsid w:val="00931C55"/>
    <w:rsid w:val="00932682"/>
    <w:rsid w:val="009330F5"/>
    <w:rsid w:val="00934963"/>
    <w:rsid w:val="00934E8C"/>
    <w:rsid w:val="009365EA"/>
    <w:rsid w:val="00936F75"/>
    <w:rsid w:val="009378A7"/>
    <w:rsid w:val="00943FA1"/>
    <w:rsid w:val="00946E60"/>
    <w:rsid w:val="00950114"/>
    <w:rsid w:val="009515A9"/>
    <w:rsid w:val="00955067"/>
    <w:rsid w:val="009553D8"/>
    <w:rsid w:val="00956B85"/>
    <w:rsid w:val="00960B0B"/>
    <w:rsid w:val="00964A78"/>
    <w:rsid w:val="009661BB"/>
    <w:rsid w:val="0098013A"/>
    <w:rsid w:val="00980A2E"/>
    <w:rsid w:val="00985C62"/>
    <w:rsid w:val="00987B4E"/>
    <w:rsid w:val="00987C78"/>
    <w:rsid w:val="009917DD"/>
    <w:rsid w:val="00991FEE"/>
    <w:rsid w:val="00993015"/>
    <w:rsid w:val="009953B4"/>
    <w:rsid w:val="00997721"/>
    <w:rsid w:val="00997DDB"/>
    <w:rsid w:val="009A090E"/>
    <w:rsid w:val="009A1C49"/>
    <w:rsid w:val="009A29E9"/>
    <w:rsid w:val="009A63A0"/>
    <w:rsid w:val="009A648C"/>
    <w:rsid w:val="009A689D"/>
    <w:rsid w:val="009B0A56"/>
    <w:rsid w:val="009B1303"/>
    <w:rsid w:val="009B135B"/>
    <w:rsid w:val="009B173F"/>
    <w:rsid w:val="009B24AB"/>
    <w:rsid w:val="009B32AA"/>
    <w:rsid w:val="009B522F"/>
    <w:rsid w:val="009B5B01"/>
    <w:rsid w:val="009B6EBF"/>
    <w:rsid w:val="009B7FCC"/>
    <w:rsid w:val="009C054D"/>
    <w:rsid w:val="009C10D2"/>
    <w:rsid w:val="009C30DF"/>
    <w:rsid w:val="009C43B3"/>
    <w:rsid w:val="009C51EF"/>
    <w:rsid w:val="009C799F"/>
    <w:rsid w:val="009D1401"/>
    <w:rsid w:val="009D17C5"/>
    <w:rsid w:val="009D4733"/>
    <w:rsid w:val="009D4BD2"/>
    <w:rsid w:val="009D4D42"/>
    <w:rsid w:val="009D4E15"/>
    <w:rsid w:val="009D553A"/>
    <w:rsid w:val="009D5B49"/>
    <w:rsid w:val="009D5C58"/>
    <w:rsid w:val="009D6A0C"/>
    <w:rsid w:val="009D7036"/>
    <w:rsid w:val="009D7728"/>
    <w:rsid w:val="009D7852"/>
    <w:rsid w:val="009E072C"/>
    <w:rsid w:val="009E19FB"/>
    <w:rsid w:val="009E52AC"/>
    <w:rsid w:val="009E6B72"/>
    <w:rsid w:val="009E74C6"/>
    <w:rsid w:val="009E7653"/>
    <w:rsid w:val="009F0277"/>
    <w:rsid w:val="009F20FE"/>
    <w:rsid w:val="009F3F65"/>
    <w:rsid w:val="009F44D2"/>
    <w:rsid w:val="009F537F"/>
    <w:rsid w:val="009F5A10"/>
    <w:rsid w:val="009F7B67"/>
    <w:rsid w:val="00A013B7"/>
    <w:rsid w:val="00A0155C"/>
    <w:rsid w:val="00A03942"/>
    <w:rsid w:val="00A05915"/>
    <w:rsid w:val="00A11B49"/>
    <w:rsid w:val="00A152E2"/>
    <w:rsid w:val="00A15B9E"/>
    <w:rsid w:val="00A160D8"/>
    <w:rsid w:val="00A16BE4"/>
    <w:rsid w:val="00A17B40"/>
    <w:rsid w:val="00A2069F"/>
    <w:rsid w:val="00A22148"/>
    <w:rsid w:val="00A23628"/>
    <w:rsid w:val="00A24450"/>
    <w:rsid w:val="00A24C0B"/>
    <w:rsid w:val="00A250B7"/>
    <w:rsid w:val="00A26A70"/>
    <w:rsid w:val="00A30E07"/>
    <w:rsid w:val="00A32665"/>
    <w:rsid w:val="00A33BE5"/>
    <w:rsid w:val="00A33C61"/>
    <w:rsid w:val="00A3410A"/>
    <w:rsid w:val="00A36CCA"/>
    <w:rsid w:val="00A3768B"/>
    <w:rsid w:val="00A37D42"/>
    <w:rsid w:val="00A408E7"/>
    <w:rsid w:val="00A41967"/>
    <w:rsid w:val="00A42068"/>
    <w:rsid w:val="00A420F5"/>
    <w:rsid w:val="00A50475"/>
    <w:rsid w:val="00A50C78"/>
    <w:rsid w:val="00A5415C"/>
    <w:rsid w:val="00A54935"/>
    <w:rsid w:val="00A56402"/>
    <w:rsid w:val="00A60F16"/>
    <w:rsid w:val="00A66B49"/>
    <w:rsid w:val="00A70CA1"/>
    <w:rsid w:val="00A71E00"/>
    <w:rsid w:val="00A72E21"/>
    <w:rsid w:val="00A73465"/>
    <w:rsid w:val="00A77575"/>
    <w:rsid w:val="00A775B2"/>
    <w:rsid w:val="00A818FE"/>
    <w:rsid w:val="00A87F6D"/>
    <w:rsid w:val="00A907B0"/>
    <w:rsid w:val="00A90B98"/>
    <w:rsid w:val="00A92CF5"/>
    <w:rsid w:val="00A939BA"/>
    <w:rsid w:val="00A94245"/>
    <w:rsid w:val="00A96328"/>
    <w:rsid w:val="00A977EA"/>
    <w:rsid w:val="00A978C2"/>
    <w:rsid w:val="00AA0E1D"/>
    <w:rsid w:val="00AA30F1"/>
    <w:rsid w:val="00AA79D9"/>
    <w:rsid w:val="00AB0888"/>
    <w:rsid w:val="00AB168F"/>
    <w:rsid w:val="00AB1CBD"/>
    <w:rsid w:val="00AB1EA4"/>
    <w:rsid w:val="00AB3417"/>
    <w:rsid w:val="00AB3835"/>
    <w:rsid w:val="00AB3A18"/>
    <w:rsid w:val="00AB3A62"/>
    <w:rsid w:val="00AB3FC4"/>
    <w:rsid w:val="00AB56A5"/>
    <w:rsid w:val="00AC0C28"/>
    <w:rsid w:val="00AC171B"/>
    <w:rsid w:val="00AC1CBC"/>
    <w:rsid w:val="00AC3212"/>
    <w:rsid w:val="00AC3F98"/>
    <w:rsid w:val="00AC4517"/>
    <w:rsid w:val="00AC5882"/>
    <w:rsid w:val="00AC6FB9"/>
    <w:rsid w:val="00AC7429"/>
    <w:rsid w:val="00AC7551"/>
    <w:rsid w:val="00AD26D7"/>
    <w:rsid w:val="00AD40F9"/>
    <w:rsid w:val="00AD6CBC"/>
    <w:rsid w:val="00AE1D07"/>
    <w:rsid w:val="00AE2702"/>
    <w:rsid w:val="00AE38FA"/>
    <w:rsid w:val="00AE44E1"/>
    <w:rsid w:val="00AE626B"/>
    <w:rsid w:val="00AE6844"/>
    <w:rsid w:val="00AF09CB"/>
    <w:rsid w:val="00AF2DA6"/>
    <w:rsid w:val="00AF36FC"/>
    <w:rsid w:val="00AF4FC9"/>
    <w:rsid w:val="00B00A52"/>
    <w:rsid w:val="00B010F6"/>
    <w:rsid w:val="00B023C8"/>
    <w:rsid w:val="00B03929"/>
    <w:rsid w:val="00B03F73"/>
    <w:rsid w:val="00B137FC"/>
    <w:rsid w:val="00B13D47"/>
    <w:rsid w:val="00B14383"/>
    <w:rsid w:val="00B20C8C"/>
    <w:rsid w:val="00B22006"/>
    <w:rsid w:val="00B22CEF"/>
    <w:rsid w:val="00B239B2"/>
    <w:rsid w:val="00B3181A"/>
    <w:rsid w:val="00B318FB"/>
    <w:rsid w:val="00B31D80"/>
    <w:rsid w:val="00B32CC6"/>
    <w:rsid w:val="00B332BB"/>
    <w:rsid w:val="00B33829"/>
    <w:rsid w:val="00B33CB3"/>
    <w:rsid w:val="00B36C81"/>
    <w:rsid w:val="00B37653"/>
    <w:rsid w:val="00B4077B"/>
    <w:rsid w:val="00B40E10"/>
    <w:rsid w:val="00B44817"/>
    <w:rsid w:val="00B45E0D"/>
    <w:rsid w:val="00B4606E"/>
    <w:rsid w:val="00B4701A"/>
    <w:rsid w:val="00B5004C"/>
    <w:rsid w:val="00B517C5"/>
    <w:rsid w:val="00B517CB"/>
    <w:rsid w:val="00B543B6"/>
    <w:rsid w:val="00B544EC"/>
    <w:rsid w:val="00B55321"/>
    <w:rsid w:val="00B559B1"/>
    <w:rsid w:val="00B55B48"/>
    <w:rsid w:val="00B56B36"/>
    <w:rsid w:val="00B60CE5"/>
    <w:rsid w:val="00B658E6"/>
    <w:rsid w:val="00B6621C"/>
    <w:rsid w:val="00B66DE0"/>
    <w:rsid w:val="00B7015D"/>
    <w:rsid w:val="00B70465"/>
    <w:rsid w:val="00B72156"/>
    <w:rsid w:val="00B72417"/>
    <w:rsid w:val="00B7300F"/>
    <w:rsid w:val="00B73D85"/>
    <w:rsid w:val="00B746D1"/>
    <w:rsid w:val="00B75A01"/>
    <w:rsid w:val="00B76A9F"/>
    <w:rsid w:val="00B7746A"/>
    <w:rsid w:val="00B81C9B"/>
    <w:rsid w:val="00B8318E"/>
    <w:rsid w:val="00B845FF"/>
    <w:rsid w:val="00B8491B"/>
    <w:rsid w:val="00B85AAC"/>
    <w:rsid w:val="00B876BA"/>
    <w:rsid w:val="00B903F4"/>
    <w:rsid w:val="00B90EAE"/>
    <w:rsid w:val="00B935B8"/>
    <w:rsid w:val="00B94505"/>
    <w:rsid w:val="00B953F2"/>
    <w:rsid w:val="00B956F9"/>
    <w:rsid w:val="00B95F4F"/>
    <w:rsid w:val="00B962A8"/>
    <w:rsid w:val="00B9703B"/>
    <w:rsid w:val="00BA06F5"/>
    <w:rsid w:val="00BA4096"/>
    <w:rsid w:val="00BA4BCA"/>
    <w:rsid w:val="00BA535C"/>
    <w:rsid w:val="00BA7016"/>
    <w:rsid w:val="00BA71F7"/>
    <w:rsid w:val="00BA7C3B"/>
    <w:rsid w:val="00BB067D"/>
    <w:rsid w:val="00BB111C"/>
    <w:rsid w:val="00BB5182"/>
    <w:rsid w:val="00BB5E92"/>
    <w:rsid w:val="00BC0EB7"/>
    <w:rsid w:val="00BC4302"/>
    <w:rsid w:val="00BC78D5"/>
    <w:rsid w:val="00BD090F"/>
    <w:rsid w:val="00BD334E"/>
    <w:rsid w:val="00BD5E2D"/>
    <w:rsid w:val="00BD6A7B"/>
    <w:rsid w:val="00BE2BE3"/>
    <w:rsid w:val="00BE2E5C"/>
    <w:rsid w:val="00BE5269"/>
    <w:rsid w:val="00BE62EA"/>
    <w:rsid w:val="00BE6865"/>
    <w:rsid w:val="00BE72A5"/>
    <w:rsid w:val="00BE756A"/>
    <w:rsid w:val="00BE7771"/>
    <w:rsid w:val="00BF1BE4"/>
    <w:rsid w:val="00BF2436"/>
    <w:rsid w:val="00BF3499"/>
    <w:rsid w:val="00BF3800"/>
    <w:rsid w:val="00BF415A"/>
    <w:rsid w:val="00BF6337"/>
    <w:rsid w:val="00BF6BF5"/>
    <w:rsid w:val="00BF7CBE"/>
    <w:rsid w:val="00C012DB"/>
    <w:rsid w:val="00C02156"/>
    <w:rsid w:val="00C06D3C"/>
    <w:rsid w:val="00C158A7"/>
    <w:rsid w:val="00C15916"/>
    <w:rsid w:val="00C16DE4"/>
    <w:rsid w:val="00C21D9A"/>
    <w:rsid w:val="00C22BF6"/>
    <w:rsid w:val="00C2396A"/>
    <w:rsid w:val="00C23F7E"/>
    <w:rsid w:val="00C2537B"/>
    <w:rsid w:val="00C26255"/>
    <w:rsid w:val="00C2703F"/>
    <w:rsid w:val="00C302C5"/>
    <w:rsid w:val="00C313BD"/>
    <w:rsid w:val="00C33327"/>
    <w:rsid w:val="00C36ABB"/>
    <w:rsid w:val="00C4635B"/>
    <w:rsid w:val="00C5318E"/>
    <w:rsid w:val="00C53DBC"/>
    <w:rsid w:val="00C56620"/>
    <w:rsid w:val="00C57591"/>
    <w:rsid w:val="00C632DE"/>
    <w:rsid w:val="00C639DE"/>
    <w:rsid w:val="00C6524D"/>
    <w:rsid w:val="00C656C4"/>
    <w:rsid w:val="00C65A49"/>
    <w:rsid w:val="00C67009"/>
    <w:rsid w:val="00C677ED"/>
    <w:rsid w:val="00C7036C"/>
    <w:rsid w:val="00C714E6"/>
    <w:rsid w:val="00C71B01"/>
    <w:rsid w:val="00C7513D"/>
    <w:rsid w:val="00C76CE1"/>
    <w:rsid w:val="00C8090D"/>
    <w:rsid w:val="00C81CCD"/>
    <w:rsid w:val="00C83E2B"/>
    <w:rsid w:val="00C83F3D"/>
    <w:rsid w:val="00C84561"/>
    <w:rsid w:val="00C845E9"/>
    <w:rsid w:val="00C869D5"/>
    <w:rsid w:val="00C9589B"/>
    <w:rsid w:val="00C9683B"/>
    <w:rsid w:val="00C97082"/>
    <w:rsid w:val="00C97909"/>
    <w:rsid w:val="00CA063C"/>
    <w:rsid w:val="00CA2BCD"/>
    <w:rsid w:val="00CA3145"/>
    <w:rsid w:val="00CB0516"/>
    <w:rsid w:val="00CB14F7"/>
    <w:rsid w:val="00CB1866"/>
    <w:rsid w:val="00CB51DC"/>
    <w:rsid w:val="00CB5280"/>
    <w:rsid w:val="00CC03F8"/>
    <w:rsid w:val="00CC04F2"/>
    <w:rsid w:val="00CC0627"/>
    <w:rsid w:val="00CC0A90"/>
    <w:rsid w:val="00CC15E6"/>
    <w:rsid w:val="00CC1F51"/>
    <w:rsid w:val="00CC61BC"/>
    <w:rsid w:val="00CC7461"/>
    <w:rsid w:val="00CD0277"/>
    <w:rsid w:val="00CD1039"/>
    <w:rsid w:val="00CD13D5"/>
    <w:rsid w:val="00CD1B0C"/>
    <w:rsid w:val="00CD20EB"/>
    <w:rsid w:val="00CD3E9B"/>
    <w:rsid w:val="00CD51C9"/>
    <w:rsid w:val="00CD63B5"/>
    <w:rsid w:val="00CD75CB"/>
    <w:rsid w:val="00CD77D6"/>
    <w:rsid w:val="00CE01E9"/>
    <w:rsid w:val="00CE09DF"/>
    <w:rsid w:val="00CE2809"/>
    <w:rsid w:val="00CE2BFE"/>
    <w:rsid w:val="00CE3506"/>
    <w:rsid w:val="00CE3D81"/>
    <w:rsid w:val="00CE518D"/>
    <w:rsid w:val="00CE51EF"/>
    <w:rsid w:val="00CE7FA7"/>
    <w:rsid w:val="00CF111A"/>
    <w:rsid w:val="00CF3F6E"/>
    <w:rsid w:val="00CF7134"/>
    <w:rsid w:val="00D00249"/>
    <w:rsid w:val="00D005A0"/>
    <w:rsid w:val="00D00672"/>
    <w:rsid w:val="00D01C19"/>
    <w:rsid w:val="00D02866"/>
    <w:rsid w:val="00D07F58"/>
    <w:rsid w:val="00D116ED"/>
    <w:rsid w:val="00D15100"/>
    <w:rsid w:val="00D220F5"/>
    <w:rsid w:val="00D24892"/>
    <w:rsid w:val="00D26188"/>
    <w:rsid w:val="00D30468"/>
    <w:rsid w:val="00D35DA0"/>
    <w:rsid w:val="00D36F04"/>
    <w:rsid w:val="00D37D44"/>
    <w:rsid w:val="00D42F92"/>
    <w:rsid w:val="00D43C03"/>
    <w:rsid w:val="00D50C31"/>
    <w:rsid w:val="00D5374D"/>
    <w:rsid w:val="00D547EC"/>
    <w:rsid w:val="00D54D92"/>
    <w:rsid w:val="00D55E6E"/>
    <w:rsid w:val="00D6328D"/>
    <w:rsid w:val="00D643A9"/>
    <w:rsid w:val="00D64B69"/>
    <w:rsid w:val="00D64D75"/>
    <w:rsid w:val="00D67032"/>
    <w:rsid w:val="00D7369B"/>
    <w:rsid w:val="00D7438D"/>
    <w:rsid w:val="00D75685"/>
    <w:rsid w:val="00D75D18"/>
    <w:rsid w:val="00D76D0C"/>
    <w:rsid w:val="00D76F12"/>
    <w:rsid w:val="00D777EA"/>
    <w:rsid w:val="00D80730"/>
    <w:rsid w:val="00D811E0"/>
    <w:rsid w:val="00D81215"/>
    <w:rsid w:val="00D81646"/>
    <w:rsid w:val="00D83069"/>
    <w:rsid w:val="00D847B8"/>
    <w:rsid w:val="00D85D00"/>
    <w:rsid w:val="00D87B21"/>
    <w:rsid w:val="00D919AF"/>
    <w:rsid w:val="00D92E17"/>
    <w:rsid w:val="00D93576"/>
    <w:rsid w:val="00D94049"/>
    <w:rsid w:val="00D95139"/>
    <w:rsid w:val="00DA04B3"/>
    <w:rsid w:val="00DA139D"/>
    <w:rsid w:val="00DA22DA"/>
    <w:rsid w:val="00DA26B1"/>
    <w:rsid w:val="00DA3C1F"/>
    <w:rsid w:val="00DA3D5D"/>
    <w:rsid w:val="00DA5CC9"/>
    <w:rsid w:val="00DA6996"/>
    <w:rsid w:val="00DB00C7"/>
    <w:rsid w:val="00DB1CCE"/>
    <w:rsid w:val="00DB71E7"/>
    <w:rsid w:val="00DC07E0"/>
    <w:rsid w:val="00DC22E4"/>
    <w:rsid w:val="00DC4A86"/>
    <w:rsid w:val="00DC6B72"/>
    <w:rsid w:val="00DD0179"/>
    <w:rsid w:val="00DD0AE1"/>
    <w:rsid w:val="00DD121D"/>
    <w:rsid w:val="00DD3507"/>
    <w:rsid w:val="00DD432C"/>
    <w:rsid w:val="00DD4855"/>
    <w:rsid w:val="00DD56EB"/>
    <w:rsid w:val="00DD744A"/>
    <w:rsid w:val="00DD7B20"/>
    <w:rsid w:val="00DE2368"/>
    <w:rsid w:val="00DE29C8"/>
    <w:rsid w:val="00DE3BF6"/>
    <w:rsid w:val="00DE53FC"/>
    <w:rsid w:val="00DF56F6"/>
    <w:rsid w:val="00DF57DD"/>
    <w:rsid w:val="00DF74A7"/>
    <w:rsid w:val="00E000A1"/>
    <w:rsid w:val="00E00614"/>
    <w:rsid w:val="00E023FC"/>
    <w:rsid w:val="00E028A7"/>
    <w:rsid w:val="00E05D50"/>
    <w:rsid w:val="00E0744F"/>
    <w:rsid w:val="00E076AF"/>
    <w:rsid w:val="00E10611"/>
    <w:rsid w:val="00E12701"/>
    <w:rsid w:val="00E165A3"/>
    <w:rsid w:val="00E16B4B"/>
    <w:rsid w:val="00E21313"/>
    <w:rsid w:val="00E22E0B"/>
    <w:rsid w:val="00E22EA5"/>
    <w:rsid w:val="00E24AEB"/>
    <w:rsid w:val="00E250A8"/>
    <w:rsid w:val="00E2510E"/>
    <w:rsid w:val="00E27367"/>
    <w:rsid w:val="00E31434"/>
    <w:rsid w:val="00E33233"/>
    <w:rsid w:val="00E343E9"/>
    <w:rsid w:val="00E371DA"/>
    <w:rsid w:val="00E4101A"/>
    <w:rsid w:val="00E45119"/>
    <w:rsid w:val="00E45824"/>
    <w:rsid w:val="00E45D9E"/>
    <w:rsid w:val="00E46664"/>
    <w:rsid w:val="00E47396"/>
    <w:rsid w:val="00E50557"/>
    <w:rsid w:val="00E51380"/>
    <w:rsid w:val="00E51459"/>
    <w:rsid w:val="00E525E0"/>
    <w:rsid w:val="00E53BBE"/>
    <w:rsid w:val="00E55F11"/>
    <w:rsid w:val="00E61DD6"/>
    <w:rsid w:val="00E61FAE"/>
    <w:rsid w:val="00E624DE"/>
    <w:rsid w:val="00E633DE"/>
    <w:rsid w:val="00E6477B"/>
    <w:rsid w:val="00E65B31"/>
    <w:rsid w:val="00E66004"/>
    <w:rsid w:val="00E7585B"/>
    <w:rsid w:val="00E75980"/>
    <w:rsid w:val="00E779D0"/>
    <w:rsid w:val="00E80A09"/>
    <w:rsid w:val="00E813E0"/>
    <w:rsid w:val="00E82459"/>
    <w:rsid w:val="00E85169"/>
    <w:rsid w:val="00E85266"/>
    <w:rsid w:val="00E8564B"/>
    <w:rsid w:val="00E86A5E"/>
    <w:rsid w:val="00E9128F"/>
    <w:rsid w:val="00E94271"/>
    <w:rsid w:val="00E95CB7"/>
    <w:rsid w:val="00E97F90"/>
    <w:rsid w:val="00EA1553"/>
    <w:rsid w:val="00EA1BC5"/>
    <w:rsid w:val="00EA39F8"/>
    <w:rsid w:val="00EA4812"/>
    <w:rsid w:val="00EA49F7"/>
    <w:rsid w:val="00EA66CF"/>
    <w:rsid w:val="00EA7590"/>
    <w:rsid w:val="00EB1617"/>
    <w:rsid w:val="00EB3CDC"/>
    <w:rsid w:val="00EB49AB"/>
    <w:rsid w:val="00EB50B0"/>
    <w:rsid w:val="00EB51E9"/>
    <w:rsid w:val="00EB5F25"/>
    <w:rsid w:val="00EB6184"/>
    <w:rsid w:val="00EB6D78"/>
    <w:rsid w:val="00EB7655"/>
    <w:rsid w:val="00EC3FCB"/>
    <w:rsid w:val="00EC402D"/>
    <w:rsid w:val="00EC5714"/>
    <w:rsid w:val="00EC6745"/>
    <w:rsid w:val="00EC798E"/>
    <w:rsid w:val="00ED0468"/>
    <w:rsid w:val="00ED07D3"/>
    <w:rsid w:val="00ED3239"/>
    <w:rsid w:val="00ED44DD"/>
    <w:rsid w:val="00ED5388"/>
    <w:rsid w:val="00ED666B"/>
    <w:rsid w:val="00EE0D85"/>
    <w:rsid w:val="00EE1738"/>
    <w:rsid w:val="00EE1F53"/>
    <w:rsid w:val="00EE36D9"/>
    <w:rsid w:val="00EE5276"/>
    <w:rsid w:val="00EE534D"/>
    <w:rsid w:val="00EE5680"/>
    <w:rsid w:val="00EE5860"/>
    <w:rsid w:val="00EF095F"/>
    <w:rsid w:val="00EF0F06"/>
    <w:rsid w:val="00EF244D"/>
    <w:rsid w:val="00EF2730"/>
    <w:rsid w:val="00EF30AC"/>
    <w:rsid w:val="00EF4854"/>
    <w:rsid w:val="00EF48F2"/>
    <w:rsid w:val="00EF74BB"/>
    <w:rsid w:val="00EF79DF"/>
    <w:rsid w:val="00F00E72"/>
    <w:rsid w:val="00F039D5"/>
    <w:rsid w:val="00F03F08"/>
    <w:rsid w:val="00F040E7"/>
    <w:rsid w:val="00F04A39"/>
    <w:rsid w:val="00F053D2"/>
    <w:rsid w:val="00F055C6"/>
    <w:rsid w:val="00F06DDF"/>
    <w:rsid w:val="00F07D02"/>
    <w:rsid w:val="00F129C9"/>
    <w:rsid w:val="00F16B57"/>
    <w:rsid w:val="00F225D4"/>
    <w:rsid w:val="00F2594B"/>
    <w:rsid w:val="00F27E89"/>
    <w:rsid w:val="00F324B4"/>
    <w:rsid w:val="00F329BF"/>
    <w:rsid w:val="00F35DFB"/>
    <w:rsid w:val="00F4020D"/>
    <w:rsid w:val="00F410AC"/>
    <w:rsid w:val="00F42DC8"/>
    <w:rsid w:val="00F43D24"/>
    <w:rsid w:val="00F44863"/>
    <w:rsid w:val="00F45F5C"/>
    <w:rsid w:val="00F5079F"/>
    <w:rsid w:val="00F55015"/>
    <w:rsid w:val="00F552B8"/>
    <w:rsid w:val="00F55BF6"/>
    <w:rsid w:val="00F57826"/>
    <w:rsid w:val="00F734E8"/>
    <w:rsid w:val="00F770DC"/>
    <w:rsid w:val="00F814DB"/>
    <w:rsid w:val="00F8619A"/>
    <w:rsid w:val="00F8789A"/>
    <w:rsid w:val="00F87E6A"/>
    <w:rsid w:val="00F91A01"/>
    <w:rsid w:val="00F9259D"/>
    <w:rsid w:val="00F94DBC"/>
    <w:rsid w:val="00F967E7"/>
    <w:rsid w:val="00F9713A"/>
    <w:rsid w:val="00F97460"/>
    <w:rsid w:val="00F97510"/>
    <w:rsid w:val="00FA329A"/>
    <w:rsid w:val="00FA648B"/>
    <w:rsid w:val="00FA659E"/>
    <w:rsid w:val="00FA65FD"/>
    <w:rsid w:val="00FB1306"/>
    <w:rsid w:val="00FB1BD5"/>
    <w:rsid w:val="00FB1D24"/>
    <w:rsid w:val="00FB2346"/>
    <w:rsid w:val="00FB4240"/>
    <w:rsid w:val="00FB7876"/>
    <w:rsid w:val="00FC2401"/>
    <w:rsid w:val="00FC5A3E"/>
    <w:rsid w:val="00FC5C88"/>
    <w:rsid w:val="00FC6780"/>
    <w:rsid w:val="00FC6A1E"/>
    <w:rsid w:val="00FC7144"/>
    <w:rsid w:val="00FD160D"/>
    <w:rsid w:val="00FD5530"/>
    <w:rsid w:val="00FD553C"/>
    <w:rsid w:val="00FD5D10"/>
    <w:rsid w:val="00FD5EAC"/>
    <w:rsid w:val="00FD6C5B"/>
    <w:rsid w:val="00FD731F"/>
    <w:rsid w:val="00FE06C5"/>
    <w:rsid w:val="00FE10AA"/>
    <w:rsid w:val="00FE35A1"/>
    <w:rsid w:val="00FE392D"/>
    <w:rsid w:val="00FE47FD"/>
    <w:rsid w:val="00FE4F86"/>
    <w:rsid w:val="00FF04A1"/>
    <w:rsid w:val="00FF19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3</c:v>
                </c:pt>
                <c:pt idx="1">
                  <c:v>7</c:v>
                </c:pt>
                <c:pt idx="2">
                  <c:v>4</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47A78-6627-4D90-8236-D08538284A34}">
  <ds:schemaRefs>
    <ds:schemaRef ds:uri="http://purl.org/dc/dcmitype/"/>
    <ds:schemaRef ds:uri="http://purl.org/dc/elements/1.1/"/>
    <ds:schemaRef ds:uri="http://schemas.microsoft.com/office/2006/metadata/properties"/>
    <ds:schemaRef ds:uri="89f6414c-e077-4637-b2ed-e2b01bd12c93"/>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34ee3107-70dc-453a-a16e-f74f81b26f76"/>
    <ds:schemaRef ds:uri="http://www.w3.org/XML/1998/namespace"/>
  </ds:schemaRefs>
</ds:datastoreItem>
</file>

<file path=customXml/itemProps2.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CD67CD77-AF92-4740-BDF6-7004F912C10E}">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106</TotalTime>
  <Pages>23</Pages>
  <Words>7131</Words>
  <Characters>40650</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17</cp:revision>
  <cp:lastPrinted>2023-03-22T04:26:00Z</cp:lastPrinted>
  <dcterms:created xsi:type="dcterms:W3CDTF">2023-06-19T06:27:00Z</dcterms:created>
  <dcterms:modified xsi:type="dcterms:W3CDTF">2023-06-19T08:13:00Z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