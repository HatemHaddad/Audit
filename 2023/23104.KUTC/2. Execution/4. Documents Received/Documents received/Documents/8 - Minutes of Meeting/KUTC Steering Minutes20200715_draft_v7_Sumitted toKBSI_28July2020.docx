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otted" w:sz="4" w:space="0" w:color="1F497D" w:themeColor="text2"/>
        </w:tblBorders>
        <w:tblLayout w:type="fixed"/>
        <w:tblLook w:val="04A0" w:firstRow="1" w:lastRow="0" w:firstColumn="1" w:lastColumn="0" w:noHBand="0" w:noVBand="1"/>
      </w:tblPr>
      <w:tblGrid>
        <w:gridCol w:w="7972"/>
        <w:gridCol w:w="850"/>
        <w:gridCol w:w="1985"/>
      </w:tblGrid>
      <w:tr w:rsidR="00E67D0F" w:rsidRPr="00E67D0F" w14:paraId="485B80BE" w14:textId="77777777" w:rsidTr="4855D7EB">
        <w:trPr>
          <w:trHeight w:val="285"/>
        </w:trPr>
        <w:tc>
          <w:tcPr>
            <w:tcW w:w="7972" w:type="dxa"/>
            <w:vAlign w:val="center"/>
          </w:tcPr>
          <w:p w14:paraId="74671006" w14:textId="4706F6DF" w:rsidR="000D1B8F" w:rsidRPr="00E67D0F" w:rsidRDefault="4855D7EB" w:rsidP="4855D7EB">
            <w:pPr>
              <w:rPr>
                <w:rFonts w:cstheme="majorBidi"/>
                <w:color w:val="000000" w:themeColor="text1"/>
                <w:sz w:val="20"/>
                <w:szCs w:val="20"/>
                <w:rtl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Meeting name:   KUTC Steering Committee</w:t>
            </w:r>
            <w:r w:rsidR="00384778"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(SC)</w:t>
            </w:r>
            <w:r w:rsidR="00B3794E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Meeting</w:t>
            </w:r>
          </w:p>
        </w:tc>
        <w:tc>
          <w:tcPr>
            <w:tcW w:w="850" w:type="dxa"/>
            <w:vMerge w:val="restart"/>
            <w:vAlign w:val="center"/>
          </w:tcPr>
          <w:p w14:paraId="30DEA11B" w14:textId="2E6F1855" w:rsidR="000D1B8F" w:rsidRPr="00E67D0F" w:rsidRDefault="000D1B8F" w:rsidP="003A5D0A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Time</w:t>
            </w:r>
          </w:p>
        </w:tc>
        <w:tc>
          <w:tcPr>
            <w:tcW w:w="1985" w:type="dxa"/>
            <w:vMerge w:val="restart"/>
            <w:vAlign w:val="center"/>
          </w:tcPr>
          <w:p w14:paraId="23B0B920" w14:textId="6B1B724E" w:rsidR="000D1B8F" w:rsidRPr="00E67D0F" w:rsidRDefault="003A5D0A" w:rsidP="003A5D0A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10</w:t>
            </w:r>
            <w:r w:rsidR="4855D7EB"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:</w:t>
            </w: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0</w:t>
            </w:r>
            <w:r w:rsidR="4855D7EB"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0 </w:t>
            </w: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~ 11:00 </w:t>
            </w:r>
            <w:r w:rsidR="4855D7EB"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am</w:t>
            </w:r>
          </w:p>
          <w:p w14:paraId="67D74413" w14:textId="3A3BCA32" w:rsidR="003A5D0A" w:rsidRPr="00E67D0F" w:rsidRDefault="003A5D0A" w:rsidP="003A5D0A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(UAE time)</w:t>
            </w:r>
          </w:p>
        </w:tc>
      </w:tr>
      <w:tr w:rsidR="00E67D0F" w:rsidRPr="00E67D0F" w14:paraId="7C0D8EEE" w14:textId="77777777" w:rsidTr="4855D7EB">
        <w:trPr>
          <w:trHeight w:val="260"/>
        </w:trPr>
        <w:tc>
          <w:tcPr>
            <w:tcW w:w="7972" w:type="dxa"/>
            <w:vAlign w:val="center"/>
          </w:tcPr>
          <w:p w14:paraId="7966CBD1" w14:textId="31A66CB3" w:rsidR="000D1B8F" w:rsidRPr="00E67D0F" w:rsidRDefault="4855D7EB" w:rsidP="003A5D0A">
            <w:pPr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>Location</w:t>
            </w:r>
            <w:r w:rsidRPr="00E67D0F">
              <w:rPr>
                <w:rFonts w:cstheme="majorBidi"/>
                <w:color w:val="000000" w:themeColor="text1"/>
                <w:sz w:val="20"/>
                <w:szCs w:val="20"/>
                <w:lang w:bidi="ar-AE"/>
              </w:rPr>
              <w:t xml:space="preserve">: </w:t>
            </w: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</w:t>
            </w:r>
            <w:r w:rsidR="003A5D0A" w:rsidRPr="00E67D0F">
              <w:rPr>
                <w:rFonts w:cstheme="majorBidi" w:hint="eastAsia"/>
                <w:b/>
                <w:bCs/>
                <w:color w:val="000000" w:themeColor="text1"/>
                <w:sz w:val="20"/>
                <w:szCs w:val="20"/>
                <w:lang w:bidi="ar-AE"/>
              </w:rPr>
              <w:t>Video Conference</w:t>
            </w:r>
            <w:r w:rsidR="00B3794E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(MS Teams Meeting)</w:t>
            </w:r>
          </w:p>
        </w:tc>
        <w:tc>
          <w:tcPr>
            <w:tcW w:w="850" w:type="dxa"/>
            <w:vMerge/>
            <w:vAlign w:val="center"/>
          </w:tcPr>
          <w:p w14:paraId="77A6061C" w14:textId="64569E31" w:rsidR="000D1B8F" w:rsidRPr="00E67D0F" w:rsidRDefault="000D1B8F" w:rsidP="001059B8">
            <w:pPr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Merge/>
            <w:vAlign w:val="center"/>
          </w:tcPr>
          <w:p w14:paraId="374563AC" w14:textId="7F8A5CF7" w:rsidR="000D1B8F" w:rsidRPr="00E67D0F" w:rsidRDefault="000D1B8F" w:rsidP="006F7D23">
            <w:pPr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  <w:tr w:rsidR="00E67D0F" w:rsidRPr="00E67D0F" w14:paraId="476280C5" w14:textId="77777777" w:rsidTr="00BF6498">
        <w:trPr>
          <w:trHeight w:val="260"/>
        </w:trPr>
        <w:tc>
          <w:tcPr>
            <w:tcW w:w="7972" w:type="dxa"/>
          </w:tcPr>
          <w:p w14:paraId="0CB6B27D" w14:textId="74620FA3" w:rsidR="00AF0206" w:rsidRPr="00E67D0F" w:rsidRDefault="00AF0206" w:rsidP="003A5D0A">
            <w:pPr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Date: </w:t>
            </w:r>
            <w:r w:rsidR="003A5D0A" w:rsidRPr="00E67D0F">
              <w:rPr>
                <w:rFonts w:cstheme="majorBidi" w:hint="eastAsia"/>
                <w:b/>
                <w:bCs/>
                <w:color w:val="000000" w:themeColor="text1"/>
                <w:sz w:val="20"/>
                <w:szCs w:val="20"/>
                <w:lang w:bidi="ar-AE"/>
              </w:rPr>
              <w:t>Mon</w:t>
            </w:r>
            <w:r w:rsidRPr="00E67D0F">
              <w:rPr>
                <w:rFonts w:cs="Simplified Arabic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day, </w:t>
            </w:r>
            <w:r w:rsidR="003A5D0A" w:rsidRPr="00E67D0F">
              <w:rPr>
                <w:rFonts w:cs="Simplified Arabic"/>
                <w:b/>
                <w:bCs/>
                <w:color w:val="000000" w:themeColor="text1"/>
                <w:sz w:val="20"/>
                <w:szCs w:val="20"/>
                <w:lang w:bidi="ar-AE"/>
              </w:rPr>
              <w:t>06</w:t>
            </w:r>
            <w:r w:rsidRPr="00E67D0F">
              <w:rPr>
                <w:rFonts w:cs="Simplified Arabic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</w:t>
            </w:r>
            <w:r w:rsidR="003A5D0A" w:rsidRPr="00E67D0F">
              <w:rPr>
                <w:rFonts w:cs="Simplified Arabic" w:hint="eastAsia"/>
                <w:b/>
                <w:bCs/>
                <w:color w:val="000000" w:themeColor="text1"/>
                <w:sz w:val="20"/>
                <w:szCs w:val="20"/>
                <w:lang w:bidi="ar-AE"/>
              </w:rPr>
              <w:t>July</w:t>
            </w:r>
            <w:r w:rsidRPr="00E67D0F">
              <w:rPr>
                <w:rFonts w:cs="Simplified Arabic"/>
                <w:b/>
                <w:bCs/>
                <w:color w:val="000000" w:themeColor="text1"/>
                <w:sz w:val="20"/>
                <w:szCs w:val="20"/>
                <w:lang w:bidi="ar-AE"/>
              </w:rPr>
              <w:t xml:space="preserve"> 20</w:t>
            </w:r>
            <w:r w:rsidR="003A5D0A" w:rsidRPr="00E67D0F">
              <w:rPr>
                <w:rFonts w:cs="Simplified Arabic"/>
                <w:b/>
                <w:bCs/>
                <w:color w:val="000000" w:themeColor="text1"/>
                <w:sz w:val="20"/>
                <w:szCs w:val="20"/>
                <w:lang w:bidi="ar-AE"/>
              </w:rPr>
              <w:t>20</w:t>
            </w:r>
          </w:p>
        </w:tc>
        <w:tc>
          <w:tcPr>
            <w:tcW w:w="850" w:type="dxa"/>
            <w:vAlign w:val="center"/>
          </w:tcPr>
          <w:p w14:paraId="57EA0AB9" w14:textId="77777777" w:rsidR="00AF0206" w:rsidRPr="00E67D0F" w:rsidRDefault="00AF0206" w:rsidP="00AF0206">
            <w:pPr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  <w:tc>
          <w:tcPr>
            <w:tcW w:w="1985" w:type="dxa"/>
            <w:vAlign w:val="center"/>
          </w:tcPr>
          <w:p w14:paraId="48AA4694" w14:textId="7F350FE6" w:rsidR="00AF0206" w:rsidRPr="00E67D0F" w:rsidRDefault="00AF0206" w:rsidP="00AF0206">
            <w:pPr>
              <w:rPr>
                <w:rFonts w:cstheme="majorBidi"/>
                <w:b/>
                <w:bCs/>
                <w:color w:val="000000" w:themeColor="text1"/>
                <w:sz w:val="20"/>
                <w:szCs w:val="20"/>
                <w:lang w:bidi="ar-AE"/>
              </w:rPr>
            </w:pPr>
          </w:p>
        </w:tc>
      </w:tr>
    </w:tbl>
    <w:p w14:paraId="2F312B4F" w14:textId="77777777" w:rsidR="00924581" w:rsidRPr="00E67D0F" w:rsidRDefault="00924581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lang w:bidi="ar-AE"/>
        </w:rPr>
      </w:pPr>
    </w:p>
    <w:tbl>
      <w:tblPr>
        <w:tblStyle w:val="TableGrid"/>
        <w:tblW w:w="10807" w:type="dxa"/>
        <w:tblInd w:w="-1332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5428"/>
        <w:gridCol w:w="5379"/>
      </w:tblGrid>
      <w:tr w:rsidR="00E67D0F" w:rsidRPr="00E67D0F" w14:paraId="0CB5B142" w14:textId="77777777" w:rsidTr="00E94BCD">
        <w:trPr>
          <w:trHeight w:val="285"/>
        </w:trPr>
        <w:tc>
          <w:tcPr>
            <w:tcW w:w="10807" w:type="dxa"/>
            <w:gridSpan w:val="2"/>
            <w:shd w:val="clear" w:color="auto" w:fill="DAEEF3" w:themeFill="accent5" w:themeFillTint="33"/>
            <w:vAlign w:val="center"/>
          </w:tcPr>
          <w:p w14:paraId="0C575071" w14:textId="77777777" w:rsidR="001354CC" w:rsidRPr="00E67D0F" w:rsidRDefault="001059B8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20"/>
                <w:szCs w:val="20"/>
                <w:rtl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Attendees</w:t>
            </w:r>
          </w:p>
        </w:tc>
      </w:tr>
      <w:tr w:rsidR="00E67D0F" w:rsidRPr="00E67D0F" w14:paraId="4A66DCCA" w14:textId="77777777" w:rsidTr="00375556">
        <w:trPr>
          <w:trHeight w:val="206"/>
        </w:trPr>
        <w:tc>
          <w:tcPr>
            <w:tcW w:w="542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DBE5F1" w:themeFill="accent1" w:themeFillTint="33"/>
            <w:vAlign w:val="center"/>
          </w:tcPr>
          <w:p w14:paraId="315DD8EA" w14:textId="170003C8" w:rsidR="00311DC5" w:rsidRPr="00E67D0F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rtl/>
                <w:lang w:bidi="ar-AE"/>
              </w:rPr>
            </w:pPr>
            <w:r w:rsidRPr="00E67D0F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KBSI</w:t>
            </w:r>
          </w:p>
        </w:tc>
        <w:tc>
          <w:tcPr>
            <w:tcW w:w="5379" w:type="dxa"/>
            <w:shd w:val="clear" w:color="auto" w:fill="DBE5F1" w:themeFill="accent1" w:themeFillTint="33"/>
            <w:vAlign w:val="center"/>
          </w:tcPr>
          <w:p w14:paraId="78575BBA" w14:textId="4DD83ADA" w:rsidR="00311DC5" w:rsidRPr="00E67D0F" w:rsidRDefault="4855D7EB" w:rsidP="00E94BCD">
            <w:pPr>
              <w:jc w:val="center"/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</w:pPr>
            <w:r w:rsidRPr="00E67D0F">
              <w:rPr>
                <w:rFonts w:eastAsia="Batang" w:cstheme="majorBidi"/>
                <w:color w:val="000000" w:themeColor="text1"/>
                <w:sz w:val="36"/>
                <w:szCs w:val="20"/>
                <w:lang w:bidi="ar-AE"/>
              </w:rPr>
              <w:t>KU</w:t>
            </w:r>
          </w:p>
        </w:tc>
      </w:tr>
      <w:tr w:rsidR="00E67D0F" w:rsidRPr="00E67D0F" w14:paraId="20A7CEB2" w14:textId="77777777" w:rsidTr="00375556">
        <w:trPr>
          <w:trHeight w:val="199"/>
        </w:trPr>
        <w:tc>
          <w:tcPr>
            <w:tcW w:w="5428" w:type="dxa"/>
            <w:vAlign w:val="center"/>
          </w:tcPr>
          <w:p w14:paraId="673112B6" w14:textId="7CCFCE29" w:rsidR="00311DC5" w:rsidRPr="00E67D0F" w:rsidRDefault="00B3794E" w:rsidP="00B3794E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rtl/>
              </w:rPr>
            </w:pP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Dr.</w:t>
            </w: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4855D7EB"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Hyung-</w:t>
            </w:r>
            <w:proofErr w:type="spellStart"/>
            <w:r w:rsidR="4855D7EB"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shik</w:t>
            </w:r>
            <w:proofErr w:type="spellEnd"/>
            <w:r w:rsidR="009572E8"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Shin</w:t>
            </w:r>
            <w:r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, President</w:t>
            </w:r>
          </w:p>
        </w:tc>
        <w:tc>
          <w:tcPr>
            <w:tcW w:w="5379" w:type="dxa"/>
            <w:vAlign w:val="center"/>
          </w:tcPr>
          <w:p w14:paraId="60A7CE72" w14:textId="6E7D2F2E" w:rsidR="00311DC5" w:rsidRPr="00E67D0F" w:rsidRDefault="4855D7EB" w:rsidP="008601E2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rtl/>
              </w:rPr>
            </w:pP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Steve Griffith</w:t>
            </w:r>
            <w:r w:rsidR="00B3794E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, SVP Research</w:t>
            </w:r>
            <w:r w:rsidR="00FC4E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&amp; Development</w:t>
            </w:r>
          </w:p>
        </w:tc>
      </w:tr>
      <w:tr w:rsidR="00E67D0F" w:rsidRPr="00E67D0F" w14:paraId="4BB1576B" w14:textId="77777777" w:rsidTr="00375556">
        <w:trPr>
          <w:trHeight w:val="135"/>
        </w:trPr>
        <w:tc>
          <w:tcPr>
            <w:tcW w:w="5428" w:type="dxa"/>
            <w:vAlign w:val="center"/>
          </w:tcPr>
          <w:p w14:paraId="60B14FFD" w14:textId="4371E855" w:rsidR="007B4AD0" w:rsidRPr="00E67D0F" w:rsidRDefault="009572E8" w:rsidP="008601E2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Dr</w:t>
            </w:r>
            <w:r w:rsidR="00833B1B"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Hae</w:t>
            </w:r>
            <w:proofErr w:type="spellEnd"/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Jin Kim</w:t>
            </w:r>
            <w:r w:rsidR="00B3794E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, Director of KUTC (KBSI)</w:t>
            </w:r>
          </w:p>
        </w:tc>
        <w:tc>
          <w:tcPr>
            <w:tcW w:w="5379" w:type="dxa"/>
            <w:vAlign w:val="center"/>
          </w:tcPr>
          <w:p w14:paraId="0D568823" w14:textId="5EBD2020" w:rsidR="00311DC5" w:rsidRPr="00E67D0F" w:rsidRDefault="4855D7EB" w:rsidP="00B3794E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Pr</w:t>
            </w:r>
            <w:r w:rsidR="00B3794E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of</w:t>
            </w:r>
            <w:r w:rsidR="00833B1B"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.</w:t>
            </w:r>
            <w:r w:rsidRPr="00E67D0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Daniel Choi</w:t>
            </w:r>
            <w:r w:rsidR="00B3794E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, Director of </w:t>
            </w:r>
            <w:proofErr w:type="spellStart"/>
            <w:r w:rsidR="00334B5F" w:rsidRPr="00334B5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of</w:t>
            </w:r>
            <w:proofErr w:type="spellEnd"/>
            <w:r w:rsidR="00334B5F" w:rsidRPr="00334B5F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 xml:space="preserve"> KU-Korea Partnerships </w:t>
            </w:r>
            <w:r w:rsidR="00B3794E"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  <w:t>(KU)</w:t>
            </w:r>
          </w:p>
        </w:tc>
      </w:tr>
      <w:tr w:rsidR="00E67D0F" w:rsidRPr="00DB1FB3" w14:paraId="5876283B" w14:textId="77777777" w:rsidTr="00375556">
        <w:trPr>
          <w:trHeight w:val="70"/>
        </w:trPr>
        <w:tc>
          <w:tcPr>
            <w:tcW w:w="5428" w:type="dxa"/>
            <w:vAlign w:val="center"/>
          </w:tcPr>
          <w:p w14:paraId="1486740D" w14:textId="22114646" w:rsidR="00AB4409" w:rsidRPr="00E67D0F" w:rsidRDefault="00AB4409" w:rsidP="00AB4409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5379" w:type="dxa"/>
            <w:vAlign w:val="center"/>
          </w:tcPr>
          <w:p w14:paraId="2BF61126" w14:textId="65CFA245" w:rsidR="68ED4CDD" w:rsidRPr="00E67D0F" w:rsidRDefault="4855D7EB" w:rsidP="008601E2">
            <w:pPr>
              <w:spacing w:line="276" w:lineRule="auto"/>
              <w:jc w:val="center"/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rtl/>
              </w:rPr>
            </w:pPr>
            <w:r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Dr</w:t>
            </w:r>
            <w:r w:rsidR="00833B1B"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.</w:t>
            </w:r>
            <w:r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 xml:space="preserve"> J</w:t>
            </w:r>
            <w:r w:rsidR="007F7CAA"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é</w:t>
            </w:r>
            <w:r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r</w:t>
            </w:r>
            <w:r w:rsidR="007F7CAA"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é</w:t>
            </w:r>
            <w:r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mie Pelletier</w:t>
            </w:r>
            <w:r w:rsidR="00B3794E" w:rsidRPr="00DB1FB3">
              <w:rPr>
                <w:rFonts w:eastAsia="Times New Roman" w:cs="Times New Roman"/>
                <w:b/>
                <w:color w:val="000000" w:themeColor="text1"/>
                <w:sz w:val="20"/>
                <w:szCs w:val="20"/>
                <w:lang w:val="fr-FR"/>
              </w:rPr>
              <w:t>, Manager of KUTC</w:t>
            </w:r>
          </w:p>
        </w:tc>
      </w:tr>
    </w:tbl>
    <w:p w14:paraId="18709341" w14:textId="77777777" w:rsidR="00472593" w:rsidRPr="00E67D0F" w:rsidRDefault="00472593" w:rsidP="001059B8">
      <w:pPr>
        <w:spacing w:after="0" w:line="240" w:lineRule="auto"/>
        <w:rPr>
          <w:rFonts w:eastAsia="Batang" w:cstheme="majorBidi"/>
          <w:color w:val="000000" w:themeColor="text1"/>
          <w:sz w:val="20"/>
          <w:szCs w:val="20"/>
          <w:rtl/>
          <w:lang w:bidi="ar-AE"/>
        </w:rPr>
      </w:pPr>
    </w:p>
    <w:tbl>
      <w:tblPr>
        <w:tblStyle w:val="TableGrid"/>
        <w:tblW w:w="10848" w:type="dxa"/>
        <w:tblInd w:w="-1365" w:type="dxa"/>
        <w:tblBorders>
          <w:top w:val="single" w:sz="12" w:space="0" w:color="1F497D" w:themeColor="text2"/>
          <w:left w:val="single" w:sz="12" w:space="0" w:color="1F497D" w:themeColor="text2"/>
          <w:bottom w:val="single" w:sz="12" w:space="0" w:color="1F497D" w:themeColor="text2"/>
          <w:right w:val="single" w:sz="12" w:space="0" w:color="1F497D" w:themeColor="text2"/>
          <w:insideH w:val="dotted" w:sz="4" w:space="0" w:color="1F497D" w:themeColor="text2"/>
          <w:insideV w:val="dashSmallGap" w:sz="4" w:space="0" w:color="D6E3BC" w:themeColor="accent3" w:themeTint="66"/>
        </w:tblBorders>
        <w:tblLayout w:type="fixed"/>
        <w:tblLook w:val="04A0" w:firstRow="1" w:lastRow="0" w:firstColumn="1" w:lastColumn="0" w:noHBand="0" w:noVBand="1"/>
      </w:tblPr>
      <w:tblGrid>
        <w:gridCol w:w="10848"/>
      </w:tblGrid>
      <w:tr w:rsidR="00E67D0F" w:rsidRPr="00E67D0F" w14:paraId="097D9F57" w14:textId="77777777" w:rsidTr="00375556">
        <w:trPr>
          <w:trHeight w:val="312"/>
        </w:trPr>
        <w:tc>
          <w:tcPr>
            <w:tcW w:w="10848" w:type="dxa"/>
            <w:tcBorders>
              <w:bottom w:val="dotted" w:sz="4" w:space="0" w:color="1F497D" w:themeColor="text2"/>
            </w:tcBorders>
            <w:shd w:val="clear" w:color="auto" w:fill="95B3D7" w:themeFill="accent1" w:themeFillTint="99"/>
            <w:vAlign w:val="center"/>
          </w:tcPr>
          <w:p w14:paraId="3FF08726" w14:textId="48469876" w:rsidR="007F7CAA" w:rsidRPr="00E67D0F" w:rsidRDefault="007F7CAA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rtl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Agenda Items</w:t>
            </w:r>
          </w:p>
        </w:tc>
      </w:tr>
      <w:tr w:rsidR="00E67D0F" w:rsidRPr="00E67D0F" w14:paraId="15C06A8C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6BA579F" w14:textId="0B4C35FB" w:rsidR="007F7CAA" w:rsidRPr="00E67D0F" w:rsidRDefault="00384778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Status of the action items from the previous SC</w:t>
            </w:r>
          </w:p>
        </w:tc>
      </w:tr>
      <w:tr w:rsidR="00E67D0F" w:rsidRPr="00E67D0F" w14:paraId="36F88160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29B59A98" w14:textId="035B79FF" w:rsidR="007F7CAA" w:rsidRPr="00E67D0F" w:rsidRDefault="00384778" w:rsidP="00E74C2B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Progresses and achievements for </w:t>
            </w:r>
            <w:r w:rsidR="00E74C2B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the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first-half of 2020</w:t>
            </w:r>
            <w:proofErr w:type="gramEnd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(KBSI, KU)</w:t>
            </w:r>
          </w:p>
        </w:tc>
      </w:tr>
      <w:tr w:rsidR="00E67D0F" w:rsidRPr="00E67D0F" w14:paraId="40ADD9DD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398BBBBB" w14:textId="41821E5A" w:rsidR="007F7CAA" w:rsidRPr="00E67D0F" w:rsidRDefault="00384778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Research equipment support</w:t>
            </w:r>
            <w:r w:rsidR="00F7624D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plan</w:t>
            </w:r>
          </w:p>
        </w:tc>
      </w:tr>
      <w:tr w:rsidR="00E67D0F" w:rsidRPr="00E67D0F" w14:paraId="54634C27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688BC076" w14:textId="1B777128" w:rsidR="007F7CAA" w:rsidRPr="00E67D0F" w:rsidRDefault="00F7624D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New </w:t>
            </w:r>
            <w:r w:rsidR="00384778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Joint R&amp;D</w:t>
            </w:r>
            <w:r w:rsidR="00B3794E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projects</w:t>
            </w:r>
          </w:p>
        </w:tc>
      </w:tr>
      <w:tr w:rsidR="00E67D0F" w:rsidRPr="00E67D0F" w14:paraId="195FAB6B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249F968F" w14:textId="1F6953AD" w:rsidR="00384778" w:rsidRPr="00E67D0F" w:rsidRDefault="00384778" w:rsidP="00384778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Workshop (I</w:t>
            </w:r>
            <w:r w:rsidR="00405888">
              <w:rPr>
                <w:rFonts w:asciiTheme="minorEastAsia" w:hAnsiTheme="minorEastAsia" w:cs="Calibri" w:hint="eastAsia"/>
                <w:b/>
                <w:color w:val="000000" w:themeColor="text1"/>
                <w:sz w:val="20"/>
                <w:szCs w:val="20"/>
              </w:rPr>
              <w:t xml:space="preserve">nternational </w:t>
            </w: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C</w:t>
            </w:r>
            <w:r w:rsidR="00405888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ollaborative </w:t>
            </w: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W</w:t>
            </w:r>
            <w:r w:rsidR="00405888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orkshop</w:t>
            </w: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)</w:t>
            </w:r>
            <w:r w:rsidR="00207DEB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and Next SC</w:t>
            </w:r>
          </w:p>
        </w:tc>
      </w:tr>
      <w:tr w:rsidR="00E67D0F" w:rsidRPr="00E67D0F" w14:paraId="59F160F6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063FD595" w14:textId="7CAE02D9" w:rsidR="00384778" w:rsidRPr="00E67D0F" w:rsidRDefault="00384778" w:rsidP="00F7624D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New KUTC </w:t>
            </w:r>
            <w:r w:rsidR="00F7624D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office</w:t>
            </w: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and </w:t>
            </w:r>
            <w:r w:rsidR="00F7624D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lab</w:t>
            </w:r>
          </w:p>
        </w:tc>
      </w:tr>
      <w:tr w:rsidR="00E67D0F" w:rsidRPr="00E67D0F" w14:paraId="58A5182D" w14:textId="77777777" w:rsidTr="00375556">
        <w:trPr>
          <w:trHeight w:val="311"/>
        </w:trPr>
        <w:tc>
          <w:tcPr>
            <w:tcW w:w="10848" w:type="dxa"/>
            <w:tcBorders>
              <w:top w:val="dotted" w:sz="4" w:space="0" w:color="1F497D" w:themeColor="text2"/>
              <w:bottom w:val="dotted" w:sz="4" w:space="0" w:color="1F497D" w:themeColor="text2"/>
            </w:tcBorders>
            <w:shd w:val="clear" w:color="auto" w:fill="FFFFFF" w:themeFill="background1"/>
            <w:vAlign w:val="center"/>
          </w:tcPr>
          <w:p w14:paraId="50CCB769" w14:textId="56D4E857" w:rsidR="00F90E96" w:rsidRPr="00E67D0F" w:rsidRDefault="00F90E96" w:rsidP="00F7624D">
            <w:pPr>
              <w:pStyle w:val="ListParagraph0"/>
              <w:numPr>
                <w:ilvl w:val="0"/>
                <w:numId w:val="14"/>
              </w:numP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>National Materials Science Center (NMSC)</w:t>
            </w:r>
          </w:p>
        </w:tc>
      </w:tr>
      <w:tr w:rsidR="00E67D0F" w:rsidRPr="00E67D0F" w14:paraId="452638E0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7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F497D" w:themeColor="text2"/>
            </w:tcBorders>
            <w:shd w:val="clear" w:color="auto" w:fill="8DB3E2" w:themeFill="text2" w:themeFillTint="66"/>
          </w:tcPr>
          <w:p w14:paraId="0833C556" w14:textId="7C52EBDC" w:rsidR="007F7CAA" w:rsidRPr="00E67D0F" w:rsidRDefault="007F7CAA" w:rsidP="00384778">
            <w:pPr>
              <w:jc w:val="center"/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36"/>
                <w:szCs w:val="36"/>
                <w:lang w:bidi="ar-AE"/>
              </w:rPr>
              <w:t>Minutes</w:t>
            </w:r>
          </w:p>
        </w:tc>
      </w:tr>
      <w:tr w:rsidR="00E67D0F" w:rsidRPr="00E67D0F" w14:paraId="47E4871B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4B3E7AC7" w14:textId="5384A65A" w:rsidR="00AF0206" w:rsidRDefault="00833B1B" w:rsidP="00AF0206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Status of the action items from the previous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SC</w:t>
            </w:r>
            <w:r w:rsidR="003F6B9E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AF0206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</w:p>
          <w:tbl>
            <w:tblPr>
              <w:tblStyle w:val="TableGrid"/>
              <w:tblW w:w="10800" w:type="dxa"/>
              <w:tblLayout w:type="fixed"/>
              <w:tblLook w:val="04A0" w:firstRow="1" w:lastRow="0" w:firstColumn="1" w:lastColumn="0" w:noHBand="0" w:noVBand="1"/>
            </w:tblPr>
            <w:tblGrid>
              <w:gridCol w:w="8190"/>
              <w:gridCol w:w="2610"/>
            </w:tblGrid>
            <w:tr w:rsidR="00084996" w14:paraId="39F1F1B1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1A808663" w14:textId="4A9F4BA5" w:rsidR="00084996" w:rsidRPr="00D20AC1" w:rsidRDefault="00084996" w:rsidP="00A80F99">
                  <w:pPr>
                    <w:pStyle w:val="ListParagraph0"/>
                    <w:numPr>
                      <w:ilvl w:val="0"/>
                      <w:numId w:val="35"/>
                    </w:numPr>
                    <w:contextualSpacing w:val="0"/>
                  </w:pPr>
                  <w:r>
                    <w:t>Set date of next meeting (Completed)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4FB04FCB" w14:textId="77777777" w:rsidR="00084996" w:rsidRDefault="00084996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36"/>
                      <w:szCs w:val="36"/>
                      <w:shd w:val="clear" w:color="auto" w:fill="DAEEF3" w:themeFill="accent5" w:themeFillTint="33"/>
                      <w:lang w:bidi="ar-AE"/>
                    </w:rPr>
                  </w:pP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Dr </w:t>
                  </w:r>
                  <w:proofErr w:type="spellStart"/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J</w:t>
                  </w:r>
                  <w:r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r</w:t>
                  </w:r>
                  <w:r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mie</w:t>
                  </w:r>
                  <w:proofErr w:type="spellEnd"/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 Pelletier</w:t>
                  </w:r>
                </w:p>
              </w:tc>
            </w:tr>
            <w:tr w:rsidR="00084996" w14:paraId="3E5173E0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0736E73E" w14:textId="25441644" w:rsidR="00084996" w:rsidRPr="00A80F99" w:rsidRDefault="00084996" w:rsidP="00A80F99">
                  <w:pPr>
                    <w:pStyle w:val="ListParagraph0"/>
                    <w:numPr>
                      <w:ilvl w:val="0"/>
                      <w:numId w:val="35"/>
                    </w:numPr>
                    <w:contextualSpacing w:val="0"/>
                    <w:rPr>
                      <w:color w:val="FF0000"/>
                    </w:rPr>
                  </w:pPr>
                  <w:r w:rsidRPr="00B50C2C">
                    <w:rPr>
                      <w:color w:val="000000" w:themeColor="text1"/>
                    </w:rPr>
                    <w:t xml:space="preserve">Develop framework, planning </w:t>
                  </w:r>
                  <w:r w:rsidR="009E2956" w:rsidRPr="00B50C2C">
                    <w:rPr>
                      <w:color w:val="000000" w:themeColor="text1"/>
                    </w:rPr>
                    <w:t>an</w:t>
                  </w:r>
                  <w:r w:rsidR="009E2956">
                    <w:rPr>
                      <w:color w:val="000000" w:themeColor="text1"/>
                    </w:rPr>
                    <w:t>y</w:t>
                  </w:r>
                  <w:r w:rsidR="009E2956" w:rsidRPr="00B50C2C">
                    <w:rPr>
                      <w:color w:val="000000" w:themeColor="text1"/>
                    </w:rPr>
                    <w:t xml:space="preserve"> </w:t>
                  </w:r>
                  <w:r w:rsidRPr="00B50C2C">
                    <w:rPr>
                      <w:color w:val="000000" w:themeColor="text1"/>
                    </w:rPr>
                    <w:t xml:space="preserve">KPI for collaborative projects. Two distinct models to be explored : (1) KBSI staff to help improve protocols capability and (2) KBSI staff to contribute to new projects from external funding and potentially internal funding. </w:t>
                  </w:r>
                </w:p>
                <w:p w14:paraId="11D1F011" w14:textId="6BF1710F" w:rsidR="00084996" w:rsidRPr="00A80F99" w:rsidRDefault="00084996" w:rsidP="00A80F99">
                  <w:pPr>
                    <w:pStyle w:val="ListParagraph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- Status: </w:t>
                  </w:r>
                  <w:r w:rsidRPr="00084996">
                    <w:rPr>
                      <w:color w:val="000000" w:themeColor="text1"/>
                    </w:rPr>
                    <w:t>KBSI Staffs to help improve protocols capability and contribute new project from external and internal funding</w:t>
                  </w:r>
                  <w:r>
                    <w:rPr>
                      <w:color w:val="000000" w:themeColor="text1"/>
                    </w:rPr>
                    <w:t xml:space="preserve">; </w:t>
                  </w:r>
                  <w:r w:rsidRPr="00A80F99">
                    <w:rPr>
                      <w:color w:val="000000" w:themeColor="text1"/>
                    </w:rPr>
                    <w:t xml:space="preserve">The Protocol capability has fruitful result to relate microscope research sectors through Dr. </w:t>
                  </w:r>
                  <w:proofErr w:type="spellStart"/>
                  <w:r w:rsidRPr="00A80F99">
                    <w:rPr>
                      <w:color w:val="000000" w:themeColor="text1"/>
                    </w:rPr>
                    <w:t>Baik</w:t>
                  </w:r>
                  <w:proofErr w:type="spellEnd"/>
                  <w:r w:rsidRPr="00084996">
                    <w:rPr>
                      <w:color w:val="000000" w:themeColor="text1"/>
                    </w:rPr>
                    <w:t xml:space="preserve">; </w:t>
                  </w:r>
                  <w:r w:rsidRPr="00A80F99">
                    <w:rPr>
                      <w:color w:val="000000" w:themeColor="text1"/>
                    </w:rPr>
                    <w:t>The new KUTC office space and visa for long-term stay should be considered</w:t>
                  </w:r>
                  <w:r>
                    <w:rPr>
                      <w:color w:val="000000" w:themeColor="text1"/>
                    </w:rPr>
                    <w:t xml:space="preserve">; </w:t>
                  </w:r>
                  <w:r w:rsidRPr="00A80F99">
                    <w:rPr>
                      <w:color w:val="000000" w:themeColor="text1"/>
                    </w:rPr>
                    <w:t>In advance, the status of the joint research agreement is to promote a simplified plan regarding access.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3DF36AB5" w14:textId="77777777" w:rsidR="00084996" w:rsidRDefault="00084996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36"/>
                      <w:szCs w:val="36"/>
                      <w:shd w:val="clear" w:color="auto" w:fill="DAEEF3" w:themeFill="accent5" w:themeFillTint="33"/>
                      <w:lang w:bidi="ar-AE"/>
                    </w:rPr>
                  </w:pP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Dr </w:t>
                  </w:r>
                  <w:proofErr w:type="spellStart"/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J</w:t>
                  </w:r>
                  <w:r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r</w:t>
                  </w:r>
                  <w:r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mie</w:t>
                  </w:r>
                  <w:proofErr w:type="spellEnd"/>
                  <w:r w:rsidRPr="4855D7EB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 Pelletier</w:t>
                  </w:r>
                </w:p>
              </w:tc>
            </w:tr>
            <w:tr w:rsidR="00084996" w:rsidRPr="00D20AC1" w14:paraId="60E720AF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33686DB2" w14:textId="77777777" w:rsidR="00084996" w:rsidRDefault="00084996" w:rsidP="00A80F99">
                  <w:pPr>
                    <w:pStyle w:val="ListParagraph0"/>
                    <w:numPr>
                      <w:ilvl w:val="0"/>
                      <w:numId w:val="35"/>
                    </w:numPr>
                    <w:contextualSpacing w:val="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Development of </w:t>
                  </w:r>
                  <w:r w:rsidRPr="00D20AC1">
                    <w:rPr>
                      <w:color w:val="000000" w:themeColor="text1"/>
                    </w:rPr>
                    <w:t>KU internal funding program to be aligned to have a few projects specifically with KBSI as partner</w:t>
                  </w:r>
                  <w:r>
                    <w:rPr>
                      <w:color w:val="000000" w:themeColor="text1"/>
                    </w:rPr>
                    <w:t xml:space="preserve"> based on ‘Co-funding mechanism’. </w:t>
                  </w:r>
                </w:p>
                <w:p w14:paraId="55D73536" w14:textId="1F6E88C9" w:rsidR="00084996" w:rsidRPr="00A80F99" w:rsidRDefault="00084996" w:rsidP="007B17DF">
                  <w:pPr>
                    <w:pStyle w:val="ListParagraph0"/>
                    <w:contextualSpacing w:val="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- Status: KU’s Budget for new joint projects will be available from next year; Outline of the procedures for the </w:t>
                  </w:r>
                  <w:r w:rsidR="007B17DF">
                    <w:rPr>
                      <w:color w:val="000000" w:themeColor="text1"/>
                    </w:rPr>
                    <w:t xml:space="preserve">directed </w:t>
                  </w:r>
                  <w:r>
                    <w:rPr>
                      <w:color w:val="000000" w:themeColor="text1"/>
                    </w:rPr>
                    <w:t>call for the proposals has been developed as a result of discussion between two directors (Dr. Kim and Dr. Daniel)</w:t>
                  </w: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3C21347B" w14:textId="06BC8DF3" w:rsidR="00084996" w:rsidRPr="00D20AC1" w:rsidRDefault="00084996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36"/>
                      <w:szCs w:val="36"/>
                      <w:shd w:val="clear" w:color="auto" w:fill="DAEEF3" w:themeFill="accent5" w:themeFillTint="33"/>
                      <w:lang w:bidi="ar-AE"/>
                    </w:rPr>
                  </w:pPr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Pr</w:t>
                  </w:r>
                  <w:r w:rsidR="005F6C2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of.</w:t>
                  </w:r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 Daniel Choi &amp; Blake Ashwell</w:t>
                  </w:r>
                </w:p>
              </w:tc>
            </w:tr>
            <w:tr w:rsidR="00084996" w:rsidRPr="00D20AC1" w14:paraId="46D24A2E" w14:textId="77777777" w:rsidTr="00727677">
              <w:trPr>
                <w:trHeight w:val="287"/>
              </w:trPr>
              <w:tc>
                <w:tcPr>
                  <w:tcW w:w="819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45B74B12" w14:textId="3D73321A" w:rsidR="00084996" w:rsidRDefault="00084996" w:rsidP="00A80F99">
                  <w:pPr>
                    <w:pStyle w:val="ListParagraph0"/>
                    <w:numPr>
                      <w:ilvl w:val="0"/>
                      <w:numId w:val="35"/>
                    </w:numPr>
                    <w:contextualSpacing w:val="0"/>
                    <w:rPr>
                      <w:color w:val="000000" w:themeColor="text1"/>
                    </w:rPr>
                  </w:pPr>
                  <w:r w:rsidRPr="00D20AC1">
                    <w:rPr>
                      <w:color w:val="000000" w:themeColor="text1"/>
                    </w:rPr>
                    <w:t>Update on relocation progress and development on CORE lab implementation (including timeline and sequencing)</w:t>
                  </w:r>
                </w:p>
                <w:p w14:paraId="0755E2C5" w14:textId="22F98904" w:rsidR="00084996" w:rsidRDefault="00084996" w:rsidP="00A80F99">
                  <w:pPr>
                    <w:pStyle w:val="ListParagraph0"/>
                    <w:contextualSpacing w:val="0"/>
                    <w:rPr>
                      <w:color w:val="000000" w:themeColor="text1"/>
                    </w:rPr>
                  </w:pPr>
                  <w:r>
                    <w:rPr>
                      <w:color w:val="000000" w:themeColor="text1"/>
                    </w:rPr>
                    <w:t xml:space="preserve">- Status: It’s still in </w:t>
                  </w:r>
                  <w:proofErr w:type="spellStart"/>
                  <w:r>
                    <w:rPr>
                      <w:color w:val="000000" w:themeColor="text1"/>
                    </w:rPr>
                    <w:t>proress</w:t>
                  </w:r>
                  <w:proofErr w:type="spellEnd"/>
                  <w:r>
                    <w:rPr>
                      <w:color w:val="000000" w:themeColor="text1"/>
                    </w:rPr>
                    <w:t xml:space="preserve">. </w:t>
                  </w:r>
                </w:p>
                <w:p w14:paraId="1DDDB6CA" w14:textId="45DA7702" w:rsidR="00084996" w:rsidRPr="00A80F99" w:rsidRDefault="00084996" w:rsidP="00A80F99">
                  <w:pPr>
                    <w:ind w:left="360"/>
                    <w:rPr>
                      <w:color w:val="000000" w:themeColor="text1"/>
                    </w:rPr>
                  </w:pPr>
                </w:p>
              </w:tc>
              <w:tc>
                <w:tcPr>
                  <w:tcW w:w="2610" w:type="dxa"/>
                  <w:tcBorders>
                    <w:top w:val="dotted" w:sz="4" w:space="0" w:color="auto"/>
                    <w:left w:val="single" w:sz="12" w:space="0" w:color="17365D" w:themeColor="text2" w:themeShade="BF"/>
                    <w:bottom w:val="dotted" w:sz="4" w:space="0" w:color="auto"/>
                    <w:right w:val="single" w:sz="12" w:space="0" w:color="17365D" w:themeColor="text2" w:themeShade="BF"/>
                  </w:tcBorders>
                  <w:shd w:val="clear" w:color="auto" w:fill="FFFFFF" w:themeFill="background1"/>
                </w:tcPr>
                <w:p w14:paraId="5DBA155C" w14:textId="77777777" w:rsidR="00084996" w:rsidRPr="00D20AC1" w:rsidRDefault="00084996" w:rsidP="00084996">
                  <w:pPr>
                    <w:rPr>
                      <w:rFonts w:cstheme="majorBidi"/>
                      <w:b/>
                      <w:bCs/>
                      <w:color w:val="000000" w:themeColor="text1"/>
                      <w:sz w:val="36"/>
                      <w:szCs w:val="36"/>
                      <w:shd w:val="clear" w:color="auto" w:fill="DAEEF3" w:themeFill="accent5" w:themeFillTint="33"/>
                      <w:lang w:bidi="ar-AE"/>
                    </w:rPr>
                  </w:pPr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Dr </w:t>
                  </w:r>
                  <w:proofErr w:type="spellStart"/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J</w:t>
                  </w:r>
                  <w:r w:rsidRPr="00D20AC1"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D20AC1"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</w:rPr>
                    <w:t>é</w:t>
                  </w:r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>mie</w:t>
                  </w:r>
                  <w:proofErr w:type="spellEnd"/>
                  <w:r w:rsidRPr="00D20AC1">
                    <w:rPr>
                      <w:rFonts w:eastAsia="Times New Roman" w:cs="Times New Roman"/>
                      <w:color w:val="000000" w:themeColor="text1"/>
                      <w:sz w:val="20"/>
                      <w:szCs w:val="20"/>
                    </w:rPr>
                    <w:t xml:space="preserve"> Pelletier</w:t>
                  </w:r>
                </w:p>
              </w:tc>
            </w:tr>
          </w:tbl>
          <w:p w14:paraId="7EEF92ED" w14:textId="3BB4EC5C" w:rsidR="003F6B9E" w:rsidRPr="00E67D0F" w:rsidRDefault="003F6B9E" w:rsidP="00A80F99"/>
        </w:tc>
      </w:tr>
      <w:tr w:rsidR="00E67D0F" w:rsidRPr="00E67D0F" w14:paraId="3545C257" w14:textId="77777777" w:rsidTr="00275B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5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68EC9D83" w14:textId="2BD68843" w:rsidR="00833B1B" w:rsidRPr="00E67D0F" w:rsidRDefault="000F0065" w:rsidP="00375556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lastRenderedPageBreak/>
              <w:t xml:space="preserve">Progresses and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achievements  for</w:t>
            </w:r>
            <w:proofErr w:type="gramEnd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first-half of 2020 (KBSI, KU) </w:t>
            </w:r>
            <w:r w:rsidR="00833B1B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</w:p>
          <w:p w14:paraId="58639A75" w14:textId="2563B4E1" w:rsidR="00833B1B" w:rsidRPr="00E67D0F" w:rsidRDefault="000F0065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Research equipment </w:t>
            </w: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 xml:space="preserve">support </w:t>
            </w:r>
            <w:r w:rsidR="00833B1B" w:rsidRPr="00E67D0F">
              <w:rPr>
                <w:color w:val="000000" w:themeColor="text1"/>
                <w:sz w:val="20"/>
                <w:szCs w:val="20"/>
              </w:rPr>
              <w:t>:</w:t>
            </w:r>
            <w:proofErr w:type="gramEnd"/>
          </w:p>
          <w:p w14:paraId="369CFD0F" w14:textId="278475DF" w:rsidR="006E48FB" w:rsidRPr="00E67D0F" w:rsidRDefault="004B75C1" w:rsidP="00375556">
            <w:pPr>
              <w:pStyle w:val="ListParagraph0"/>
              <w:numPr>
                <w:ilvl w:val="1"/>
                <w:numId w:val="16"/>
              </w:numPr>
              <w:contextualSpacing w:val="0"/>
              <w:jc w:val="both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Dr. </w:t>
            </w:r>
            <w:proofErr w:type="spellStart"/>
            <w:r w:rsidRPr="00E67D0F">
              <w:rPr>
                <w:color w:val="000000" w:themeColor="text1"/>
                <w:sz w:val="20"/>
                <w:szCs w:val="20"/>
              </w:rPr>
              <w:t>Baik</w:t>
            </w:r>
            <w:proofErr w:type="spellEnd"/>
            <w:r w:rsidRPr="00E67D0F">
              <w:rPr>
                <w:color w:val="000000" w:themeColor="text1"/>
                <w:sz w:val="20"/>
                <w:szCs w:val="20"/>
              </w:rPr>
              <w:t xml:space="preserve"> supported TEM </w:t>
            </w:r>
            <w:r w:rsidR="007D68B1" w:rsidRPr="00E67D0F">
              <w:rPr>
                <w:color w:val="000000" w:themeColor="text1"/>
                <w:sz w:val="20"/>
                <w:szCs w:val="20"/>
              </w:rPr>
              <w:t>for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3 </w:t>
            </w: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>month</w:t>
            </w:r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7D68B1" w:rsidRPr="00E67D0F">
              <w:rPr>
                <w:color w:val="000000" w:themeColor="text1"/>
                <w:sz w:val="20"/>
                <w:szCs w:val="20"/>
              </w:rPr>
              <w:t>in the area of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research, analysis, operation</w:t>
            </w:r>
            <w:r w:rsidR="007D68B1" w:rsidRPr="00E67D0F">
              <w:rPr>
                <w:color w:val="000000" w:themeColor="text1"/>
                <w:sz w:val="20"/>
                <w:szCs w:val="20"/>
              </w:rPr>
              <w:t xml:space="preserve"> and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training lecture.</w:t>
            </w:r>
            <w:r w:rsidR="007D68B1" w:rsidRPr="00E67D0F">
              <w:rPr>
                <w:color w:val="000000" w:themeColor="text1"/>
                <w:sz w:val="20"/>
                <w:szCs w:val="20"/>
              </w:rPr>
              <w:t xml:space="preserve"> His contribution is extended to consult research.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>Achievement :</w:t>
            </w:r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 xml:space="preserve"> 2 journal papers</w:t>
            </w:r>
            <w:r w:rsidR="00B32F7F">
              <w:rPr>
                <w:color w:val="000000" w:themeColor="text1"/>
                <w:sz w:val="20"/>
                <w:szCs w:val="20"/>
              </w:rPr>
              <w:t xml:space="preserve"> in preparation</w:t>
            </w:r>
            <w:r w:rsidRPr="00E67D0F">
              <w:rPr>
                <w:color w:val="000000" w:themeColor="text1"/>
                <w:sz w:val="20"/>
                <w:szCs w:val="20"/>
              </w:rPr>
              <w:t>, 1 joint research</w:t>
            </w:r>
            <w:r w:rsidR="00B32F7F">
              <w:rPr>
                <w:color w:val="000000" w:themeColor="text1"/>
                <w:sz w:val="20"/>
                <w:szCs w:val="20"/>
              </w:rPr>
              <w:t xml:space="preserve"> in discussion </w:t>
            </w:r>
            <w:r w:rsidRPr="00E67D0F">
              <w:rPr>
                <w:color w:val="000000" w:themeColor="text1"/>
                <w:sz w:val="20"/>
                <w:szCs w:val="20"/>
              </w:rPr>
              <w:t>)</w:t>
            </w:r>
          </w:p>
          <w:p w14:paraId="7C3DC706" w14:textId="2E3F9EBD" w:rsidR="00AF0206" w:rsidRPr="00E67D0F" w:rsidRDefault="007D68B1" w:rsidP="00B518C9">
            <w:pPr>
              <w:pStyle w:val="ListParagraph0"/>
              <w:numPr>
                <w:ilvl w:val="1"/>
                <w:numId w:val="16"/>
              </w:numPr>
              <w:contextualSpacing w:val="0"/>
              <w:jc w:val="both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New</w:t>
            </w:r>
            <w:r w:rsidR="004B75C1" w:rsidRPr="00E67D0F">
              <w:rPr>
                <w:color w:val="000000" w:themeColor="text1"/>
                <w:sz w:val="20"/>
                <w:szCs w:val="20"/>
              </w:rPr>
              <w:t xml:space="preserve"> demands for </w:t>
            </w:r>
            <w:r w:rsidR="004B75C1" w:rsidRPr="00E67D0F">
              <w:rPr>
                <w:rFonts w:hint="eastAsia"/>
                <w:color w:val="000000" w:themeColor="text1"/>
                <w:sz w:val="20"/>
                <w:szCs w:val="20"/>
              </w:rPr>
              <w:t>K</w:t>
            </w:r>
            <w:r w:rsidR="004B75C1" w:rsidRPr="00E67D0F">
              <w:rPr>
                <w:color w:val="000000" w:themeColor="text1"/>
                <w:sz w:val="20"/>
                <w:szCs w:val="20"/>
              </w:rPr>
              <w:t xml:space="preserve">BSI </w:t>
            </w:r>
            <w:proofErr w:type="gramStart"/>
            <w:r w:rsidR="004B75C1" w:rsidRPr="00E67D0F">
              <w:rPr>
                <w:color w:val="000000" w:themeColor="text1"/>
                <w:sz w:val="20"/>
                <w:szCs w:val="20"/>
              </w:rPr>
              <w:t>experts :</w:t>
            </w:r>
            <w:proofErr w:type="gramEnd"/>
            <w:r w:rsidR="004B75C1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>D</w:t>
            </w:r>
            <w:r w:rsidR="00CB06C0" w:rsidRPr="00E67D0F">
              <w:rPr>
                <w:color w:val="000000" w:themeColor="text1"/>
                <w:sz w:val="20"/>
                <w:szCs w:val="20"/>
              </w:rPr>
              <w:t xml:space="preserve">emands for FIB, XRD,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XPS 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 xml:space="preserve">and some instruments to be installed in KU sooner or later, such as NMR and Mass spectrometer, are </w:t>
            </w:r>
            <w:r w:rsidR="00B32F7F">
              <w:rPr>
                <w:color w:val="000000" w:themeColor="text1"/>
                <w:sz w:val="20"/>
                <w:szCs w:val="20"/>
              </w:rPr>
              <w:t>discussed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>.</w:t>
            </w:r>
          </w:p>
          <w:p w14:paraId="292E3D5E" w14:textId="3AD21CBD" w:rsidR="008D22F8" w:rsidRPr="00E67D0F" w:rsidRDefault="00B32F7F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On-going j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oint </w:t>
            </w:r>
            <w:r w:rsidR="0062356F" w:rsidRPr="00E67D0F">
              <w:rPr>
                <w:color w:val="000000" w:themeColor="text1"/>
                <w:sz w:val="20"/>
                <w:szCs w:val="20"/>
              </w:rPr>
              <w:t>R&amp;D</w:t>
            </w:r>
            <w:r>
              <w:rPr>
                <w:color w:val="000000" w:themeColor="text1"/>
                <w:sz w:val="20"/>
                <w:szCs w:val="20"/>
              </w:rPr>
              <w:t xml:space="preserve"> project</w:t>
            </w:r>
            <w:r w:rsidR="008D22F8" w:rsidRPr="00E67D0F">
              <w:rPr>
                <w:color w:val="000000" w:themeColor="text1"/>
                <w:sz w:val="20"/>
                <w:szCs w:val="20"/>
              </w:rPr>
              <w:t>:</w:t>
            </w:r>
          </w:p>
          <w:p w14:paraId="6CB1D206" w14:textId="031C1679" w:rsidR="008D22F8" w:rsidRPr="00E67D0F" w:rsidRDefault="0062356F" w:rsidP="00375556">
            <w:pPr>
              <w:pStyle w:val="ListParagraph0"/>
              <w:numPr>
                <w:ilvl w:val="1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The joint R&amp;D </w:t>
            </w: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>project(</w:t>
            </w:r>
            <w:proofErr w:type="spellStart"/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>Devolopment</w:t>
            </w:r>
            <w:proofErr w:type="spellEnd"/>
            <w:r w:rsidRPr="00E67D0F">
              <w:rPr>
                <w:color w:val="000000" w:themeColor="text1"/>
                <w:sz w:val="20"/>
                <w:szCs w:val="20"/>
              </w:rPr>
              <w:t xml:space="preserve"> of  solid electrolytes for harsh environment battery application, KBSI (Dr. Kim </w:t>
            </w:r>
            <w:proofErr w:type="spellStart"/>
            <w:r w:rsidRPr="00E67D0F">
              <w:rPr>
                <w:color w:val="000000" w:themeColor="text1"/>
                <w:sz w:val="20"/>
                <w:szCs w:val="20"/>
              </w:rPr>
              <w:t>Hae</w:t>
            </w:r>
            <w:proofErr w:type="spellEnd"/>
            <w:r w:rsidRPr="00E67D0F">
              <w:rPr>
                <w:color w:val="000000" w:themeColor="text1"/>
                <w:sz w:val="20"/>
                <w:szCs w:val="20"/>
              </w:rPr>
              <w:t xml:space="preserve">-Jin), KU (Prof. Choi)) </w:t>
            </w:r>
            <w:r w:rsidR="008D22F8" w:rsidRPr="00E67D0F">
              <w:rPr>
                <w:color w:val="000000" w:themeColor="text1"/>
                <w:sz w:val="20"/>
                <w:szCs w:val="20"/>
              </w:rPr>
              <w:t>between KBSI-KU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approved in the previous SC</w:t>
            </w:r>
            <w:r w:rsidR="008D22F8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67D0F">
              <w:rPr>
                <w:color w:val="000000" w:themeColor="text1"/>
                <w:sz w:val="20"/>
                <w:szCs w:val="20"/>
              </w:rPr>
              <w:t>is going smoothly</w:t>
            </w:r>
            <w:r w:rsidR="008D22F8" w:rsidRPr="00E67D0F">
              <w:rPr>
                <w:color w:val="000000" w:themeColor="text1"/>
                <w:sz w:val="20"/>
                <w:szCs w:val="20"/>
              </w:rPr>
              <w:t>.</w:t>
            </w:r>
          </w:p>
          <w:p w14:paraId="31D5557C" w14:textId="473298D1" w:rsidR="00FD4007" w:rsidRPr="00E67D0F" w:rsidRDefault="008D22F8" w:rsidP="00375556">
            <w:pPr>
              <w:pStyle w:val="ListParagraph0"/>
              <w:numPr>
                <w:ilvl w:val="1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New </w:t>
            </w:r>
            <w:r w:rsidR="00B32F7F">
              <w:rPr>
                <w:color w:val="000000" w:themeColor="text1"/>
                <w:sz w:val="20"/>
                <w:szCs w:val="20"/>
              </w:rPr>
              <w:t xml:space="preserve">potential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2 </w:t>
            </w:r>
            <w:r w:rsidR="00630367" w:rsidRPr="00E67D0F">
              <w:rPr>
                <w:color w:val="000000" w:themeColor="text1"/>
                <w:sz w:val="20"/>
                <w:szCs w:val="20"/>
              </w:rPr>
              <w:t>projects</w:t>
            </w:r>
            <w:r w:rsidR="0062356F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630367" w:rsidRPr="00E67D0F">
              <w:rPr>
                <w:color w:val="000000" w:themeColor="text1"/>
                <w:sz w:val="20"/>
                <w:szCs w:val="20"/>
              </w:rPr>
              <w:t xml:space="preserve">proposed by KU </w:t>
            </w:r>
            <w:r w:rsidR="00B32F7F">
              <w:rPr>
                <w:color w:val="000000" w:themeColor="text1"/>
                <w:sz w:val="20"/>
                <w:szCs w:val="20"/>
              </w:rPr>
              <w:t>(still in discussion)</w:t>
            </w:r>
            <w:r w:rsidR="00630367" w:rsidRPr="00E67D0F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47A0EC1A" w14:textId="6A6D0B1B" w:rsidR="00FD4007" w:rsidRPr="00E67D0F" w:rsidRDefault="008D22F8" w:rsidP="00375556">
            <w:pPr>
              <w:pStyle w:val="ListParagraph0"/>
              <w:numPr>
                <w:ilvl w:val="0"/>
                <w:numId w:val="30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Reducing CO2 gas by Absorption, Cat</w:t>
            </w:r>
            <w:r w:rsidR="00CF7266" w:rsidRPr="00E67D0F">
              <w:rPr>
                <w:color w:val="000000" w:themeColor="text1"/>
                <w:sz w:val="20"/>
                <w:szCs w:val="20"/>
              </w:rPr>
              <w:t xml:space="preserve">alysis (KU/Prof. </w:t>
            </w:r>
            <w:proofErr w:type="spellStart"/>
            <w:r w:rsidR="00CF7266" w:rsidRPr="00E67D0F">
              <w:rPr>
                <w:color w:val="000000" w:themeColor="text1"/>
                <w:sz w:val="20"/>
                <w:szCs w:val="20"/>
              </w:rPr>
              <w:t>Kyriyaki</w:t>
            </w:r>
            <w:proofErr w:type="spellEnd"/>
            <w:r w:rsidR="00CF7266" w:rsidRPr="00E67D0F">
              <w:rPr>
                <w:color w:val="000000" w:themeColor="text1"/>
                <w:sz w:val="20"/>
                <w:szCs w:val="20"/>
              </w:rPr>
              <w:t>)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. </w:t>
            </w:r>
          </w:p>
          <w:p w14:paraId="6E49649E" w14:textId="77777777" w:rsidR="008D22F8" w:rsidRPr="00E67D0F" w:rsidRDefault="008D22F8" w:rsidP="00CF7266">
            <w:pPr>
              <w:pStyle w:val="ListParagraph0"/>
              <w:numPr>
                <w:ilvl w:val="0"/>
                <w:numId w:val="30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Sulfur, Sulphate for Li-S batteries (Cathode) </w:t>
            </w:r>
            <w:r w:rsidR="00490570" w:rsidRPr="00E67D0F">
              <w:rPr>
                <w:color w:val="000000" w:themeColor="text1"/>
                <w:sz w:val="20"/>
                <w:szCs w:val="20"/>
              </w:rPr>
              <w:t xml:space="preserve">and </w:t>
            </w:r>
            <w:r w:rsidRPr="00E67D0F">
              <w:rPr>
                <w:color w:val="000000" w:themeColor="text1"/>
                <w:sz w:val="20"/>
                <w:szCs w:val="20"/>
              </w:rPr>
              <w:t>Silica nano particle for catalysis, adsorption</w:t>
            </w:r>
            <w:r w:rsidR="00CF7266" w:rsidRPr="00E67D0F">
              <w:rPr>
                <w:color w:val="000000" w:themeColor="text1"/>
                <w:sz w:val="20"/>
                <w:szCs w:val="20"/>
              </w:rPr>
              <w:t xml:space="preserve"> (</w:t>
            </w:r>
            <w:r w:rsidR="00490570" w:rsidRPr="00E67D0F">
              <w:rPr>
                <w:color w:val="000000" w:themeColor="text1"/>
                <w:sz w:val="20"/>
                <w:szCs w:val="20"/>
              </w:rPr>
              <w:t>KU</w:t>
            </w:r>
            <w:r w:rsidR="00CF7266" w:rsidRPr="00E67D0F">
              <w:rPr>
                <w:color w:val="000000" w:themeColor="text1"/>
                <w:sz w:val="20"/>
                <w:szCs w:val="20"/>
              </w:rPr>
              <w:t>/</w:t>
            </w:r>
            <w:r w:rsidR="00490570" w:rsidRPr="00E67D0F">
              <w:rPr>
                <w:color w:val="000000" w:themeColor="text1"/>
                <w:sz w:val="20"/>
                <w:szCs w:val="20"/>
              </w:rPr>
              <w:t>Prof. Saeed).</w:t>
            </w:r>
          </w:p>
          <w:p w14:paraId="7B2AD54C" w14:textId="09BECD12" w:rsidR="00CF7266" w:rsidRPr="00E67D0F" w:rsidRDefault="00CF7266" w:rsidP="00CF7266">
            <w:pPr>
              <w:pStyle w:val="ListParagraph0"/>
              <w:numPr>
                <w:ilvl w:val="0"/>
                <w:numId w:val="30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Development of virus diagnosis technique (</w:t>
            </w: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>KU/</w:t>
            </w:r>
            <w:r w:rsidRPr="00E67D0F">
              <w:rPr>
                <w:color w:val="000000" w:themeColor="text1"/>
                <w:sz w:val="20"/>
                <w:szCs w:val="20"/>
              </w:rPr>
              <w:t>Prof. Habiba)</w:t>
            </w:r>
          </w:p>
        </w:tc>
      </w:tr>
      <w:tr w:rsidR="00E67D0F" w:rsidRPr="00E67D0F" w14:paraId="5C0BBD89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23DEF7FA" w14:textId="6E69F445" w:rsidR="00833B1B" w:rsidRPr="00E67D0F" w:rsidRDefault="0094199B" w:rsidP="00833B1B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Research equipment support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plan</w:t>
            </w:r>
            <w:r w:rsidRPr="00E67D0F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833B1B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</w:p>
          <w:p w14:paraId="74014458" w14:textId="157074D9" w:rsidR="00AF0206" w:rsidRPr="00E67D0F" w:rsidRDefault="006B3E63" w:rsidP="00D225AB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KBSI </w:t>
            </w:r>
            <w:r w:rsidR="00B32F7F" w:rsidRPr="00E67D0F">
              <w:rPr>
                <w:color w:val="000000" w:themeColor="text1"/>
                <w:sz w:val="20"/>
                <w:szCs w:val="20"/>
              </w:rPr>
              <w:t>agree</w:t>
            </w:r>
            <w:r w:rsidR="00B32F7F">
              <w:rPr>
                <w:color w:val="000000" w:themeColor="text1"/>
                <w:sz w:val="20"/>
                <w:szCs w:val="20"/>
              </w:rPr>
              <w:t>d</w:t>
            </w:r>
            <w:r w:rsidR="00B32F7F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EC5A2D" w:rsidRPr="00E67D0F">
              <w:rPr>
                <w:color w:val="000000" w:themeColor="text1"/>
                <w:sz w:val="20"/>
                <w:szCs w:val="20"/>
              </w:rPr>
              <w:t xml:space="preserve">to dispatch experts for </w:t>
            </w:r>
            <w:r w:rsidR="00D225AB" w:rsidRPr="00E67D0F">
              <w:rPr>
                <w:rFonts w:hint="eastAsia"/>
                <w:color w:val="000000" w:themeColor="text1"/>
                <w:sz w:val="20"/>
                <w:szCs w:val="20"/>
              </w:rPr>
              <w:t>FIB, XRD, XPS to KU</w:t>
            </w:r>
            <w:r w:rsidR="00D225AB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EC5A2D" w:rsidRPr="00E67D0F">
              <w:rPr>
                <w:color w:val="000000" w:themeColor="text1"/>
                <w:sz w:val="20"/>
                <w:szCs w:val="20"/>
              </w:rPr>
              <w:t>later than</w:t>
            </w:r>
            <w:r w:rsidR="00D225AB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EC5A2D" w:rsidRPr="00E67D0F">
              <w:rPr>
                <w:color w:val="000000" w:themeColor="text1"/>
                <w:sz w:val="20"/>
                <w:szCs w:val="20"/>
              </w:rPr>
              <w:t>the coming S</w:t>
            </w:r>
            <w:r w:rsidR="00D225AB" w:rsidRPr="00E67D0F">
              <w:rPr>
                <w:color w:val="000000" w:themeColor="text1"/>
                <w:sz w:val="20"/>
                <w:szCs w:val="20"/>
              </w:rPr>
              <w:t xml:space="preserve">eptember </w:t>
            </w:r>
            <w:r w:rsidR="00EC5A2D" w:rsidRPr="00E67D0F">
              <w:rPr>
                <w:color w:val="000000" w:themeColor="text1"/>
                <w:sz w:val="20"/>
                <w:szCs w:val="20"/>
              </w:rPr>
              <w:t xml:space="preserve">in case the threat of 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>COVID</w:t>
            </w:r>
            <w:r w:rsidR="00D225AB" w:rsidRPr="00E67D0F">
              <w:rPr>
                <w:color w:val="000000" w:themeColor="text1"/>
                <w:sz w:val="20"/>
                <w:szCs w:val="20"/>
              </w:rPr>
              <w:t>19</w:t>
            </w:r>
            <w:r w:rsidR="00EC5A2D" w:rsidRPr="00E67D0F">
              <w:rPr>
                <w:color w:val="000000" w:themeColor="text1"/>
                <w:sz w:val="20"/>
                <w:szCs w:val="20"/>
              </w:rPr>
              <w:t xml:space="preserve"> has decreased to an appropriate level</w:t>
            </w:r>
            <w:r w:rsidR="00833B1B" w:rsidRPr="00E67D0F">
              <w:rPr>
                <w:color w:val="000000" w:themeColor="text1"/>
                <w:sz w:val="20"/>
                <w:szCs w:val="20"/>
              </w:rPr>
              <w:t>.</w:t>
            </w:r>
          </w:p>
          <w:p w14:paraId="62E05939" w14:textId="6DE0D696" w:rsidR="006B3E63" w:rsidRPr="00E67D0F" w:rsidRDefault="006B3E63" w:rsidP="00D225AB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KBSI 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>is available to dispatch experts for NMR and Mass Spectrometer</w:t>
            </w:r>
            <w:r w:rsidRPr="00E67D0F">
              <w:rPr>
                <w:color w:val="000000" w:themeColor="text1"/>
                <w:sz w:val="20"/>
                <w:szCs w:val="20"/>
              </w:rPr>
              <w:t>.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 xml:space="preserve"> The timing and the way will be</w:t>
            </w:r>
            <w:ins w:id="0" w:author="Steve Griffiths" w:date="2020-07-15T11:40:00Z">
              <w:r w:rsidR="00DD0E9F">
                <w:rPr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="00275B54" w:rsidRPr="00E67D0F">
              <w:rPr>
                <w:color w:val="000000" w:themeColor="text1"/>
                <w:sz w:val="20"/>
                <w:szCs w:val="20"/>
              </w:rPr>
              <w:t>discussed later in relation to the KU’s installation plan.</w:t>
            </w:r>
          </w:p>
          <w:p w14:paraId="268FED75" w14:textId="53D31860" w:rsidR="00B518C9" w:rsidRPr="00E67D0F" w:rsidRDefault="00B518C9" w:rsidP="00275B54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A new type of demands for the research expert for joint research discussion and analysis in the BTC will be reviewed and discussed separately.</w:t>
            </w:r>
          </w:p>
          <w:p w14:paraId="503D55A7" w14:textId="782BB400" w:rsidR="00103E27" w:rsidRPr="00E67D0F" w:rsidRDefault="00275B54" w:rsidP="005F6C21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A on-line meeting for the KUTC </w:t>
            </w:r>
            <w:r w:rsidR="00B32F7F">
              <w:rPr>
                <w:color w:val="000000" w:themeColor="text1"/>
                <w:sz w:val="20"/>
                <w:szCs w:val="20"/>
              </w:rPr>
              <w:t xml:space="preserve">management </w:t>
            </w:r>
            <w:r w:rsidRPr="00E67D0F">
              <w:rPr>
                <w:color w:val="000000" w:themeColor="text1"/>
                <w:sz w:val="20"/>
                <w:szCs w:val="20"/>
              </w:rPr>
              <w:t>(</w:t>
            </w: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>Dr.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Kim, 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Choi and Dr. Jeremie) to discuss issues and plans and to monitor </w:t>
            </w: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>the  action</w:t>
            </w:r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 xml:space="preserve"> items for this meeting will be held regularly.</w:t>
            </w:r>
          </w:p>
        </w:tc>
      </w:tr>
      <w:tr w:rsidR="00E67D0F" w:rsidRPr="00E67D0F" w14:paraId="5E5689BD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52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143B857C" w14:textId="3FA56254" w:rsidR="00833B1B" w:rsidRPr="00E67D0F" w:rsidRDefault="00B32F7F" w:rsidP="00375556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Development of n</w:t>
            </w: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ew </w:t>
            </w:r>
            <w:r w:rsidR="00414BD4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Joint R&amp;D </w:t>
            </w:r>
            <w:r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projects</w:t>
            </w:r>
            <w:r w:rsidR="00833B1B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</w:p>
          <w:p w14:paraId="31CD0498" w14:textId="51B6EA37" w:rsidR="00AF0206" w:rsidRPr="00E67D0F" w:rsidRDefault="00275B54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T</w:t>
            </w:r>
            <w:r w:rsidR="00414BD4" w:rsidRPr="00E67D0F">
              <w:rPr>
                <w:color w:val="000000" w:themeColor="text1"/>
                <w:sz w:val="20"/>
                <w:szCs w:val="20"/>
              </w:rPr>
              <w:t>he funding model fo</w:t>
            </w:r>
            <w:r w:rsidR="00832A21" w:rsidRPr="00E67D0F">
              <w:rPr>
                <w:color w:val="000000" w:themeColor="text1"/>
                <w:sz w:val="20"/>
                <w:szCs w:val="20"/>
              </w:rPr>
              <w:t xml:space="preserve">r the new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proposed </w:t>
            </w:r>
            <w:r w:rsidR="00832A21" w:rsidRPr="00E67D0F">
              <w:rPr>
                <w:color w:val="000000" w:themeColor="text1"/>
                <w:sz w:val="20"/>
                <w:szCs w:val="20"/>
              </w:rPr>
              <w:t>project</w:t>
            </w:r>
            <w:r w:rsidRPr="00E67D0F">
              <w:rPr>
                <w:color w:val="000000" w:themeColor="text1"/>
                <w:sz w:val="20"/>
                <w:szCs w:val="20"/>
              </w:rPr>
              <w:t>s</w:t>
            </w:r>
            <w:r w:rsidR="00832A21" w:rsidRPr="00E67D0F">
              <w:rPr>
                <w:color w:val="000000" w:themeColor="text1"/>
                <w:sz w:val="20"/>
                <w:szCs w:val="20"/>
              </w:rPr>
              <w:t xml:space="preserve"> will be deci</w:t>
            </w:r>
            <w:r w:rsidR="00414BD4" w:rsidRPr="00E67D0F">
              <w:rPr>
                <w:color w:val="000000" w:themeColor="text1"/>
                <w:sz w:val="20"/>
                <w:szCs w:val="20"/>
              </w:rPr>
              <w:t xml:space="preserve">ded after </w:t>
            </w:r>
            <w:r w:rsidRPr="00E67D0F">
              <w:rPr>
                <w:color w:val="000000" w:themeColor="text1"/>
                <w:sz w:val="20"/>
                <w:szCs w:val="20"/>
              </w:rPr>
              <w:t>the discussion inside</w:t>
            </w:r>
            <w:r w:rsidR="00414BD4" w:rsidRPr="00E67D0F">
              <w:rPr>
                <w:color w:val="000000" w:themeColor="text1"/>
                <w:sz w:val="20"/>
                <w:szCs w:val="20"/>
              </w:rPr>
              <w:t xml:space="preserve"> KU</w:t>
            </w:r>
            <w:r w:rsidR="00833B1B" w:rsidRPr="00E67D0F">
              <w:rPr>
                <w:color w:val="000000" w:themeColor="text1"/>
                <w:sz w:val="20"/>
                <w:szCs w:val="20"/>
              </w:rPr>
              <w:t>.</w:t>
            </w:r>
            <w:r w:rsidR="00414BD4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67D0F">
              <w:rPr>
                <w:color w:val="000000" w:themeColor="text1"/>
                <w:sz w:val="20"/>
                <w:szCs w:val="20"/>
              </w:rPr>
              <w:t>(</w:t>
            </w:r>
            <w:r w:rsidR="00B518C9" w:rsidRPr="00E67D0F">
              <w:rPr>
                <w:color w:val="000000" w:themeColor="text1"/>
                <w:sz w:val="20"/>
                <w:szCs w:val="20"/>
              </w:rPr>
              <w:t>If KU researchers need additional funding for the projects, they are recommended to follow the KU internal funding mechanism</w:t>
            </w:r>
            <w:r w:rsidRPr="00E67D0F">
              <w:rPr>
                <w:color w:val="000000" w:themeColor="text1"/>
                <w:sz w:val="20"/>
                <w:szCs w:val="20"/>
              </w:rPr>
              <w:t>, such as the proposal calls in KU)</w:t>
            </w:r>
          </w:p>
          <w:p w14:paraId="64610DC0" w14:textId="364EAA54" w:rsidR="00414BD4" w:rsidRPr="00E67D0F" w:rsidRDefault="00414BD4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New 2021 joint R&amp;D topics </w:t>
            </w:r>
            <w:r w:rsidR="00DD0E9F">
              <w:rPr>
                <w:color w:val="000000" w:themeColor="text1"/>
                <w:sz w:val="20"/>
                <w:szCs w:val="20"/>
              </w:rPr>
              <w:t>are to be decided</w:t>
            </w:r>
            <w:r w:rsidR="00C122D7" w:rsidRPr="00E67D0F">
              <w:rPr>
                <w:color w:val="000000" w:themeColor="text1"/>
                <w:sz w:val="20"/>
                <w:szCs w:val="20"/>
              </w:rPr>
              <w:t>.</w:t>
            </w:r>
            <w:r w:rsidR="00A14002">
              <w:rPr>
                <w:color w:val="000000" w:themeColor="text1"/>
                <w:sz w:val="20"/>
                <w:szCs w:val="20"/>
              </w:rPr>
              <w:t xml:space="preserve"> Prof. Choi will organize internal KU workshops to solicit ideas and present results to the KUTC SMB at the next meeting.</w:t>
            </w:r>
          </w:p>
          <w:p w14:paraId="7BB4316B" w14:textId="2801A318" w:rsidR="00C122D7" w:rsidRPr="00E67D0F" w:rsidRDefault="00A352C8" w:rsidP="00375556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D</w:t>
            </w:r>
            <w:r w:rsidR="00C122D7" w:rsidRPr="00E67D0F">
              <w:rPr>
                <w:color w:val="000000" w:themeColor="text1"/>
                <w:sz w:val="20"/>
                <w:szCs w:val="20"/>
              </w:rPr>
              <w:t>eveloping collaboration projects under KUTC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is conducted by directed call for proposals in KU. </w:t>
            </w:r>
          </w:p>
          <w:p w14:paraId="5A152D29" w14:textId="0E02251E" w:rsidR="00A352C8" w:rsidRPr="00E67D0F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1. Identify KBSI focused area leads &amp; prepare focused area descriptions </w:t>
            </w:r>
          </w:p>
          <w:p w14:paraId="7972637E" w14:textId="66047AF2" w:rsidR="00A352C8" w:rsidRPr="00E67D0F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2. Announce call for white papers </w:t>
            </w:r>
          </w:p>
          <w:p w14:paraId="345FE4AA" w14:textId="2CA0495B" w:rsidR="00A352C8" w:rsidRPr="00E67D0F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3. Submission of white papers by KU faculty identifying KBSI focused area lead </w:t>
            </w:r>
          </w:p>
          <w:p w14:paraId="5DD42C64" w14:textId="6A9F466D" w:rsidR="00A352C8" w:rsidRPr="00E67D0F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4. Invite to write full proposals by selection committee </w:t>
            </w:r>
          </w:p>
          <w:p w14:paraId="2FB7E1FA" w14:textId="77777777" w:rsidR="00A352C8" w:rsidRPr="00E67D0F" w:rsidRDefault="00A352C8" w:rsidP="00375556">
            <w:pPr>
              <w:pStyle w:val="ListParagraph0"/>
              <w:ind w:left="1080" w:firstLineChars="150" w:firstLine="3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(KUTC directors, KU center directors, KBSI focused area leads)</w:t>
            </w:r>
          </w:p>
          <w:p w14:paraId="3C651201" w14:textId="3F176E5F" w:rsidR="00A352C8" w:rsidRPr="00E67D0F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5. Submission of full proposals Jointly </w:t>
            </w:r>
          </w:p>
          <w:p w14:paraId="0C709692" w14:textId="063DF771" w:rsidR="00A352C8" w:rsidRDefault="00A352C8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6. </w:t>
            </w:r>
            <w:r w:rsidR="00D15057">
              <w:rPr>
                <w:color w:val="000000" w:themeColor="text1"/>
                <w:sz w:val="20"/>
                <w:szCs w:val="20"/>
              </w:rPr>
              <w:t>Recommendation</w:t>
            </w:r>
            <w:r w:rsidR="00D15057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67D0F">
              <w:rPr>
                <w:color w:val="000000" w:themeColor="text1"/>
                <w:sz w:val="20"/>
                <w:szCs w:val="20"/>
              </w:rPr>
              <w:t>of the projects by proposal</w:t>
            </w:r>
            <w:r w:rsidR="006B3E63" w:rsidRPr="00E67D0F">
              <w:rPr>
                <w:color w:val="000000" w:themeColor="text1"/>
                <w:sz w:val="20"/>
                <w:szCs w:val="20"/>
              </w:rPr>
              <w:t>’s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selection committee </w:t>
            </w:r>
          </w:p>
          <w:p w14:paraId="1F02D3D5" w14:textId="25707504" w:rsidR="00D15057" w:rsidRPr="00E67D0F" w:rsidRDefault="00D15057" w:rsidP="00375556">
            <w:pPr>
              <w:pStyle w:val="ListParagraph0"/>
              <w:ind w:left="1080" w:firstLineChars="50" w:firstLine="100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6. Approval of the recommended projects by the KUTC SMB </w:t>
            </w:r>
          </w:p>
          <w:p w14:paraId="16C169F1" w14:textId="45D26D0D" w:rsidR="00275B54" w:rsidRPr="00E67D0F" w:rsidRDefault="00A352C8" w:rsidP="00275B54">
            <w:pPr>
              <w:pStyle w:val="ListParagraph0"/>
              <w:ind w:left="1080" w:firstLineChars="50" w:firstLine="100"/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7. Kick off the awarded projects </w:t>
            </w:r>
          </w:p>
          <w:p w14:paraId="497310C1" w14:textId="1E322BE7" w:rsidR="00146829" w:rsidRPr="00E67D0F" w:rsidRDefault="00275B54" w:rsidP="00275B54">
            <w:pPr>
              <w:pStyle w:val="ListParagraph0"/>
              <w:numPr>
                <w:ilvl w:val="0"/>
                <w:numId w:val="16"/>
              </w:numPr>
              <w:spacing w:line="276" w:lineRule="auto"/>
              <w:contextualSpacing w:val="0"/>
              <w:rPr>
                <w:color w:val="000000" w:themeColor="text1"/>
                <w:sz w:val="20"/>
                <w:szCs w:val="20"/>
              </w:rPr>
            </w:pPr>
            <w:proofErr w:type="gramStart"/>
            <w:r w:rsidRPr="00E67D0F">
              <w:rPr>
                <w:color w:val="000000" w:themeColor="text1"/>
                <w:sz w:val="20"/>
                <w:szCs w:val="20"/>
              </w:rPr>
              <w:t>A</w:t>
            </w:r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 xml:space="preserve"> on-line meeting for the KUTC managers</w:t>
            </w:r>
            <w:ins w:id="1" w:author="Steve Griffiths" w:date="2020-07-15T11:45:00Z">
              <w:r w:rsidR="00751A00">
                <w:rPr>
                  <w:color w:val="000000" w:themeColor="text1"/>
                  <w:sz w:val="20"/>
                  <w:szCs w:val="20"/>
                </w:rPr>
                <w:t xml:space="preserve"> </w:t>
              </w:r>
            </w:ins>
            <w:r w:rsidRPr="00E67D0F">
              <w:rPr>
                <w:color w:val="000000" w:themeColor="text1"/>
                <w:sz w:val="20"/>
                <w:szCs w:val="20"/>
              </w:rPr>
              <w:t>(</w:t>
            </w: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>Dr.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Kim and 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Choi) to discuss 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>new joint R&amp;D pro</w:t>
            </w:r>
            <w:r w:rsidRPr="00E67D0F">
              <w:rPr>
                <w:color w:val="000000" w:themeColor="text1"/>
                <w:sz w:val="20"/>
                <w:szCs w:val="20"/>
              </w:rPr>
              <w:t>jects</w:t>
            </w:r>
            <w:r w:rsidR="00E8047C" w:rsidRPr="00E67D0F">
              <w:rPr>
                <w:color w:val="000000" w:themeColor="text1"/>
                <w:sz w:val="20"/>
                <w:szCs w:val="20"/>
              </w:rPr>
              <w:t xml:space="preserve"> will be held regularly.</w:t>
            </w:r>
          </w:p>
        </w:tc>
      </w:tr>
      <w:tr w:rsidR="00E67D0F" w:rsidRPr="00E67D0F" w14:paraId="42BC0146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05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16B6B38A" w14:textId="65AD0D9F" w:rsidR="00833B1B" w:rsidRPr="00E67D0F" w:rsidRDefault="00207DEB" w:rsidP="00833B1B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Workshop (ICW) and Next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SC </w:t>
            </w:r>
            <w:r w:rsidR="00833B1B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</w:p>
          <w:p w14:paraId="5D0E70F2" w14:textId="27EB53EE" w:rsidR="00AF0206" w:rsidRPr="00E67D0F" w:rsidRDefault="006B3E63" w:rsidP="006B3E63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The workshop and </w:t>
            </w:r>
            <w:r w:rsidRPr="00E67D0F">
              <w:rPr>
                <w:color w:val="000000" w:themeColor="text1"/>
                <w:sz w:val="20"/>
                <w:szCs w:val="20"/>
              </w:rPr>
              <w:t>3</w:t>
            </w:r>
            <w:r w:rsidRPr="00E67D0F">
              <w:rPr>
                <w:color w:val="000000" w:themeColor="text1"/>
                <w:sz w:val="20"/>
                <w:szCs w:val="20"/>
                <w:vertAlign w:val="superscript"/>
              </w:rPr>
              <w:t>rd</w:t>
            </w:r>
            <w:r w:rsidR="00207DEB"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Pr="00E67D0F">
              <w:rPr>
                <w:color w:val="000000" w:themeColor="text1"/>
                <w:sz w:val="20"/>
                <w:szCs w:val="20"/>
              </w:rPr>
              <w:t>steering</w:t>
            </w:r>
            <w:r w:rsidR="00207DEB"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>committee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meeting</w:t>
            </w:r>
            <w:r w:rsidR="00207DEB"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 </w:t>
            </w:r>
            <w:r w:rsidR="00275B54" w:rsidRPr="00E67D0F">
              <w:rPr>
                <w:color w:val="000000" w:themeColor="text1"/>
                <w:sz w:val="20"/>
                <w:szCs w:val="20"/>
              </w:rPr>
              <w:t>will be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 xml:space="preserve"> held </w:t>
            </w:r>
            <w:r w:rsidR="00275B54" w:rsidRPr="00E67D0F">
              <w:rPr>
                <w:color w:val="000000" w:themeColor="text1"/>
                <w:sz w:val="20"/>
                <w:szCs w:val="20"/>
              </w:rPr>
              <w:t>in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 xml:space="preserve"> November </w:t>
            </w:r>
            <w:r w:rsidR="00F90E96" w:rsidRPr="00E67D0F">
              <w:rPr>
                <w:color w:val="000000" w:themeColor="text1"/>
                <w:sz w:val="20"/>
                <w:szCs w:val="20"/>
              </w:rPr>
              <w:t xml:space="preserve">or </w:t>
            </w:r>
            <w:r w:rsidR="00912C7E" w:rsidRPr="00E67D0F">
              <w:rPr>
                <w:color w:val="000000" w:themeColor="text1"/>
                <w:sz w:val="20"/>
                <w:szCs w:val="20"/>
              </w:rPr>
              <w:t xml:space="preserve">early </w:t>
            </w:r>
            <w:r w:rsidR="00F90E96" w:rsidRPr="00E67D0F">
              <w:rPr>
                <w:color w:val="000000" w:themeColor="text1"/>
                <w:sz w:val="20"/>
                <w:szCs w:val="20"/>
              </w:rPr>
              <w:t>D</w:t>
            </w:r>
            <w:r w:rsidR="00832A21" w:rsidRPr="00E67D0F">
              <w:rPr>
                <w:color w:val="000000" w:themeColor="text1"/>
                <w:sz w:val="20"/>
                <w:szCs w:val="20"/>
              </w:rPr>
              <w:t>ec</w:t>
            </w:r>
            <w:r w:rsidR="00207DEB" w:rsidRPr="00E67D0F">
              <w:rPr>
                <w:color w:val="000000" w:themeColor="text1"/>
                <w:sz w:val="20"/>
                <w:szCs w:val="20"/>
              </w:rPr>
              <w:t xml:space="preserve">ember 2020 </w:t>
            </w:r>
            <w:r w:rsidR="00B32F7F">
              <w:rPr>
                <w:color w:val="000000" w:themeColor="text1"/>
                <w:sz w:val="20"/>
                <w:szCs w:val="20"/>
              </w:rPr>
              <w:t>virtually.</w:t>
            </w:r>
          </w:p>
          <w:p w14:paraId="38EEF865" w14:textId="65890D36" w:rsidR="006B3E63" w:rsidRPr="00E67D0F" w:rsidRDefault="006B3E63" w:rsidP="00CA14DB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The workshop schedule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>will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be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>settled in consideration of the kick-off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 xml:space="preserve">of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the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 xml:space="preserve">new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joint R&amp;D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>projects</w:t>
            </w:r>
            <w:r w:rsidRPr="00E67D0F">
              <w:rPr>
                <w:color w:val="000000" w:themeColor="text1"/>
                <w:sz w:val="20"/>
                <w:szCs w:val="20"/>
              </w:rPr>
              <w:t>.</w:t>
            </w:r>
          </w:p>
        </w:tc>
      </w:tr>
      <w:tr w:rsidR="00E67D0F" w:rsidRPr="00E67D0F" w14:paraId="24B5ADA0" w14:textId="77777777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0C9D9BD1" w14:textId="603C8748" w:rsidR="00833B1B" w:rsidRPr="00E67D0F" w:rsidRDefault="007B53EA" w:rsidP="007B53EA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Relocation of</w:t>
            </w:r>
            <w:r w:rsidR="00F90E96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 KUTC office and </w:t>
            </w:r>
            <w:proofErr w:type="gramStart"/>
            <w:r w:rsidR="00F90E96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lab </w:t>
            </w:r>
            <w:r w:rsidR="00833B1B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</w:p>
          <w:p w14:paraId="4EA372E9" w14:textId="5DFC9985" w:rsidR="00833B1B" w:rsidRPr="00E67D0F" w:rsidRDefault="00E8047C" w:rsidP="00912C7E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Discussions </w:t>
            </w:r>
            <w:r w:rsidR="00AB6AE3">
              <w:rPr>
                <w:color w:val="000000" w:themeColor="text1"/>
                <w:sz w:val="20"/>
                <w:szCs w:val="20"/>
              </w:rPr>
              <w:t xml:space="preserve">and agreement </w:t>
            </w:r>
            <w:r w:rsidRPr="00E67D0F">
              <w:rPr>
                <w:color w:val="000000" w:themeColor="text1"/>
                <w:sz w:val="20"/>
                <w:szCs w:val="20"/>
              </w:rPr>
              <w:t>on the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 xml:space="preserve"> relocation of KUTC</w:t>
            </w:r>
            <w:r w:rsidR="00D661A5">
              <w:rPr>
                <w:color w:val="000000" w:themeColor="text1"/>
                <w:sz w:val="20"/>
                <w:szCs w:val="20"/>
              </w:rPr>
              <w:t xml:space="preserve"> office and </w:t>
            </w:r>
            <w:r w:rsidR="00CA14DB" w:rsidRPr="00E67D0F">
              <w:rPr>
                <w:color w:val="000000" w:themeColor="text1"/>
                <w:sz w:val="20"/>
                <w:szCs w:val="20"/>
              </w:rPr>
              <w:t>lab space should be finalized prior to the dispatch of KBSI experts.</w:t>
            </w:r>
          </w:p>
          <w:p w14:paraId="6E0DDBC9" w14:textId="2F5BA628" w:rsidR="00F90E96" w:rsidRPr="00E67D0F" w:rsidRDefault="00F90E96" w:rsidP="005F6C21">
            <w:pPr>
              <w:pStyle w:val="ListParagraph0"/>
              <w:numPr>
                <w:ilvl w:val="0"/>
                <w:numId w:val="16"/>
              </w:numPr>
              <w:contextualSpacing w:val="0"/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The problem of KUTC space will be guided to KBSI considering </w:t>
            </w:r>
            <w:r w:rsidR="005F6C21">
              <w:rPr>
                <w:color w:val="000000" w:themeColor="text1"/>
                <w:sz w:val="20"/>
                <w:szCs w:val="20"/>
              </w:rPr>
              <w:t>Prof. Choi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’s strategic view and Dr. </w:t>
            </w:r>
            <w:proofErr w:type="spellStart"/>
            <w:r w:rsidRPr="00E67D0F">
              <w:rPr>
                <w:color w:val="000000" w:themeColor="text1"/>
                <w:sz w:val="20"/>
                <w:szCs w:val="20"/>
              </w:rPr>
              <w:t>Jeremie’s</w:t>
            </w:r>
            <w:proofErr w:type="spellEnd"/>
            <w:r w:rsidRPr="00E67D0F">
              <w:rPr>
                <w:color w:val="000000" w:themeColor="text1"/>
                <w:sz w:val="20"/>
                <w:szCs w:val="20"/>
              </w:rPr>
              <w:t xml:space="preserve"> facility space utilization as much as possible.</w:t>
            </w:r>
          </w:p>
        </w:tc>
      </w:tr>
      <w:tr w:rsidR="00E67D0F" w:rsidRPr="00E67D0F" w14:paraId="6209E565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0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</w:tcPr>
          <w:p w14:paraId="0436DD52" w14:textId="77777777" w:rsidR="00F90E96" w:rsidRPr="00E67D0F" w:rsidRDefault="00F90E96" w:rsidP="00F90E96">
            <w:pPr>
              <w:pStyle w:val="ListParagraph0"/>
              <w:numPr>
                <w:ilvl w:val="0"/>
                <w:numId w:val="15"/>
              </w:numPr>
              <w:contextualSpacing w:val="0"/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lastRenderedPageBreak/>
              <w:t>National Materials Science Center (NMSC)</w:t>
            </w:r>
          </w:p>
          <w:p w14:paraId="7B185028" w14:textId="6CEEDA0E" w:rsidR="00E8047C" w:rsidRPr="00E67D0F" w:rsidRDefault="00E8047C" w:rsidP="00E8047C">
            <w:pPr>
              <w:pStyle w:val="ListParagraph0"/>
              <w:numPr>
                <w:ilvl w:val="0"/>
                <w:numId w:val="32"/>
              </w:numPr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 xml:space="preserve">KBSI, as a key partner of KU, </w:t>
            </w:r>
            <w:r w:rsidR="00B32F7F" w:rsidRPr="00E67D0F">
              <w:rPr>
                <w:color w:val="000000" w:themeColor="text1"/>
                <w:sz w:val="20"/>
                <w:szCs w:val="20"/>
              </w:rPr>
              <w:t>agree</w:t>
            </w:r>
            <w:r w:rsidR="00B32F7F">
              <w:rPr>
                <w:color w:val="000000" w:themeColor="text1"/>
                <w:sz w:val="20"/>
                <w:szCs w:val="20"/>
              </w:rPr>
              <w:t>d</w:t>
            </w:r>
            <w:r w:rsidR="00B32F7F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="00B32F7F">
              <w:rPr>
                <w:color w:val="000000" w:themeColor="text1"/>
                <w:sz w:val="20"/>
                <w:szCs w:val="20"/>
              </w:rPr>
              <w:t>to</w:t>
            </w:r>
            <w:r w:rsidR="00B32F7F" w:rsidRPr="00E67D0F">
              <w:rPr>
                <w:color w:val="000000" w:themeColor="text1"/>
                <w:sz w:val="20"/>
                <w:szCs w:val="20"/>
              </w:rPr>
              <w:t xml:space="preserve"> </w:t>
            </w:r>
            <w:r w:rsidRPr="00E67D0F">
              <w:rPr>
                <w:color w:val="000000" w:themeColor="text1"/>
                <w:sz w:val="20"/>
                <w:szCs w:val="20"/>
              </w:rPr>
              <w:t>KU’s plan to establish NMSC and will actively throughout the entire process from the planning to the operation.</w:t>
            </w:r>
          </w:p>
          <w:p w14:paraId="14AD93C0" w14:textId="00600210" w:rsidR="00F90E96" w:rsidRPr="00E67D0F" w:rsidRDefault="00E8047C" w:rsidP="00E8047C">
            <w:pPr>
              <w:pStyle w:val="ListParagraph0"/>
              <w:numPr>
                <w:ilvl w:val="0"/>
                <w:numId w:val="32"/>
              </w:numPr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A on-line meeting for key </w:t>
            </w:r>
            <w:proofErr w:type="gramStart"/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>per</w:t>
            </w:r>
            <w:r w:rsidRPr="00E67D0F">
              <w:rPr>
                <w:color w:val="000000" w:themeColor="text1"/>
                <w:sz w:val="20"/>
                <w:szCs w:val="20"/>
              </w:rPr>
              <w:t>sons(</w:t>
            </w:r>
            <w:proofErr w:type="gramEnd"/>
            <w:r w:rsidRPr="00E67D0F">
              <w:rPr>
                <w:color w:val="000000" w:themeColor="text1"/>
                <w:sz w:val="20"/>
                <w:szCs w:val="20"/>
              </w:rPr>
              <w:t>Dr. Kim and Pr</w:t>
            </w:r>
            <w:r w:rsidR="00B32F7F">
              <w:rPr>
                <w:color w:val="000000" w:themeColor="text1"/>
                <w:sz w:val="20"/>
                <w:szCs w:val="20"/>
              </w:rPr>
              <w:t>of</w:t>
            </w:r>
            <w:r w:rsidRPr="00E67D0F">
              <w:rPr>
                <w:color w:val="000000" w:themeColor="text1"/>
                <w:sz w:val="20"/>
                <w:szCs w:val="20"/>
              </w:rPr>
              <w:t>. Choi) will be held regularly.</w:t>
            </w:r>
            <w:r w:rsidR="00B32F7F">
              <w:rPr>
                <w:color w:val="000000" w:themeColor="text1"/>
                <w:sz w:val="20"/>
                <w:szCs w:val="20"/>
              </w:rPr>
              <w:t xml:space="preserve"> KU will form a working group </w:t>
            </w:r>
            <w:r w:rsidR="00DB6F7A">
              <w:rPr>
                <w:color w:val="000000" w:themeColor="text1"/>
                <w:sz w:val="20"/>
                <w:szCs w:val="20"/>
              </w:rPr>
              <w:t>to proceed it.</w:t>
            </w:r>
          </w:p>
        </w:tc>
      </w:tr>
      <w:tr w:rsidR="00E67D0F" w:rsidRPr="00E67D0F" w14:paraId="5B70C5C1" w14:textId="3EF385A2" w:rsidTr="003755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7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DAEEF3" w:themeFill="accent5" w:themeFillTint="33"/>
          </w:tcPr>
          <w:p w14:paraId="1F5A6E8C" w14:textId="76622EC3" w:rsidR="003A5D0A" w:rsidRPr="00E67D0F" w:rsidRDefault="003A5D0A" w:rsidP="00384778">
            <w:pPr>
              <w:jc w:val="center"/>
              <w:rPr>
                <w:rFonts w:cstheme="majorBidi"/>
                <w:color w:val="000000" w:themeColor="text1"/>
                <w:sz w:val="20"/>
                <w:szCs w:val="20"/>
              </w:rPr>
            </w:pPr>
            <w:r w:rsidRPr="00E67D0F">
              <w:rPr>
                <w:rFonts w:cstheme="majorBidi"/>
                <w:b/>
                <w:bCs/>
                <w:color w:val="000000" w:themeColor="text1"/>
                <w:sz w:val="36"/>
                <w:szCs w:val="36"/>
                <w:shd w:val="clear" w:color="auto" w:fill="DAEEF3" w:themeFill="accent5" w:themeFillTint="33"/>
                <w:lang w:bidi="ar-AE"/>
              </w:rPr>
              <w:t>Action Items</w:t>
            </w:r>
          </w:p>
        </w:tc>
      </w:tr>
      <w:tr w:rsidR="00E67D0F" w:rsidRPr="00E67D0F" w14:paraId="2366E609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50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auto"/>
            <w:vAlign w:val="center"/>
          </w:tcPr>
          <w:p w14:paraId="536FCB85" w14:textId="77777777" w:rsidR="005D42CE" w:rsidRPr="00E67D0F" w:rsidRDefault="006576AC" w:rsidP="006576AC">
            <w:pPr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Research equipment support </w:t>
            </w:r>
            <w:proofErr w:type="gramStart"/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>plan</w:t>
            </w:r>
            <w:r w:rsidRPr="00E67D0F">
              <w:rPr>
                <w:b/>
                <w:color w:val="000000" w:themeColor="text1"/>
                <w:sz w:val="20"/>
                <w:szCs w:val="20"/>
              </w:rPr>
              <w:t xml:space="preserve"> :</w:t>
            </w:r>
            <w:proofErr w:type="gramEnd"/>
          </w:p>
          <w:p w14:paraId="5DE5E388" w14:textId="30A2D4C5" w:rsidR="006576AC" w:rsidRPr="00E67D0F" w:rsidRDefault="006576AC" w:rsidP="005D42CE">
            <w:pPr>
              <w:pStyle w:val="ListParagraph0"/>
              <w:numPr>
                <w:ilvl w:val="0"/>
                <w:numId w:val="33"/>
              </w:numPr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FIB, XRD, XPS equipment experts 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of KBSI </w:t>
            </w: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will </w:t>
            </w:r>
            <w:r w:rsidR="007E4D70" w:rsidRPr="00E67D0F">
              <w:rPr>
                <w:color w:val="000000" w:themeColor="text1"/>
                <w:sz w:val="20"/>
                <w:szCs w:val="20"/>
              </w:rPr>
              <w:t xml:space="preserve">be dispatched </w:t>
            </w:r>
            <w:r w:rsidRPr="00E67D0F">
              <w:rPr>
                <w:rFonts w:hint="eastAsia"/>
                <w:color w:val="000000" w:themeColor="text1"/>
                <w:sz w:val="20"/>
                <w:szCs w:val="20"/>
              </w:rPr>
              <w:t>to KU</w:t>
            </w:r>
            <w:r w:rsidR="007E4D70" w:rsidRPr="00E67D0F">
              <w:rPr>
                <w:color w:val="000000" w:themeColor="text1"/>
                <w:sz w:val="20"/>
                <w:szCs w:val="20"/>
              </w:rPr>
              <w:t>, possibly in September, but the specific timing will be decided after considering the progress of the COVID 19 pandemic.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 (Dr. Kim, 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 Choi, Dr. Jeremie)</w:t>
            </w:r>
          </w:p>
          <w:p w14:paraId="5A485161" w14:textId="76C7B4DE" w:rsidR="006167A3" w:rsidRPr="00E67D0F" w:rsidRDefault="006576AC" w:rsidP="00510F14">
            <w:pPr>
              <w:pStyle w:val="ListParagraph0"/>
              <w:numPr>
                <w:ilvl w:val="0"/>
                <w:numId w:val="33"/>
              </w:numPr>
              <w:rPr>
                <w:rFonts w:cstheme="majorBidi"/>
                <w:bCs/>
                <w:color w:val="000000" w:themeColor="text1"/>
                <w:sz w:val="20"/>
                <w:szCs w:val="20"/>
                <w:shd w:val="clear" w:color="auto" w:fill="DAEEF3" w:themeFill="accent5" w:themeFillTint="33"/>
                <w:lang w:bidi="ar-AE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K</w:t>
            </w:r>
            <w:r w:rsidR="007E4D70" w:rsidRPr="00E67D0F">
              <w:rPr>
                <w:rFonts w:hint="eastAsia"/>
                <w:color w:val="000000" w:themeColor="text1"/>
                <w:sz w:val="20"/>
                <w:szCs w:val="20"/>
              </w:rPr>
              <w:t xml:space="preserve">U will share </w:t>
            </w:r>
            <w:r w:rsidR="00510F14" w:rsidRPr="00E67D0F">
              <w:rPr>
                <w:color w:val="000000" w:themeColor="text1"/>
                <w:sz w:val="20"/>
                <w:szCs w:val="20"/>
              </w:rPr>
              <w:t xml:space="preserve">with KBSI </w:t>
            </w:r>
            <w:r w:rsidR="007E4D70" w:rsidRPr="00E67D0F">
              <w:rPr>
                <w:color w:val="000000" w:themeColor="text1"/>
                <w:sz w:val="20"/>
                <w:szCs w:val="20"/>
              </w:rPr>
              <w:t>its plan on installation of</w:t>
            </w:r>
            <w:r w:rsidR="00510F14" w:rsidRPr="00E67D0F">
              <w:rPr>
                <w:color w:val="000000" w:themeColor="text1"/>
                <w:sz w:val="20"/>
                <w:szCs w:val="20"/>
              </w:rPr>
              <w:t xml:space="preserve"> NMR and MS.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 (Dr. Jeremie)</w:t>
            </w:r>
          </w:p>
        </w:tc>
      </w:tr>
      <w:tr w:rsidR="00E67D0F" w:rsidRPr="00E67D0F" w14:paraId="4F4B5E61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8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23A92022" w14:textId="2DEFE274" w:rsidR="005D42CE" w:rsidRPr="00E67D0F" w:rsidRDefault="007B53EA" w:rsidP="005D42CE">
            <w:pPr>
              <w:rPr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Relocation of </w:t>
            </w:r>
            <w:r w:rsidR="006576AC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KUTC office and </w:t>
            </w:r>
            <w:proofErr w:type="gramStart"/>
            <w:r w:rsidR="006576AC" w:rsidRPr="00E67D0F">
              <w:rPr>
                <w:rFonts w:ascii="Calibri" w:eastAsia="Calibri" w:hAnsi="Calibri" w:cs="Calibri"/>
                <w:b/>
                <w:color w:val="000000" w:themeColor="text1"/>
                <w:sz w:val="20"/>
                <w:szCs w:val="20"/>
              </w:rPr>
              <w:t xml:space="preserve">lab </w:t>
            </w:r>
            <w:r w:rsidR="006576AC" w:rsidRPr="00E67D0F">
              <w:rPr>
                <w:b/>
                <w:color w:val="000000" w:themeColor="text1"/>
                <w:sz w:val="20"/>
                <w:szCs w:val="20"/>
              </w:rPr>
              <w:t>:</w:t>
            </w:r>
            <w:proofErr w:type="gramEnd"/>
            <w:r w:rsidR="006576AC" w:rsidRPr="00E67D0F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18B0BCE5" w14:textId="71C944C2" w:rsidR="003A5D0A" w:rsidRPr="00E67D0F" w:rsidRDefault="00510F14" w:rsidP="00510F14">
            <w:pPr>
              <w:pStyle w:val="ListParagraph0"/>
              <w:numPr>
                <w:ilvl w:val="0"/>
                <w:numId w:val="34"/>
              </w:numPr>
              <w:rPr>
                <w:color w:val="000000" w:themeColor="text1"/>
                <w:sz w:val="20"/>
                <w:szCs w:val="20"/>
              </w:rPr>
            </w:pPr>
            <w:r w:rsidRPr="00E67D0F">
              <w:rPr>
                <w:color w:val="000000" w:themeColor="text1"/>
                <w:sz w:val="20"/>
                <w:szCs w:val="20"/>
              </w:rPr>
              <w:t>Working space for KUTC experts should be secured prior to the dispatch.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 (Dr. Jeremie)</w:t>
            </w:r>
            <w:r w:rsidRPr="00E67D0F">
              <w:rPr>
                <w:color w:val="000000" w:themeColor="text1"/>
                <w:sz w:val="20"/>
                <w:szCs w:val="20"/>
              </w:rPr>
              <w:t xml:space="preserve"> Discussions on relocation of KUTC office and the KUTC lab will be followed by the regular on-line meeting for the KUTC managers. 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(Dr. Kim, 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 w:rsidR="00DB6F7A">
              <w:rPr>
                <w:color w:val="000000" w:themeColor="text1"/>
                <w:sz w:val="20"/>
                <w:szCs w:val="20"/>
              </w:rPr>
              <w:t xml:space="preserve"> Choi, Dr. Jeremie)</w:t>
            </w:r>
          </w:p>
        </w:tc>
      </w:tr>
      <w:tr w:rsidR="00E67D0F" w:rsidRPr="00E67D0F" w14:paraId="48EC6994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26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2C063E15" w14:textId="07E049D3" w:rsidR="00281AAC" w:rsidRPr="00E67D0F" w:rsidRDefault="005D42CE" w:rsidP="00281AAC">
            <w:pPr>
              <w:tabs>
                <w:tab w:val="left" w:pos="1634"/>
              </w:tabs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proofErr w:type="spellStart"/>
            <w:proofErr w:type="gramStart"/>
            <w:r w:rsidRPr="00E67D0F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>Worshop</w:t>
            </w:r>
            <w:proofErr w:type="spellEnd"/>
            <w:r w:rsidR="00912C7E" w:rsidRPr="00E67D0F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(</w:t>
            </w:r>
            <w:proofErr w:type="gramEnd"/>
            <w:r w:rsidR="00912C7E" w:rsidRPr="00E67D0F"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ICW)</w:t>
            </w:r>
            <w:r w:rsidRPr="00E67D0F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 xml:space="preserve"> :</w:t>
            </w:r>
          </w:p>
          <w:p w14:paraId="14242000" w14:textId="5F703452" w:rsidR="005D42CE" w:rsidRPr="00E67D0F" w:rsidRDefault="00510F14" w:rsidP="005F6C21">
            <w:pPr>
              <w:pStyle w:val="ListParagraph0"/>
              <w:numPr>
                <w:ilvl w:val="0"/>
                <w:numId w:val="34"/>
              </w:numPr>
              <w:tabs>
                <w:tab w:val="left" w:pos="1634"/>
              </w:tabs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Dr. Kim and Pr</w:t>
            </w:r>
            <w:r w:rsidR="005F6C2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of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. Choi will find a date of </w:t>
            </w:r>
            <w:r w:rsidR="005D42CE"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workshop and the 3rd steering committee meeting 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between </w:t>
            </w:r>
            <w:r w:rsidR="005D42CE"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November to early December </w:t>
            </w:r>
            <w:r w:rsidR="005D42CE" w:rsidRPr="00C8251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2020.</w:t>
            </w:r>
            <w:r w:rsidR="00DB6F7A" w:rsidRPr="00C8251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(Dr. Kim and</w:t>
            </w:r>
            <w:r w:rsidR="005F6C21" w:rsidRPr="00C8251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Prof. </w:t>
            </w:r>
            <w:r w:rsidR="00DB6F7A" w:rsidRPr="00C8251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Choi)</w:t>
            </w:r>
          </w:p>
        </w:tc>
      </w:tr>
      <w:tr w:rsidR="00E67D0F" w:rsidRPr="00E67D0F" w14:paraId="61921873" w14:textId="77777777" w:rsidTr="00A80F99">
        <w:trPr>
          <w:trHeight w:val="972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bottom w:val="dotted" w:sz="4" w:space="0" w:color="auto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596AF9A5" w14:textId="67210763" w:rsidR="00281AAC" w:rsidRPr="00E67D0F" w:rsidRDefault="00281AAC" w:rsidP="00281AAC">
            <w:pPr>
              <w:tabs>
                <w:tab w:val="left" w:pos="1634"/>
              </w:tabs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 w:hint="eastAsia"/>
                <w:b/>
                <w:color w:val="000000" w:themeColor="text1"/>
                <w:sz w:val="20"/>
                <w:szCs w:val="20"/>
              </w:rPr>
              <w:t>National Materials Science Center (NMSC)</w:t>
            </w:r>
          </w:p>
          <w:p w14:paraId="12BFC26A" w14:textId="50C6F578" w:rsidR="00912C7E" w:rsidRPr="00A80F99" w:rsidRDefault="00510F14" w:rsidP="005F6C21">
            <w:pPr>
              <w:pStyle w:val="ListParagraph0"/>
              <w:numPr>
                <w:ilvl w:val="0"/>
                <w:numId w:val="34"/>
              </w:numPr>
              <w:tabs>
                <w:tab w:val="left" w:pos="1634"/>
              </w:tabs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KU will d</w:t>
            </w:r>
            <w:r w:rsidR="00912C7E"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evelop strategic plans to collaborate with key local 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&amp; international </w:t>
            </w:r>
            <w:r w:rsidR="00912C7E"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organizations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.</w:t>
            </w:r>
            <w:r w:rsidR="00DB6F7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(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 w:rsidR="00DB6F7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Choi)</w:t>
            </w:r>
          </w:p>
        </w:tc>
      </w:tr>
      <w:tr w:rsidR="00DB6F7A" w:rsidRPr="00E67D0F" w14:paraId="0BCF7F6F" w14:textId="77777777" w:rsidTr="00E67D0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72"/>
        </w:trPr>
        <w:tc>
          <w:tcPr>
            <w:tcW w:w="10848" w:type="dxa"/>
            <w:tcBorders>
              <w:top w:val="dotted" w:sz="4" w:space="0" w:color="auto"/>
              <w:left w:val="single" w:sz="12" w:space="0" w:color="17365D" w:themeColor="text2" w:themeShade="BF"/>
              <w:right w:val="single" w:sz="12" w:space="0" w:color="17365D" w:themeColor="text2" w:themeShade="BF"/>
            </w:tcBorders>
            <w:shd w:val="clear" w:color="auto" w:fill="FFFFFF" w:themeFill="background1"/>
            <w:vAlign w:val="center"/>
          </w:tcPr>
          <w:p w14:paraId="6D80E549" w14:textId="1F8EE881" w:rsidR="00DB6F7A" w:rsidRPr="00E67D0F" w:rsidRDefault="00DB6F7A" w:rsidP="00DB6F7A">
            <w:pPr>
              <w:tabs>
                <w:tab w:val="left" w:pos="1634"/>
              </w:tabs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  <w:t>Development of new joint projects</w:t>
            </w:r>
          </w:p>
          <w:p w14:paraId="04E91FA1" w14:textId="7BC3D42E" w:rsidR="00DB6F7A" w:rsidRDefault="00DB6F7A" w:rsidP="00DB6F7A">
            <w:pPr>
              <w:pStyle w:val="ListParagraph0"/>
              <w:numPr>
                <w:ilvl w:val="0"/>
                <w:numId w:val="34"/>
              </w:numPr>
              <w:tabs>
                <w:tab w:val="left" w:pos="1634"/>
              </w:tabs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KU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and KBSI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will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jointly </w:t>
            </w:r>
            <w:r w:rsidRPr="00E67D0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develop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 </w:t>
            </w:r>
            <w:r w:rsidRPr="00DB6F7A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directed call for proposals in KU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. (</w:t>
            </w:r>
            <w:r w:rsidR="005F6C21">
              <w:rPr>
                <w:color w:val="000000" w:themeColor="text1"/>
                <w:sz w:val="20"/>
                <w:szCs w:val="20"/>
              </w:rPr>
              <w:t>Prof.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Choi)</w:t>
            </w:r>
          </w:p>
          <w:p w14:paraId="1237FBA2" w14:textId="34EAF760" w:rsidR="00DB6F7A" w:rsidRPr="00E67D0F" w:rsidRDefault="00DB6F7A" w:rsidP="00DB6F7A">
            <w:pPr>
              <w:pStyle w:val="ListParagraph0"/>
              <w:numPr>
                <w:ilvl w:val="0"/>
                <w:numId w:val="34"/>
              </w:numPr>
              <w:tabs>
                <w:tab w:val="left" w:pos="1634"/>
              </w:tabs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KBSI will identify the </w:t>
            </w:r>
            <w:proofErr w:type="spellStart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the</w:t>
            </w:r>
            <w:proofErr w:type="spellEnd"/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areas of </w:t>
            </w:r>
            <w:r w:rsidR="00A24160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interest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(Dr. Kim)</w:t>
            </w:r>
          </w:p>
          <w:p w14:paraId="027CE0FA" w14:textId="77777777" w:rsidR="00DB6F7A" w:rsidRPr="00E67D0F" w:rsidRDefault="00DB6F7A" w:rsidP="00281AAC">
            <w:pPr>
              <w:tabs>
                <w:tab w:val="left" w:pos="1634"/>
              </w:tabs>
              <w:rPr>
                <w:rFonts w:ascii="Calibri" w:hAnsi="Calibri" w:cs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12BAFB02" w14:textId="77777777" w:rsidR="000B69C1" w:rsidRPr="00E67D0F" w:rsidRDefault="000B69C1" w:rsidP="00E67D0F">
      <w:pPr>
        <w:spacing w:after="0"/>
        <w:rPr>
          <w:b/>
          <w:bCs/>
          <w:color w:val="000000" w:themeColor="text1"/>
          <w:sz w:val="24"/>
          <w:szCs w:val="24"/>
        </w:rPr>
      </w:pPr>
    </w:p>
    <w:sectPr w:rsidR="000B69C1" w:rsidRPr="00E67D0F" w:rsidSect="00174FC7">
      <w:headerReference w:type="default" r:id="rId11"/>
      <w:footerReference w:type="default" r:id="rId12"/>
      <w:pgSz w:w="12240" w:h="15840"/>
      <w:pgMar w:top="1440" w:right="900" w:bottom="0" w:left="1980" w:header="270" w:footer="2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1CB89" w14:textId="77777777" w:rsidR="00F712AF" w:rsidRDefault="00F712AF" w:rsidP="00E93F2B">
      <w:pPr>
        <w:spacing w:after="0" w:line="240" w:lineRule="auto"/>
      </w:pPr>
      <w:r>
        <w:separator/>
      </w:r>
    </w:p>
  </w:endnote>
  <w:endnote w:type="continuationSeparator" w:id="0">
    <w:p w14:paraId="1A05BFEE" w14:textId="77777777" w:rsidR="00F712AF" w:rsidRDefault="00F712AF" w:rsidP="00E93F2B">
      <w:pPr>
        <w:spacing w:after="0" w:line="240" w:lineRule="auto"/>
      </w:pPr>
      <w:r>
        <w:continuationSeparator/>
      </w:r>
    </w:p>
  </w:endnote>
  <w:endnote w:type="continuationNotice" w:id="1">
    <w:p w14:paraId="591911B5" w14:textId="77777777" w:rsidR="00F712AF" w:rsidRDefault="00F712A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6DB16" w14:textId="3365D1CF" w:rsidR="009C305C" w:rsidRDefault="009C305C" w:rsidP="00E361BB">
    <w:pPr>
      <w:pStyle w:val="Footer"/>
    </w:pPr>
    <w:r>
      <w:rPr>
        <w:noProof/>
        <w:color w:val="000000"/>
        <w:sz w:val="21"/>
        <w:szCs w:val="21"/>
        <w:lang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1091E9E" wp14:editId="6AEF6608">
              <wp:simplePos x="0" y="0"/>
              <wp:positionH relativeFrom="column">
                <wp:posOffset>-979004</wp:posOffset>
              </wp:positionH>
              <wp:positionV relativeFrom="paragraph">
                <wp:posOffset>227910</wp:posOffset>
              </wp:positionV>
              <wp:extent cx="6981245" cy="71562"/>
              <wp:effectExtent l="0" t="0" r="0" b="508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81245" cy="71562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3399">
                              <a:shade val="30000"/>
                              <a:satMod val="115000"/>
                              <a:alpha val="43000"/>
                            </a:srgbClr>
                          </a:gs>
                          <a:gs pos="0">
                            <a:srgbClr val="003399">
                              <a:shade val="67500"/>
                              <a:satMod val="115000"/>
                            </a:srgbClr>
                          </a:gs>
                          <a:gs pos="38000">
                            <a:srgbClr val="003399">
                              <a:shade val="100000"/>
                              <a:satMod val="115000"/>
                              <a:alpha val="81000"/>
                            </a:srgb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A1E9E4" id="Rectangle 3" o:spid="_x0000_s1026" style="position:absolute;left:0;text-align:left;margin-left:-77.1pt;margin-top:17.95pt;width:549.7pt;height:5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89r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" fillcolor="#00175e" stroked="f" strokeweight="2pt">
              <v:fill opacity="53084f" color2="#002fa4" o:opacity2="28180f" rotate="t" angle="90" colors="0 #00175e;0 #002689;24904f #002fa4" focus="100%" type="gradient"/>
            </v:rect>
          </w:pict>
        </mc:Fallback>
      </mc:AlternateContent>
    </w:r>
    <w:r>
      <w:rPr>
        <w:sz w:val="18"/>
        <w:szCs w:val="18"/>
      </w:rPr>
      <w:t xml:space="preserve">Rapporteur Signature: __________________            </w:t>
    </w:r>
    <w:r>
      <w:rPr>
        <w:sz w:val="18"/>
        <w:szCs w:val="18"/>
      </w:rPr>
      <w:tab/>
    </w:r>
    <w:r w:rsidRPr="001D02B9">
      <w:rPr>
        <w:sz w:val="18"/>
        <w:szCs w:val="18"/>
      </w:rPr>
      <w:t xml:space="preserve"> </w:t>
    </w:r>
  </w:p>
  <w:p w14:paraId="4AF37804" w14:textId="69742B54" w:rsidR="009C305C" w:rsidRPr="001C27A1" w:rsidRDefault="009C305C" w:rsidP="001C27A1">
    <w:pPr>
      <w:pStyle w:val="Footer"/>
      <w:ind w:left="-1350"/>
      <w:jc w:val="right"/>
      <w:rPr>
        <w:rFonts w:ascii="Garamond" w:hAnsi="Garamond"/>
        <w:b/>
        <w:bCs/>
        <w:sz w:val="18"/>
        <w:szCs w:val="18"/>
      </w:rPr>
    </w:pPr>
    <w:r w:rsidRPr="00E659E4">
      <w:rPr>
        <w:rFonts w:ascii="Garamond" w:hAnsi="Garamond"/>
        <w:b/>
        <w:bCs/>
        <w:sz w:val="18"/>
        <w:szCs w:val="18"/>
      </w:rPr>
      <w:t xml:space="preserve">Page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PAGE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676074">
      <w:rPr>
        <w:rFonts w:ascii="Garamond" w:hAnsi="Garamond"/>
        <w:b/>
        <w:bCs/>
        <w:noProof/>
        <w:sz w:val="18"/>
        <w:szCs w:val="18"/>
      </w:rPr>
      <w:t>3</w:t>
    </w:r>
    <w:r w:rsidRPr="00E659E4">
      <w:rPr>
        <w:rFonts w:ascii="Garamond" w:hAnsi="Garamond"/>
        <w:b/>
        <w:bCs/>
        <w:sz w:val="18"/>
        <w:szCs w:val="18"/>
      </w:rPr>
      <w:fldChar w:fldCharType="end"/>
    </w:r>
    <w:r w:rsidRPr="00E659E4">
      <w:rPr>
        <w:rFonts w:ascii="Garamond" w:hAnsi="Garamond"/>
        <w:b/>
        <w:bCs/>
        <w:sz w:val="18"/>
        <w:szCs w:val="18"/>
      </w:rPr>
      <w:t xml:space="preserve"> of </w:t>
    </w:r>
    <w:r w:rsidRPr="00E659E4">
      <w:rPr>
        <w:rFonts w:ascii="Garamond" w:hAnsi="Garamond"/>
        <w:b/>
        <w:bCs/>
        <w:sz w:val="18"/>
        <w:szCs w:val="18"/>
      </w:rPr>
      <w:fldChar w:fldCharType="begin"/>
    </w:r>
    <w:r w:rsidRPr="00E659E4">
      <w:rPr>
        <w:rFonts w:ascii="Garamond" w:hAnsi="Garamond"/>
        <w:b/>
        <w:bCs/>
        <w:sz w:val="18"/>
        <w:szCs w:val="18"/>
      </w:rPr>
      <w:instrText xml:space="preserve"> NUMPAGES  \* Arabic  \* MERGEFORMAT </w:instrText>
    </w:r>
    <w:r w:rsidRPr="00E659E4">
      <w:rPr>
        <w:rFonts w:ascii="Garamond" w:hAnsi="Garamond"/>
        <w:b/>
        <w:bCs/>
        <w:sz w:val="18"/>
        <w:szCs w:val="18"/>
      </w:rPr>
      <w:fldChar w:fldCharType="separate"/>
    </w:r>
    <w:r w:rsidR="00676074">
      <w:rPr>
        <w:rFonts w:ascii="Garamond" w:hAnsi="Garamond"/>
        <w:b/>
        <w:bCs/>
        <w:noProof/>
        <w:sz w:val="18"/>
        <w:szCs w:val="18"/>
      </w:rPr>
      <w:t>3</w:t>
    </w:r>
    <w:r w:rsidRPr="00E659E4">
      <w:rPr>
        <w:rFonts w:ascii="Garamond" w:hAnsi="Garamond"/>
        <w:b/>
        <w:bCs/>
        <w:sz w:val="18"/>
        <w:szCs w:val="18"/>
      </w:rPr>
      <w:fldChar w:fldCharType="end"/>
    </w:r>
  </w:p>
  <w:p w14:paraId="794FFD94" w14:textId="77777777" w:rsidR="009C305C" w:rsidRDefault="009C305C">
    <w:pPr>
      <w:pStyle w:val="Footer"/>
    </w:pPr>
    <w:r>
      <w:rPr>
        <w:noProof/>
        <w:lang w:eastAsia="en-US"/>
      </w:rPr>
      <w:drawing>
        <wp:anchor distT="0" distB="0" distL="114300" distR="114300" simplePos="0" relativeHeight="251662336" behindDoc="1" locked="0" layoutInCell="1" allowOverlap="1" wp14:anchorId="2F984C1D" wp14:editId="00ACB37B">
          <wp:simplePos x="0" y="0"/>
          <wp:positionH relativeFrom="column">
            <wp:posOffset>5715</wp:posOffset>
          </wp:positionH>
          <wp:positionV relativeFrom="paragraph">
            <wp:posOffset>7830185</wp:posOffset>
          </wp:positionV>
          <wp:extent cx="7886700" cy="962660"/>
          <wp:effectExtent l="0" t="0" r="0" b="8890"/>
          <wp:wrapNone/>
          <wp:docPr id="22" name="Picture 13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56192" behindDoc="1" locked="0" layoutInCell="1" allowOverlap="1" wp14:anchorId="7C6E18F9" wp14:editId="26C0F781">
          <wp:simplePos x="0" y="0"/>
          <wp:positionH relativeFrom="column">
            <wp:posOffset>-108585</wp:posOffset>
          </wp:positionH>
          <wp:positionV relativeFrom="paragraph">
            <wp:posOffset>9811385</wp:posOffset>
          </wp:positionV>
          <wp:extent cx="7886700" cy="962660"/>
          <wp:effectExtent l="0" t="0" r="0" b="8890"/>
          <wp:wrapNone/>
          <wp:docPr id="23" name="Picture 14" descr="stri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tri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6700" cy="962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19774" w14:textId="77777777" w:rsidR="00F712AF" w:rsidRDefault="00F712AF" w:rsidP="00E93F2B">
      <w:pPr>
        <w:spacing w:after="0" w:line="240" w:lineRule="auto"/>
      </w:pPr>
      <w:r>
        <w:separator/>
      </w:r>
    </w:p>
  </w:footnote>
  <w:footnote w:type="continuationSeparator" w:id="0">
    <w:p w14:paraId="078A564E" w14:textId="77777777" w:rsidR="00F712AF" w:rsidRDefault="00F712AF" w:rsidP="00E93F2B">
      <w:pPr>
        <w:spacing w:after="0" w:line="240" w:lineRule="auto"/>
      </w:pPr>
      <w:r>
        <w:continuationSeparator/>
      </w:r>
    </w:p>
  </w:footnote>
  <w:footnote w:type="continuationNotice" w:id="1">
    <w:p w14:paraId="4854200E" w14:textId="77777777" w:rsidR="00F712AF" w:rsidRDefault="00F712A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7B685" w14:textId="5C654448" w:rsidR="009C305C" w:rsidRDefault="00B3794E" w:rsidP="00B3794E">
    <w:pPr>
      <w:pStyle w:val="Header"/>
      <w:rPr>
        <w:rFonts w:cs="Simplified Arabic"/>
        <w:b/>
        <w:bCs/>
        <w:sz w:val="18"/>
        <w:szCs w:val="18"/>
        <w:lang w:bidi="ar-AE"/>
      </w:rPr>
    </w:pPr>
    <w:r>
      <w:rPr>
        <w:noProof/>
        <w:lang w:eastAsia="en-US"/>
      </w:rPr>
      <w:drawing>
        <wp:inline distT="0" distB="0" distL="0" distR="0" wp14:anchorId="1E4BDE61" wp14:editId="497AA813">
          <wp:extent cx="1602155" cy="350520"/>
          <wp:effectExtent l="0" t="0" r="0" b="0"/>
          <wp:docPr id="7" name="Picture 6">
            <a:extLst xmlns:a="http://schemas.openxmlformats.org/drawingml/2006/main">
              <a:ext uri="{FF2B5EF4-FFF2-40B4-BE49-F238E27FC236}">
                <a16:creationId xmlns:a16="http://schemas.microsoft.com/office/drawing/2014/main" id="{27211BEC-8A05-5048-8010-DA55CE46723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27211BEC-8A05-5048-8010-DA55CE46723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9259" cy="360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32F7F">
      <w:rPr>
        <w:rFonts w:cs="Simplified Arabic"/>
        <w:b/>
        <w:bCs/>
        <w:sz w:val="18"/>
        <w:szCs w:val="18"/>
        <w:lang w:bidi="ar-AE"/>
      </w:rPr>
      <w:t xml:space="preserve">   </w:t>
    </w:r>
    <w:r w:rsidR="00B32F7F">
      <w:rPr>
        <w:lang w:bidi="ar-AE"/>
      </w:rPr>
      <w:t xml:space="preserve">     </w:t>
    </w:r>
    <w:r w:rsidR="00B32F7F">
      <w:rPr>
        <w:noProof/>
        <w:lang w:eastAsia="en-US"/>
      </w:rPr>
      <w:drawing>
        <wp:inline distT="0" distB="0" distL="0" distR="0" wp14:anchorId="2BC9D372" wp14:editId="4338C985">
          <wp:extent cx="1876425" cy="510126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659" cy="51807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32F7F">
      <w:rPr>
        <w:lang w:bidi="ar-AE"/>
      </w:rPr>
      <w:t xml:space="preserve">        </w:t>
    </w:r>
    <w:r w:rsidR="00B32F7F">
      <w:rPr>
        <w:noProof/>
        <w:lang w:eastAsia="en-US"/>
      </w:rPr>
      <w:drawing>
        <wp:inline distT="0" distB="0" distL="0" distR="0" wp14:anchorId="736AD292" wp14:editId="4B8F881B">
          <wp:extent cx="1762125" cy="243840"/>
          <wp:effectExtent l="0" t="0" r="9525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2125" cy="243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B32F7F">
      <w:rPr>
        <w:lang w:bidi="ar-AE"/>
      </w:rPr>
      <w:t xml:space="preserve">                           </w:t>
    </w:r>
  </w:p>
  <w:tbl>
    <w:tblPr>
      <w:tblStyle w:val="TableGrid"/>
      <w:tblW w:w="10769" w:type="dxa"/>
      <w:tblInd w:w="-14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94"/>
      <w:gridCol w:w="4675"/>
    </w:tblGrid>
    <w:tr w:rsidR="009C305C" w14:paraId="713F7708" w14:textId="77777777" w:rsidTr="003B6845">
      <w:tc>
        <w:tcPr>
          <w:tcW w:w="10769" w:type="dxa"/>
          <w:gridSpan w:val="2"/>
        </w:tcPr>
        <w:p w14:paraId="5581D7C5" w14:textId="353C88B7" w:rsidR="009C305C" w:rsidRDefault="009C305C" w:rsidP="003B6845">
          <w:pPr>
            <w:pStyle w:val="Header"/>
            <w:jc w:val="center"/>
            <w:rPr>
              <w:rFonts w:cs="Simplified Arabic"/>
              <w:b/>
              <w:bCs/>
              <w:sz w:val="18"/>
              <w:szCs w:val="18"/>
              <w:lang w:bidi="ar-AE"/>
            </w:rPr>
          </w:pPr>
        </w:p>
      </w:tc>
    </w:tr>
    <w:tr w:rsidR="0076148D" w14:paraId="535CA660" w14:textId="77777777" w:rsidTr="003B6845">
      <w:trPr>
        <w:gridAfter w:val="1"/>
        <w:wAfter w:w="4675" w:type="dxa"/>
      </w:trPr>
      <w:tc>
        <w:tcPr>
          <w:tcW w:w="6094" w:type="dxa"/>
        </w:tcPr>
        <w:p w14:paraId="1741D387" w14:textId="22C0ABD7" w:rsidR="0076148D" w:rsidRPr="007B369E" w:rsidRDefault="0076148D" w:rsidP="007F7CAA">
          <w:pPr>
            <w:pStyle w:val="Header"/>
            <w:rPr>
              <w:bCs/>
              <w:noProof/>
              <w:sz w:val="18"/>
              <w:szCs w:val="18"/>
              <w:lang w:val="en-GB" w:eastAsia="en-GB"/>
            </w:rPr>
          </w:pPr>
        </w:p>
      </w:tc>
    </w:tr>
    <w:tr w:rsidR="009C305C" w14:paraId="370734B3" w14:textId="77777777" w:rsidTr="003B6845">
      <w:tc>
        <w:tcPr>
          <w:tcW w:w="10769" w:type="dxa"/>
          <w:gridSpan w:val="2"/>
        </w:tcPr>
        <w:p w14:paraId="2467A3E4" w14:textId="59D4E659" w:rsidR="009C305C" w:rsidRDefault="002A3A5D" w:rsidP="003B6845">
          <w:pPr>
            <w:pStyle w:val="Header"/>
            <w:jc w:val="right"/>
            <w:rPr>
              <w:rFonts w:cs="Simplified Arabic"/>
              <w:b/>
              <w:bCs/>
              <w:sz w:val="18"/>
              <w:szCs w:val="18"/>
              <w:lang w:bidi="ar-AE"/>
            </w:rPr>
          </w:pPr>
          <w:r>
            <w:rPr>
              <w:noProof/>
              <w:color w:val="000000"/>
              <w:sz w:val="21"/>
              <w:szCs w:val="21"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B361C93" wp14:editId="0D64A692">
                    <wp:simplePos x="0" y="0"/>
                    <wp:positionH relativeFrom="column">
                      <wp:posOffset>-36830</wp:posOffset>
                    </wp:positionH>
                    <wp:positionV relativeFrom="paragraph">
                      <wp:posOffset>153035</wp:posOffset>
                    </wp:positionV>
                    <wp:extent cx="6926580" cy="45085"/>
                    <wp:effectExtent l="0" t="0" r="7620" b="0"/>
                    <wp:wrapNone/>
                    <wp:docPr id="2" name="Rectangle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926580" cy="45085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3399">
                                    <a:shade val="30000"/>
                                    <a:satMod val="115000"/>
                                    <a:alpha val="43000"/>
                                  </a:srgbClr>
                                </a:gs>
                                <a:gs pos="0">
                                  <a:srgbClr val="003399">
                                    <a:shade val="67500"/>
                                    <a:satMod val="115000"/>
                                  </a:srgbClr>
                                </a:gs>
                                <a:gs pos="38000">
                                  <a:srgbClr val="003399">
                                    <a:shade val="100000"/>
                                    <a:satMod val="115000"/>
                                    <a:alpha val="81000"/>
                                  </a:srgbClr>
                                </a:gs>
                              </a:gsLst>
                              <a:lin ang="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8C39FFE" id="Rectangle 2" o:spid="_x0000_s1026" style="position:absolute;left:0;text-align:left;margin-left:-2.9pt;margin-top:12.05pt;width:545.4pt;height: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" fillcolor="#00175e" stroked="f" strokeweight="2pt">
                    <v:fill opacity="53084f" color2="#002fa4" o:opacity2="28180f" rotate="t" angle="90" colors="0 #00175e;0 #002689;24904f #002fa4" focus="100%" type="gradient"/>
                  </v:rect>
                </w:pict>
              </mc:Fallback>
            </mc:AlternateContent>
          </w:r>
        </w:p>
      </w:tc>
    </w:tr>
  </w:tbl>
  <w:p w14:paraId="2A7D8CD2" w14:textId="2360F648" w:rsidR="009C305C" w:rsidRDefault="009C305C" w:rsidP="003B6845">
    <w:pPr>
      <w:pStyle w:val="Header"/>
      <w:ind w:left="-1418" w:firstLine="1701"/>
      <w:jc w:val="center"/>
    </w:pPr>
    <w:r>
      <w:rPr>
        <w:noProof/>
        <w:color w:val="000000"/>
        <w:sz w:val="21"/>
        <w:szCs w:val="21"/>
        <w:lang w:val="en-GB" w:eastAsia="en-GB"/>
      </w:rPr>
      <w:tab/>
    </w:r>
    <w:r>
      <w:rPr>
        <w:noProof/>
        <w:color w:val="000000"/>
        <w:sz w:val="21"/>
        <w:szCs w:val="21"/>
        <w:lang w:val="en-GB" w:eastAsia="en-GB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21E6BF8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AA923F0"/>
    <w:multiLevelType w:val="hybridMultilevel"/>
    <w:tmpl w:val="11FEAFE0"/>
    <w:lvl w:ilvl="0" w:tplc="C05E694E">
      <w:start w:val="1"/>
      <w:numFmt w:val="decimal"/>
      <w:lvlText w:val="%1."/>
      <w:lvlJc w:val="left"/>
      <w:pPr>
        <w:ind w:left="720" w:hanging="360"/>
      </w:pPr>
    </w:lvl>
    <w:lvl w:ilvl="1" w:tplc="422E5246">
      <w:start w:val="1"/>
      <w:numFmt w:val="lowerLetter"/>
      <w:lvlText w:val="%2."/>
      <w:lvlJc w:val="left"/>
      <w:pPr>
        <w:ind w:left="1440" w:hanging="360"/>
      </w:pPr>
    </w:lvl>
    <w:lvl w:ilvl="2" w:tplc="A830A8EC">
      <w:start w:val="1"/>
      <w:numFmt w:val="lowerRoman"/>
      <w:lvlText w:val="%3."/>
      <w:lvlJc w:val="right"/>
      <w:pPr>
        <w:ind w:left="2160" w:hanging="180"/>
      </w:pPr>
    </w:lvl>
    <w:lvl w:ilvl="3" w:tplc="0FDE2C6E">
      <w:start w:val="1"/>
      <w:numFmt w:val="decimal"/>
      <w:lvlText w:val="%4."/>
      <w:lvlJc w:val="left"/>
      <w:pPr>
        <w:ind w:left="2880" w:hanging="360"/>
      </w:pPr>
    </w:lvl>
    <w:lvl w:ilvl="4" w:tplc="DBBC385C">
      <w:start w:val="1"/>
      <w:numFmt w:val="lowerLetter"/>
      <w:lvlText w:val="%5."/>
      <w:lvlJc w:val="left"/>
      <w:pPr>
        <w:ind w:left="3600" w:hanging="360"/>
      </w:pPr>
    </w:lvl>
    <w:lvl w:ilvl="5" w:tplc="7BCCDD5C">
      <w:start w:val="1"/>
      <w:numFmt w:val="lowerRoman"/>
      <w:lvlText w:val="%6."/>
      <w:lvlJc w:val="right"/>
      <w:pPr>
        <w:ind w:left="4320" w:hanging="180"/>
      </w:pPr>
    </w:lvl>
    <w:lvl w:ilvl="6" w:tplc="D034E14C">
      <w:start w:val="1"/>
      <w:numFmt w:val="decimal"/>
      <w:lvlText w:val="%7."/>
      <w:lvlJc w:val="left"/>
      <w:pPr>
        <w:ind w:left="5040" w:hanging="360"/>
      </w:pPr>
    </w:lvl>
    <w:lvl w:ilvl="7" w:tplc="C5A2633C">
      <w:start w:val="1"/>
      <w:numFmt w:val="lowerLetter"/>
      <w:lvlText w:val="%8."/>
      <w:lvlJc w:val="left"/>
      <w:pPr>
        <w:ind w:left="5760" w:hanging="360"/>
      </w:pPr>
    </w:lvl>
    <w:lvl w:ilvl="8" w:tplc="823CA25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E1CC9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BBC4F15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3537"/>
    <w:multiLevelType w:val="hybridMultilevel"/>
    <w:tmpl w:val="09D801D8"/>
    <w:lvl w:ilvl="0" w:tplc="0409001B">
      <w:start w:val="1"/>
      <w:numFmt w:val="lowerRoman"/>
      <w:lvlText w:val="%1."/>
      <w:lvlJc w:val="right"/>
      <w:pPr>
        <w:ind w:left="2300" w:hanging="400"/>
      </w:pPr>
    </w:lvl>
    <w:lvl w:ilvl="1" w:tplc="04090019" w:tentative="1">
      <w:start w:val="1"/>
      <w:numFmt w:val="upperLetter"/>
      <w:lvlText w:val="%2."/>
      <w:lvlJc w:val="left"/>
      <w:pPr>
        <w:ind w:left="2700" w:hanging="400"/>
      </w:pPr>
    </w:lvl>
    <w:lvl w:ilvl="2" w:tplc="0409001B">
      <w:start w:val="1"/>
      <w:numFmt w:val="lowerRoman"/>
      <w:lvlText w:val="%3."/>
      <w:lvlJc w:val="right"/>
      <w:pPr>
        <w:ind w:left="3100" w:hanging="400"/>
      </w:pPr>
    </w:lvl>
    <w:lvl w:ilvl="3" w:tplc="0409000F">
      <w:start w:val="1"/>
      <w:numFmt w:val="decimal"/>
      <w:lvlText w:val="%4."/>
      <w:lvlJc w:val="left"/>
      <w:pPr>
        <w:ind w:left="3500" w:hanging="400"/>
      </w:pPr>
    </w:lvl>
    <w:lvl w:ilvl="4" w:tplc="04090019" w:tentative="1">
      <w:start w:val="1"/>
      <w:numFmt w:val="upperLetter"/>
      <w:lvlText w:val="%5."/>
      <w:lvlJc w:val="left"/>
      <w:pPr>
        <w:ind w:left="3900" w:hanging="400"/>
      </w:pPr>
    </w:lvl>
    <w:lvl w:ilvl="5" w:tplc="0409001B" w:tentative="1">
      <w:start w:val="1"/>
      <w:numFmt w:val="lowerRoman"/>
      <w:lvlText w:val="%6."/>
      <w:lvlJc w:val="right"/>
      <w:pPr>
        <w:ind w:left="4300" w:hanging="400"/>
      </w:pPr>
    </w:lvl>
    <w:lvl w:ilvl="6" w:tplc="0409000F" w:tentative="1">
      <w:start w:val="1"/>
      <w:numFmt w:val="decimal"/>
      <w:lvlText w:val="%7."/>
      <w:lvlJc w:val="left"/>
      <w:pPr>
        <w:ind w:left="4700" w:hanging="400"/>
      </w:pPr>
    </w:lvl>
    <w:lvl w:ilvl="7" w:tplc="04090019" w:tentative="1">
      <w:start w:val="1"/>
      <w:numFmt w:val="upperLetter"/>
      <w:lvlText w:val="%8."/>
      <w:lvlJc w:val="left"/>
      <w:pPr>
        <w:ind w:left="5100" w:hanging="400"/>
      </w:pPr>
    </w:lvl>
    <w:lvl w:ilvl="8" w:tplc="0409001B" w:tentative="1">
      <w:start w:val="1"/>
      <w:numFmt w:val="lowerRoman"/>
      <w:lvlText w:val="%9."/>
      <w:lvlJc w:val="right"/>
      <w:pPr>
        <w:ind w:left="5500" w:hanging="400"/>
      </w:pPr>
    </w:lvl>
  </w:abstractNum>
  <w:abstractNum w:abstractNumId="5" w15:restartNumberingAfterBreak="0">
    <w:nsid w:val="19AB70AA"/>
    <w:multiLevelType w:val="hybridMultilevel"/>
    <w:tmpl w:val="B74C77F4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C260E03"/>
    <w:multiLevelType w:val="hybridMultilevel"/>
    <w:tmpl w:val="68088040"/>
    <w:lvl w:ilvl="0" w:tplc="7E1677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682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266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D60D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5EE6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09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6A9F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0E5A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C877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0226088"/>
    <w:multiLevelType w:val="hybridMultilevel"/>
    <w:tmpl w:val="11FEAFE0"/>
    <w:lvl w:ilvl="0" w:tplc="C05E694E">
      <w:start w:val="1"/>
      <w:numFmt w:val="decimal"/>
      <w:lvlText w:val="%1."/>
      <w:lvlJc w:val="left"/>
      <w:pPr>
        <w:ind w:left="720" w:hanging="360"/>
      </w:pPr>
    </w:lvl>
    <w:lvl w:ilvl="1" w:tplc="422E5246">
      <w:start w:val="1"/>
      <w:numFmt w:val="lowerLetter"/>
      <w:lvlText w:val="%2."/>
      <w:lvlJc w:val="left"/>
      <w:pPr>
        <w:ind w:left="1440" w:hanging="360"/>
      </w:pPr>
    </w:lvl>
    <w:lvl w:ilvl="2" w:tplc="A830A8EC">
      <w:start w:val="1"/>
      <w:numFmt w:val="lowerRoman"/>
      <w:lvlText w:val="%3."/>
      <w:lvlJc w:val="right"/>
      <w:pPr>
        <w:ind w:left="2160" w:hanging="180"/>
      </w:pPr>
    </w:lvl>
    <w:lvl w:ilvl="3" w:tplc="0FDE2C6E">
      <w:start w:val="1"/>
      <w:numFmt w:val="decimal"/>
      <w:lvlText w:val="%4."/>
      <w:lvlJc w:val="left"/>
      <w:pPr>
        <w:ind w:left="2880" w:hanging="360"/>
      </w:pPr>
    </w:lvl>
    <w:lvl w:ilvl="4" w:tplc="DBBC385C">
      <w:start w:val="1"/>
      <w:numFmt w:val="lowerLetter"/>
      <w:lvlText w:val="%5."/>
      <w:lvlJc w:val="left"/>
      <w:pPr>
        <w:ind w:left="3600" w:hanging="360"/>
      </w:pPr>
    </w:lvl>
    <w:lvl w:ilvl="5" w:tplc="7BCCDD5C">
      <w:start w:val="1"/>
      <w:numFmt w:val="lowerRoman"/>
      <w:lvlText w:val="%6."/>
      <w:lvlJc w:val="right"/>
      <w:pPr>
        <w:ind w:left="4320" w:hanging="180"/>
      </w:pPr>
    </w:lvl>
    <w:lvl w:ilvl="6" w:tplc="D034E14C">
      <w:start w:val="1"/>
      <w:numFmt w:val="decimal"/>
      <w:lvlText w:val="%7."/>
      <w:lvlJc w:val="left"/>
      <w:pPr>
        <w:ind w:left="5040" w:hanging="360"/>
      </w:pPr>
    </w:lvl>
    <w:lvl w:ilvl="7" w:tplc="C5A2633C">
      <w:start w:val="1"/>
      <w:numFmt w:val="lowerLetter"/>
      <w:lvlText w:val="%8."/>
      <w:lvlJc w:val="left"/>
      <w:pPr>
        <w:ind w:left="5760" w:hanging="360"/>
      </w:pPr>
    </w:lvl>
    <w:lvl w:ilvl="8" w:tplc="823CA25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0B0EDD"/>
    <w:multiLevelType w:val="hybridMultilevel"/>
    <w:tmpl w:val="5E36D4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33FAD"/>
    <w:multiLevelType w:val="hybridMultilevel"/>
    <w:tmpl w:val="37E821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013552"/>
    <w:multiLevelType w:val="hybridMultilevel"/>
    <w:tmpl w:val="874253D0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1" w15:restartNumberingAfterBreak="0">
    <w:nsid w:val="31CE7AEE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17CEC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EB5A22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9514C"/>
    <w:multiLevelType w:val="hybridMultilevel"/>
    <w:tmpl w:val="51302B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E1CE8"/>
    <w:multiLevelType w:val="hybridMultilevel"/>
    <w:tmpl w:val="5DD63A6A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987748"/>
    <w:multiLevelType w:val="hybridMultilevel"/>
    <w:tmpl w:val="3EC0D872"/>
    <w:lvl w:ilvl="0" w:tplc="0CBAC0F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81C10"/>
    <w:multiLevelType w:val="hybridMultilevel"/>
    <w:tmpl w:val="CE1EE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74A87"/>
    <w:multiLevelType w:val="hybridMultilevel"/>
    <w:tmpl w:val="C3483D6A"/>
    <w:lvl w:ilvl="0" w:tplc="04090001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CF771F6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833187"/>
    <w:multiLevelType w:val="hybridMultilevel"/>
    <w:tmpl w:val="F05487FC"/>
    <w:lvl w:ilvl="0" w:tplc="5BF0589A">
      <w:start w:val="1"/>
      <w:numFmt w:val="lowerRoman"/>
      <w:lvlText w:val="%1."/>
      <w:lvlJc w:val="right"/>
      <w:pPr>
        <w:ind w:left="1469" w:hanging="400"/>
      </w:pPr>
      <w:rPr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869" w:hanging="400"/>
      </w:pPr>
    </w:lvl>
    <w:lvl w:ilvl="2" w:tplc="0409001B" w:tentative="1">
      <w:start w:val="1"/>
      <w:numFmt w:val="lowerRoman"/>
      <w:lvlText w:val="%3."/>
      <w:lvlJc w:val="right"/>
      <w:pPr>
        <w:ind w:left="2269" w:hanging="400"/>
      </w:pPr>
    </w:lvl>
    <w:lvl w:ilvl="3" w:tplc="0409000F" w:tentative="1">
      <w:start w:val="1"/>
      <w:numFmt w:val="decimal"/>
      <w:lvlText w:val="%4."/>
      <w:lvlJc w:val="left"/>
      <w:pPr>
        <w:ind w:left="2669" w:hanging="400"/>
      </w:pPr>
    </w:lvl>
    <w:lvl w:ilvl="4" w:tplc="04090019" w:tentative="1">
      <w:start w:val="1"/>
      <w:numFmt w:val="upperLetter"/>
      <w:lvlText w:val="%5."/>
      <w:lvlJc w:val="left"/>
      <w:pPr>
        <w:ind w:left="3069" w:hanging="400"/>
      </w:pPr>
    </w:lvl>
    <w:lvl w:ilvl="5" w:tplc="0409001B" w:tentative="1">
      <w:start w:val="1"/>
      <w:numFmt w:val="lowerRoman"/>
      <w:lvlText w:val="%6."/>
      <w:lvlJc w:val="right"/>
      <w:pPr>
        <w:ind w:left="3469" w:hanging="400"/>
      </w:pPr>
    </w:lvl>
    <w:lvl w:ilvl="6" w:tplc="0409000F" w:tentative="1">
      <w:start w:val="1"/>
      <w:numFmt w:val="decimal"/>
      <w:lvlText w:val="%7."/>
      <w:lvlJc w:val="left"/>
      <w:pPr>
        <w:ind w:left="3869" w:hanging="400"/>
      </w:pPr>
    </w:lvl>
    <w:lvl w:ilvl="7" w:tplc="04090019" w:tentative="1">
      <w:start w:val="1"/>
      <w:numFmt w:val="upperLetter"/>
      <w:lvlText w:val="%8."/>
      <w:lvlJc w:val="left"/>
      <w:pPr>
        <w:ind w:left="4269" w:hanging="400"/>
      </w:pPr>
    </w:lvl>
    <w:lvl w:ilvl="8" w:tplc="0409001B" w:tentative="1">
      <w:start w:val="1"/>
      <w:numFmt w:val="lowerRoman"/>
      <w:lvlText w:val="%9."/>
      <w:lvlJc w:val="right"/>
      <w:pPr>
        <w:ind w:left="4669" w:hanging="400"/>
      </w:pPr>
    </w:lvl>
  </w:abstractNum>
  <w:abstractNum w:abstractNumId="21" w15:restartNumberingAfterBreak="0">
    <w:nsid w:val="533975D1"/>
    <w:multiLevelType w:val="hybridMultilevel"/>
    <w:tmpl w:val="3F8AE056"/>
    <w:lvl w:ilvl="0" w:tplc="B08431BC">
      <w:start w:val="1"/>
      <w:numFmt w:val="bullet"/>
      <w:lvlText w:val=""/>
      <w:lvlJc w:val="left"/>
      <w:pPr>
        <w:ind w:left="924" w:hanging="357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2" w15:restartNumberingAfterBreak="0">
    <w:nsid w:val="57563753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6368E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D6DFA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6E6D56"/>
    <w:multiLevelType w:val="hybridMultilevel"/>
    <w:tmpl w:val="9CF25C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7963B9"/>
    <w:multiLevelType w:val="hybridMultilevel"/>
    <w:tmpl w:val="F75ABC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FB632A"/>
    <w:multiLevelType w:val="hybridMultilevel"/>
    <w:tmpl w:val="33328968"/>
    <w:lvl w:ilvl="0" w:tplc="0409001B">
      <w:start w:val="1"/>
      <w:numFmt w:val="lowerRoman"/>
      <w:lvlText w:val="%1."/>
      <w:lvlJc w:val="right"/>
      <w:pPr>
        <w:ind w:left="2300" w:hanging="400"/>
      </w:pPr>
    </w:lvl>
    <w:lvl w:ilvl="1" w:tplc="04090019" w:tentative="1">
      <w:start w:val="1"/>
      <w:numFmt w:val="upperLetter"/>
      <w:lvlText w:val="%2."/>
      <w:lvlJc w:val="left"/>
      <w:pPr>
        <w:ind w:left="2700" w:hanging="400"/>
      </w:pPr>
    </w:lvl>
    <w:lvl w:ilvl="2" w:tplc="0409001B" w:tentative="1">
      <w:start w:val="1"/>
      <w:numFmt w:val="lowerRoman"/>
      <w:lvlText w:val="%3."/>
      <w:lvlJc w:val="right"/>
      <w:pPr>
        <w:ind w:left="3100" w:hanging="400"/>
      </w:pPr>
    </w:lvl>
    <w:lvl w:ilvl="3" w:tplc="0409001B">
      <w:start w:val="1"/>
      <w:numFmt w:val="lowerRoman"/>
      <w:lvlText w:val="%4."/>
      <w:lvlJc w:val="right"/>
      <w:pPr>
        <w:ind w:left="3500" w:hanging="400"/>
      </w:pPr>
    </w:lvl>
    <w:lvl w:ilvl="4" w:tplc="04090019" w:tentative="1">
      <w:start w:val="1"/>
      <w:numFmt w:val="upperLetter"/>
      <w:lvlText w:val="%5."/>
      <w:lvlJc w:val="left"/>
      <w:pPr>
        <w:ind w:left="3900" w:hanging="400"/>
      </w:pPr>
    </w:lvl>
    <w:lvl w:ilvl="5" w:tplc="0409001B" w:tentative="1">
      <w:start w:val="1"/>
      <w:numFmt w:val="lowerRoman"/>
      <w:lvlText w:val="%6."/>
      <w:lvlJc w:val="right"/>
      <w:pPr>
        <w:ind w:left="4300" w:hanging="400"/>
      </w:pPr>
    </w:lvl>
    <w:lvl w:ilvl="6" w:tplc="0409000F" w:tentative="1">
      <w:start w:val="1"/>
      <w:numFmt w:val="decimal"/>
      <w:lvlText w:val="%7."/>
      <w:lvlJc w:val="left"/>
      <w:pPr>
        <w:ind w:left="4700" w:hanging="400"/>
      </w:pPr>
    </w:lvl>
    <w:lvl w:ilvl="7" w:tplc="04090019" w:tentative="1">
      <w:start w:val="1"/>
      <w:numFmt w:val="upperLetter"/>
      <w:lvlText w:val="%8."/>
      <w:lvlJc w:val="left"/>
      <w:pPr>
        <w:ind w:left="5100" w:hanging="400"/>
      </w:pPr>
    </w:lvl>
    <w:lvl w:ilvl="8" w:tplc="0409001B" w:tentative="1">
      <w:start w:val="1"/>
      <w:numFmt w:val="lowerRoman"/>
      <w:lvlText w:val="%9."/>
      <w:lvlJc w:val="right"/>
      <w:pPr>
        <w:ind w:left="5500" w:hanging="400"/>
      </w:pPr>
    </w:lvl>
  </w:abstractNum>
  <w:abstractNum w:abstractNumId="28" w15:restartNumberingAfterBreak="0">
    <w:nsid w:val="66257724"/>
    <w:multiLevelType w:val="hybridMultilevel"/>
    <w:tmpl w:val="2A1E04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98396D"/>
    <w:multiLevelType w:val="hybridMultilevel"/>
    <w:tmpl w:val="92E28F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3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53659D"/>
    <w:multiLevelType w:val="hybridMultilevel"/>
    <w:tmpl w:val="6818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FB0332"/>
    <w:multiLevelType w:val="hybridMultilevel"/>
    <w:tmpl w:val="2A602B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A6019E"/>
    <w:multiLevelType w:val="hybridMultilevel"/>
    <w:tmpl w:val="07C444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4A53EF5"/>
    <w:multiLevelType w:val="hybridMultilevel"/>
    <w:tmpl w:val="A6080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224844">
    <w:abstractNumId w:val="7"/>
  </w:num>
  <w:num w:numId="2" w16cid:durableId="406389730">
    <w:abstractNumId w:val="0"/>
  </w:num>
  <w:num w:numId="3" w16cid:durableId="734351677">
    <w:abstractNumId w:val="8"/>
  </w:num>
  <w:num w:numId="4" w16cid:durableId="1930116597">
    <w:abstractNumId w:val="9"/>
  </w:num>
  <w:num w:numId="5" w16cid:durableId="611936363">
    <w:abstractNumId w:val="31"/>
  </w:num>
  <w:num w:numId="6" w16cid:durableId="1103526054">
    <w:abstractNumId w:val="19"/>
  </w:num>
  <w:num w:numId="7" w16cid:durableId="155614607">
    <w:abstractNumId w:val="17"/>
  </w:num>
  <w:num w:numId="8" w16cid:durableId="901479798">
    <w:abstractNumId w:val="2"/>
  </w:num>
  <w:num w:numId="9" w16cid:durableId="565720718">
    <w:abstractNumId w:val="32"/>
  </w:num>
  <w:num w:numId="10" w16cid:durableId="994407635">
    <w:abstractNumId w:val="6"/>
  </w:num>
  <w:num w:numId="11" w16cid:durableId="2042319203">
    <w:abstractNumId w:val="30"/>
  </w:num>
  <w:num w:numId="12" w16cid:durableId="460224854">
    <w:abstractNumId w:val="1"/>
  </w:num>
  <w:num w:numId="13" w16cid:durableId="365300018">
    <w:abstractNumId w:val="26"/>
  </w:num>
  <w:num w:numId="14" w16cid:durableId="422649376">
    <w:abstractNumId w:val="25"/>
  </w:num>
  <w:num w:numId="15" w16cid:durableId="1189489201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94943163">
    <w:abstractNumId w:val="15"/>
  </w:num>
  <w:num w:numId="17" w16cid:durableId="174153599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63359591">
    <w:abstractNumId w:val="13"/>
  </w:num>
  <w:num w:numId="19" w16cid:durableId="1086343035">
    <w:abstractNumId w:val="3"/>
  </w:num>
  <w:num w:numId="20" w16cid:durableId="1946813748">
    <w:abstractNumId w:val="28"/>
  </w:num>
  <w:num w:numId="21" w16cid:durableId="612247031">
    <w:abstractNumId w:val="12"/>
  </w:num>
  <w:num w:numId="22" w16cid:durableId="235558012">
    <w:abstractNumId w:val="16"/>
  </w:num>
  <w:num w:numId="23" w16cid:durableId="491527884">
    <w:abstractNumId w:val="11"/>
  </w:num>
  <w:num w:numId="24" w16cid:durableId="38163565">
    <w:abstractNumId w:val="33"/>
  </w:num>
  <w:num w:numId="25" w16cid:durableId="1328364850">
    <w:abstractNumId w:val="24"/>
  </w:num>
  <w:num w:numId="26" w16cid:durableId="2099793186">
    <w:abstractNumId w:val="22"/>
  </w:num>
  <w:num w:numId="27" w16cid:durableId="848636122">
    <w:abstractNumId w:val="29"/>
  </w:num>
  <w:num w:numId="28" w16cid:durableId="406926637">
    <w:abstractNumId w:val="4"/>
  </w:num>
  <w:num w:numId="29" w16cid:durableId="1746879164">
    <w:abstractNumId w:val="27"/>
  </w:num>
  <w:num w:numId="30" w16cid:durableId="590356968">
    <w:abstractNumId w:val="20"/>
  </w:num>
  <w:num w:numId="31" w16cid:durableId="1955674567">
    <w:abstractNumId w:val="10"/>
  </w:num>
  <w:num w:numId="32" w16cid:durableId="1005480782">
    <w:abstractNumId w:val="21"/>
  </w:num>
  <w:num w:numId="33" w16cid:durableId="1076783299">
    <w:abstractNumId w:val="18"/>
  </w:num>
  <w:num w:numId="34" w16cid:durableId="1169174631">
    <w:abstractNumId w:val="5"/>
  </w:num>
  <w:num w:numId="35" w16cid:durableId="215091246">
    <w:abstractNumId w:val="14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teve Griffiths">
    <w15:presenceInfo w15:providerId="AD" w15:userId="S-1-5-21-1524746968-3258349338-2023424453-19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C5"/>
    <w:rsid w:val="0000044F"/>
    <w:rsid w:val="0000102B"/>
    <w:rsid w:val="0000121C"/>
    <w:rsid w:val="00002421"/>
    <w:rsid w:val="00003D9A"/>
    <w:rsid w:val="0000463C"/>
    <w:rsid w:val="0000499E"/>
    <w:rsid w:val="00004AB8"/>
    <w:rsid w:val="00004C67"/>
    <w:rsid w:val="00005AF9"/>
    <w:rsid w:val="00005F45"/>
    <w:rsid w:val="00006B27"/>
    <w:rsid w:val="00007D45"/>
    <w:rsid w:val="00010B01"/>
    <w:rsid w:val="00010C4B"/>
    <w:rsid w:val="000118DF"/>
    <w:rsid w:val="00011F6B"/>
    <w:rsid w:val="000123A8"/>
    <w:rsid w:val="00013116"/>
    <w:rsid w:val="0001360D"/>
    <w:rsid w:val="00013A8C"/>
    <w:rsid w:val="00014609"/>
    <w:rsid w:val="00014C71"/>
    <w:rsid w:val="00014FDF"/>
    <w:rsid w:val="00015ABC"/>
    <w:rsid w:val="00016EC6"/>
    <w:rsid w:val="00017C97"/>
    <w:rsid w:val="00017CA8"/>
    <w:rsid w:val="00020030"/>
    <w:rsid w:val="0002032C"/>
    <w:rsid w:val="000209E0"/>
    <w:rsid w:val="00020B5C"/>
    <w:rsid w:val="00021605"/>
    <w:rsid w:val="00022053"/>
    <w:rsid w:val="00022448"/>
    <w:rsid w:val="00022996"/>
    <w:rsid w:val="00022B8D"/>
    <w:rsid w:val="00022EB6"/>
    <w:rsid w:val="00022EC8"/>
    <w:rsid w:val="000244A5"/>
    <w:rsid w:val="00024850"/>
    <w:rsid w:val="00024D5F"/>
    <w:rsid w:val="00025F2E"/>
    <w:rsid w:val="00026EBD"/>
    <w:rsid w:val="00027348"/>
    <w:rsid w:val="00027CBB"/>
    <w:rsid w:val="00027E70"/>
    <w:rsid w:val="00030D91"/>
    <w:rsid w:val="000315BB"/>
    <w:rsid w:val="00032127"/>
    <w:rsid w:val="00032425"/>
    <w:rsid w:val="0003273A"/>
    <w:rsid w:val="00032E3F"/>
    <w:rsid w:val="000341AE"/>
    <w:rsid w:val="00034745"/>
    <w:rsid w:val="00034F7B"/>
    <w:rsid w:val="00035308"/>
    <w:rsid w:val="00035554"/>
    <w:rsid w:val="00035D2C"/>
    <w:rsid w:val="00036432"/>
    <w:rsid w:val="00036972"/>
    <w:rsid w:val="00037B67"/>
    <w:rsid w:val="00037DB1"/>
    <w:rsid w:val="00040460"/>
    <w:rsid w:val="000406CB"/>
    <w:rsid w:val="00041B06"/>
    <w:rsid w:val="00042111"/>
    <w:rsid w:val="00042E72"/>
    <w:rsid w:val="000434F5"/>
    <w:rsid w:val="00043697"/>
    <w:rsid w:val="00043FB4"/>
    <w:rsid w:val="00044C69"/>
    <w:rsid w:val="00045C72"/>
    <w:rsid w:val="00050324"/>
    <w:rsid w:val="000510A4"/>
    <w:rsid w:val="000512AF"/>
    <w:rsid w:val="0005136E"/>
    <w:rsid w:val="000518CB"/>
    <w:rsid w:val="000529D5"/>
    <w:rsid w:val="00052BBF"/>
    <w:rsid w:val="00052C6E"/>
    <w:rsid w:val="00053801"/>
    <w:rsid w:val="00053BF3"/>
    <w:rsid w:val="00054094"/>
    <w:rsid w:val="000549FB"/>
    <w:rsid w:val="00054A41"/>
    <w:rsid w:val="00055E73"/>
    <w:rsid w:val="00056153"/>
    <w:rsid w:val="000569A2"/>
    <w:rsid w:val="00056D6A"/>
    <w:rsid w:val="000577D1"/>
    <w:rsid w:val="000578DA"/>
    <w:rsid w:val="00057902"/>
    <w:rsid w:val="00057F54"/>
    <w:rsid w:val="00057FC7"/>
    <w:rsid w:val="000605F0"/>
    <w:rsid w:val="00060C50"/>
    <w:rsid w:val="0006114E"/>
    <w:rsid w:val="000613E0"/>
    <w:rsid w:val="00061CC8"/>
    <w:rsid w:val="00062A08"/>
    <w:rsid w:val="000636A9"/>
    <w:rsid w:val="0006429D"/>
    <w:rsid w:val="000642A6"/>
    <w:rsid w:val="00064925"/>
    <w:rsid w:val="00065B49"/>
    <w:rsid w:val="00065BA7"/>
    <w:rsid w:val="00065CA3"/>
    <w:rsid w:val="00065F82"/>
    <w:rsid w:val="00066025"/>
    <w:rsid w:val="0006642C"/>
    <w:rsid w:val="00070A3B"/>
    <w:rsid w:val="0007164A"/>
    <w:rsid w:val="00071BD9"/>
    <w:rsid w:val="0007328F"/>
    <w:rsid w:val="000736E6"/>
    <w:rsid w:val="000737DD"/>
    <w:rsid w:val="00073CC7"/>
    <w:rsid w:val="00074502"/>
    <w:rsid w:val="000748DE"/>
    <w:rsid w:val="00074B6C"/>
    <w:rsid w:val="0007560F"/>
    <w:rsid w:val="00075E17"/>
    <w:rsid w:val="0007686F"/>
    <w:rsid w:val="00077704"/>
    <w:rsid w:val="00077E7C"/>
    <w:rsid w:val="00080276"/>
    <w:rsid w:val="00081A1A"/>
    <w:rsid w:val="000822F4"/>
    <w:rsid w:val="000828E9"/>
    <w:rsid w:val="00082918"/>
    <w:rsid w:val="000834EC"/>
    <w:rsid w:val="000841A3"/>
    <w:rsid w:val="00084877"/>
    <w:rsid w:val="00084996"/>
    <w:rsid w:val="00085173"/>
    <w:rsid w:val="00085865"/>
    <w:rsid w:val="00086150"/>
    <w:rsid w:val="0008662B"/>
    <w:rsid w:val="00087F8F"/>
    <w:rsid w:val="000900ED"/>
    <w:rsid w:val="00090A6E"/>
    <w:rsid w:val="0009176A"/>
    <w:rsid w:val="00091B61"/>
    <w:rsid w:val="00092FF1"/>
    <w:rsid w:val="0009344B"/>
    <w:rsid w:val="00093DB6"/>
    <w:rsid w:val="00094C74"/>
    <w:rsid w:val="00094F8E"/>
    <w:rsid w:val="000953A4"/>
    <w:rsid w:val="00095550"/>
    <w:rsid w:val="00095CC1"/>
    <w:rsid w:val="00095FF1"/>
    <w:rsid w:val="00096793"/>
    <w:rsid w:val="0009732C"/>
    <w:rsid w:val="000A0745"/>
    <w:rsid w:val="000A21A0"/>
    <w:rsid w:val="000A2522"/>
    <w:rsid w:val="000A2678"/>
    <w:rsid w:val="000A27C7"/>
    <w:rsid w:val="000A2A6A"/>
    <w:rsid w:val="000A2AF0"/>
    <w:rsid w:val="000A324F"/>
    <w:rsid w:val="000A3517"/>
    <w:rsid w:val="000A3C0B"/>
    <w:rsid w:val="000A5B01"/>
    <w:rsid w:val="000A5FA4"/>
    <w:rsid w:val="000A67D2"/>
    <w:rsid w:val="000A6863"/>
    <w:rsid w:val="000A72D2"/>
    <w:rsid w:val="000A7373"/>
    <w:rsid w:val="000A7707"/>
    <w:rsid w:val="000A7C41"/>
    <w:rsid w:val="000B0550"/>
    <w:rsid w:val="000B08BE"/>
    <w:rsid w:val="000B1B5D"/>
    <w:rsid w:val="000B1EE5"/>
    <w:rsid w:val="000B2710"/>
    <w:rsid w:val="000B30D9"/>
    <w:rsid w:val="000B3DED"/>
    <w:rsid w:val="000B4038"/>
    <w:rsid w:val="000B4069"/>
    <w:rsid w:val="000B4563"/>
    <w:rsid w:val="000B49CE"/>
    <w:rsid w:val="000B5AF4"/>
    <w:rsid w:val="000B69C1"/>
    <w:rsid w:val="000B6EB2"/>
    <w:rsid w:val="000B6F27"/>
    <w:rsid w:val="000B7A14"/>
    <w:rsid w:val="000C0256"/>
    <w:rsid w:val="000C0894"/>
    <w:rsid w:val="000C140A"/>
    <w:rsid w:val="000C1964"/>
    <w:rsid w:val="000C1BB0"/>
    <w:rsid w:val="000C2081"/>
    <w:rsid w:val="000C20BF"/>
    <w:rsid w:val="000C2922"/>
    <w:rsid w:val="000C2B9D"/>
    <w:rsid w:val="000C2DEF"/>
    <w:rsid w:val="000C3529"/>
    <w:rsid w:val="000C3858"/>
    <w:rsid w:val="000C3CAB"/>
    <w:rsid w:val="000C3E9E"/>
    <w:rsid w:val="000C4090"/>
    <w:rsid w:val="000C4A56"/>
    <w:rsid w:val="000C4BCD"/>
    <w:rsid w:val="000C4DCF"/>
    <w:rsid w:val="000C5127"/>
    <w:rsid w:val="000C53C0"/>
    <w:rsid w:val="000C576E"/>
    <w:rsid w:val="000C59CD"/>
    <w:rsid w:val="000C642A"/>
    <w:rsid w:val="000C6ABA"/>
    <w:rsid w:val="000C6AE4"/>
    <w:rsid w:val="000C796E"/>
    <w:rsid w:val="000D0321"/>
    <w:rsid w:val="000D0EF5"/>
    <w:rsid w:val="000D1B8F"/>
    <w:rsid w:val="000D20B2"/>
    <w:rsid w:val="000D22E7"/>
    <w:rsid w:val="000D2DE9"/>
    <w:rsid w:val="000D3005"/>
    <w:rsid w:val="000D3494"/>
    <w:rsid w:val="000D3990"/>
    <w:rsid w:val="000D3A4A"/>
    <w:rsid w:val="000D3C8D"/>
    <w:rsid w:val="000D457F"/>
    <w:rsid w:val="000D4644"/>
    <w:rsid w:val="000D62AA"/>
    <w:rsid w:val="000D6833"/>
    <w:rsid w:val="000D7251"/>
    <w:rsid w:val="000D77F2"/>
    <w:rsid w:val="000D7D36"/>
    <w:rsid w:val="000E01DA"/>
    <w:rsid w:val="000E0B31"/>
    <w:rsid w:val="000E101E"/>
    <w:rsid w:val="000E1E73"/>
    <w:rsid w:val="000E2C5A"/>
    <w:rsid w:val="000E363C"/>
    <w:rsid w:val="000E383E"/>
    <w:rsid w:val="000E5A19"/>
    <w:rsid w:val="000E60B8"/>
    <w:rsid w:val="000E6CC0"/>
    <w:rsid w:val="000E6DE7"/>
    <w:rsid w:val="000E6F77"/>
    <w:rsid w:val="000E7369"/>
    <w:rsid w:val="000E7474"/>
    <w:rsid w:val="000F0065"/>
    <w:rsid w:val="000F1CED"/>
    <w:rsid w:val="000F2027"/>
    <w:rsid w:val="000F2C34"/>
    <w:rsid w:val="000F30D1"/>
    <w:rsid w:val="000F31DD"/>
    <w:rsid w:val="000F3527"/>
    <w:rsid w:val="000F402A"/>
    <w:rsid w:val="000F5017"/>
    <w:rsid w:val="000F58C7"/>
    <w:rsid w:val="000F6AD8"/>
    <w:rsid w:val="000F78AD"/>
    <w:rsid w:val="000F7B0B"/>
    <w:rsid w:val="000F7BB6"/>
    <w:rsid w:val="00100937"/>
    <w:rsid w:val="00100B34"/>
    <w:rsid w:val="00102317"/>
    <w:rsid w:val="00102F57"/>
    <w:rsid w:val="001036E8"/>
    <w:rsid w:val="001038C3"/>
    <w:rsid w:val="001039E6"/>
    <w:rsid w:val="00103DA5"/>
    <w:rsid w:val="00103E27"/>
    <w:rsid w:val="001047E4"/>
    <w:rsid w:val="00104B5C"/>
    <w:rsid w:val="00105151"/>
    <w:rsid w:val="001059B8"/>
    <w:rsid w:val="001061BA"/>
    <w:rsid w:val="00106215"/>
    <w:rsid w:val="001062FE"/>
    <w:rsid w:val="001067D3"/>
    <w:rsid w:val="00106DEA"/>
    <w:rsid w:val="001073E7"/>
    <w:rsid w:val="00110061"/>
    <w:rsid w:val="001110A5"/>
    <w:rsid w:val="001115E2"/>
    <w:rsid w:val="0011218A"/>
    <w:rsid w:val="00112C0A"/>
    <w:rsid w:val="00112C23"/>
    <w:rsid w:val="00112D1A"/>
    <w:rsid w:val="00114F96"/>
    <w:rsid w:val="00115129"/>
    <w:rsid w:val="001157CE"/>
    <w:rsid w:val="00116291"/>
    <w:rsid w:val="00116A7E"/>
    <w:rsid w:val="0012022C"/>
    <w:rsid w:val="00120BD0"/>
    <w:rsid w:val="00120BE3"/>
    <w:rsid w:val="00120E4E"/>
    <w:rsid w:val="00121099"/>
    <w:rsid w:val="0012125E"/>
    <w:rsid w:val="00122068"/>
    <w:rsid w:val="0012353B"/>
    <w:rsid w:val="001236E4"/>
    <w:rsid w:val="00123CB7"/>
    <w:rsid w:val="001250C4"/>
    <w:rsid w:val="00125276"/>
    <w:rsid w:val="001255A4"/>
    <w:rsid w:val="00125B82"/>
    <w:rsid w:val="001262C5"/>
    <w:rsid w:val="00126D39"/>
    <w:rsid w:val="00126D8A"/>
    <w:rsid w:val="00126E45"/>
    <w:rsid w:val="00127662"/>
    <w:rsid w:val="00127B7B"/>
    <w:rsid w:val="0013059E"/>
    <w:rsid w:val="001305EC"/>
    <w:rsid w:val="00131332"/>
    <w:rsid w:val="00131A54"/>
    <w:rsid w:val="00132207"/>
    <w:rsid w:val="001327B6"/>
    <w:rsid w:val="00132A65"/>
    <w:rsid w:val="00133B92"/>
    <w:rsid w:val="00134683"/>
    <w:rsid w:val="001354CC"/>
    <w:rsid w:val="00135B23"/>
    <w:rsid w:val="00135D40"/>
    <w:rsid w:val="00135F3F"/>
    <w:rsid w:val="0013615F"/>
    <w:rsid w:val="001361A3"/>
    <w:rsid w:val="00136EAF"/>
    <w:rsid w:val="001373B4"/>
    <w:rsid w:val="00137638"/>
    <w:rsid w:val="00137FA9"/>
    <w:rsid w:val="001409E5"/>
    <w:rsid w:val="00141220"/>
    <w:rsid w:val="001414B1"/>
    <w:rsid w:val="00141A96"/>
    <w:rsid w:val="00141E6C"/>
    <w:rsid w:val="00142709"/>
    <w:rsid w:val="0014390B"/>
    <w:rsid w:val="00143956"/>
    <w:rsid w:val="0014430A"/>
    <w:rsid w:val="00144482"/>
    <w:rsid w:val="0014489D"/>
    <w:rsid w:val="00144BF2"/>
    <w:rsid w:val="00145BFE"/>
    <w:rsid w:val="00146752"/>
    <w:rsid w:val="00146829"/>
    <w:rsid w:val="00146C66"/>
    <w:rsid w:val="00147467"/>
    <w:rsid w:val="00147C79"/>
    <w:rsid w:val="00147E57"/>
    <w:rsid w:val="00151D1A"/>
    <w:rsid w:val="00151EDE"/>
    <w:rsid w:val="0015290D"/>
    <w:rsid w:val="0015327D"/>
    <w:rsid w:val="00153691"/>
    <w:rsid w:val="00153CEB"/>
    <w:rsid w:val="00154843"/>
    <w:rsid w:val="00154A73"/>
    <w:rsid w:val="00155831"/>
    <w:rsid w:val="00156409"/>
    <w:rsid w:val="001567E9"/>
    <w:rsid w:val="00156E65"/>
    <w:rsid w:val="00157495"/>
    <w:rsid w:val="00157D81"/>
    <w:rsid w:val="001605C0"/>
    <w:rsid w:val="00160D71"/>
    <w:rsid w:val="001613E4"/>
    <w:rsid w:val="00161CC9"/>
    <w:rsid w:val="00161F07"/>
    <w:rsid w:val="001620F4"/>
    <w:rsid w:val="0016342B"/>
    <w:rsid w:val="00163C57"/>
    <w:rsid w:val="001641CC"/>
    <w:rsid w:val="00166AB7"/>
    <w:rsid w:val="00167013"/>
    <w:rsid w:val="0016714F"/>
    <w:rsid w:val="001679E4"/>
    <w:rsid w:val="001700F8"/>
    <w:rsid w:val="0017053F"/>
    <w:rsid w:val="0017093A"/>
    <w:rsid w:val="00171334"/>
    <w:rsid w:val="0017142E"/>
    <w:rsid w:val="0017201A"/>
    <w:rsid w:val="00172155"/>
    <w:rsid w:val="00172C88"/>
    <w:rsid w:val="00172EB7"/>
    <w:rsid w:val="0017303F"/>
    <w:rsid w:val="00173751"/>
    <w:rsid w:val="00173A8B"/>
    <w:rsid w:val="001742FC"/>
    <w:rsid w:val="001743A2"/>
    <w:rsid w:val="00174973"/>
    <w:rsid w:val="00174DDF"/>
    <w:rsid w:val="00174FC7"/>
    <w:rsid w:val="00175591"/>
    <w:rsid w:val="001771BB"/>
    <w:rsid w:val="0017776E"/>
    <w:rsid w:val="00181F9A"/>
    <w:rsid w:val="001828C0"/>
    <w:rsid w:val="00183548"/>
    <w:rsid w:val="001836B3"/>
    <w:rsid w:val="001859F9"/>
    <w:rsid w:val="00186D3A"/>
    <w:rsid w:val="00187917"/>
    <w:rsid w:val="00187A87"/>
    <w:rsid w:val="001902C7"/>
    <w:rsid w:val="001905C1"/>
    <w:rsid w:val="00190B61"/>
    <w:rsid w:val="00190E06"/>
    <w:rsid w:val="00191526"/>
    <w:rsid w:val="00192959"/>
    <w:rsid w:val="00193266"/>
    <w:rsid w:val="0019369B"/>
    <w:rsid w:val="00193A58"/>
    <w:rsid w:val="00195B8F"/>
    <w:rsid w:val="00195D99"/>
    <w:rsid w:val="00195E86"/>
    <w:rsid w:val="00196087"/>
    <w:rsid w:val="001969FB"/>
    <w:rsid w:val="001978EB"/>
    <w:rsid w:val="00197DFE"/>
    <w:rsid w:val="001A038C"/>
    <w:rsid w:val="001A079E"/>
    <w:rsid w:val="001A1BAB"/>
    <w:rsid w:val="001A24B8"/>
    <w:rsid w:val="001A2686"/>
    <w:rsid w:val="001A27A8"/>
    <w:rsid w:val="001A3433"/>
    <w:rsid w:val="001A38CE"/>
    <w:rsid w:val="001A46A0"/>
    <w:rsid w:val="001A4DF7"/>
    <w:rsid w:val="001A5FCC"/>
    <w:rsid w:val="001A7098"/>
    <w:rsid w:val="001B05B5"/>
    <w:rsid w:val="001B068D"/>
    <w:rsid w:val="001B0B47"/>
    <w:rsid w:val="001B0CD9"/>
    <w:rsid w:val="001B1008"/>
    <w:rsid w:val="001B10A1"/>
    <w:rsid w:val="001B26D8"/>
    <w:rsid w:val="001B2A81"/>
    <w:rsid w:val="001B4104"/>
    <w:rsid w:val="001B57AC"/>
    <w:rsid w:val="001B580E"/>
    <w:rsid w:val="001B5998"/>
    <w:rsid w:val="001B633C"/>
    <w:rsid w:val="001B6EB7"/>
    <w:rsid w:val="001B70C1"/>
    <w:rsid w:val="001B7FA9"/>
    <w:rsid w:val="001C0421"/>
    <w:rsid w:val="001C09A6"/>
    <w:rsid w:val="001C1D8A"/>
    <w:rsid w:val="001C27A1"/>
    <w:rsid w:val="001C27EC"/>
    <w:rsid w:val="001C2895"/>
    <w:rsid w:val="001C2AAC"/>
    <w:rsid w:val="001C2ACA"/>
    <w:rsid w:val="001C2EB7"/>
    <w:rsid w:val="001C2EF7"/>
    <w:rsid w:val="001C3AA0"/>
    <w:rsid w:val="001C521E"/>
    <w:rsid w:val="001C5CCA"/>
    <w:rsid w:val="001C643C"/>
    <w:rsid w:val="001C6B66"/>
    <w:rsid w:val="001C7345"/>
    <w:rsid w:val="001D0683"/>
    <w:rsid w:val="001D1132"/>
    <w:rsid w:val="001D14C7"/>
    <w:rsid w:val="001D19D4"/>
    <w:rsid w:val="001D2C9C"/>
    <w:rsid w:val="001D2FED"/>
    <w:rsid w:val="001D364F"/>
    <w:rsid w:val="001D467D"/>
    <w:rsid w:val="001D4DCF"/>
    <w:rsid w:val="001D541C"/>
    <w:rsid w:val="001D7431"/>
    <w:rsid w:val="001D746F"/>
    <w:rsid w:val="001D7F2F"/>
    <w:rsid w:val="001E160F"/>
    <w:rsid w:val="001E1F1F"/>
    <w:rsid w:val="001E225E"/>
    <w:rsid w:val="001E2353"/>
    <w:rsid w:val="001E2C72"/>
    <w:rsid w:val="001E3136"/>
    <w:rsid w:val="001E3B30"/>
    <w:rsid w:val="001E421B"/>
    <w:rsid w:val="001E436A"/>
    <w:rsid w:val="001E50F9"/>
    <w:rsid w:val="001E5AF4"/>
    <w:rsid w:val="001E5C94"/>
    <w:rsid w:val="001E626F"/>
    <w:rsid w:val="001E6790"/>
    <w:rsid w:val="001F048B"/>
    <w:rsid w:val="001F0682"/>
    <w:rsid w:val="001F0B58"/>
    <w:rsid w:val="001F155A"/>
    <w:rsid w:val="001F1F61"/>
    <w:rsid w:val="001F2119"/>
    <w:rsid w:val="001F2725"/>
    <w:rsid w:val="001F282A"/>
    <w:rsid w:val="001F2A77"/>
    <w:rsid w:val="001F328F"/>
    <w:rsid w:val="001F388B"/>
    <w:rsid w:val="001F3A07"/>
    <w:rsid w:val="001F3AA4"/>
    <w:rsid w:val="001F4D11"/>
    <w:rsid w:val="001F4E03"/>
    <w:rsid w:val="001F51E1"/>
    <w:rsid w:val="001F59D3"/>
    <w:rsid w:val="001F5D13"/>
    <w:rsid w:val="001F6C21"/>
    <w:rsid w:val="001F6C63"/>
    <w:rsid w:val="001F7AE1"/>
    <w:rsid w:val="0020058F"/>
    <w:rsid w:val="002008ED"/>
    <w:rsid w:val="00201288"/>
    <w:rsid w:val="00201325"/>
    <w:rsid w:val="00201D73"/>
    <w:rsid w:val="00201FE9"/>
    <w:rsid w:val="00202587"/>
    <w:rsid w:val="002032EE"/>
    <w:rsid w:val="0020368B"/>
    <w:rsid w:val="00203AD1"/>
    <w:rsid w:val="00203E92"/>
    <w:rsid w:val="00203EE0"/>
    <w:rsid w:val="002050AF"/>
    <w:rsid w:val="002051B9"/>
    <w:rsid w:val="00205D6C"/>
    <w:rsid w:val="002063E0"/>
    <w:rsid w:val="00206961"/>
    <w:rsid w:val="00207BA5"/>
    <w:rsid w:val="00207DEB"/>
    <w:rsid w:val="002121C4"/>
    <w:rsid w:val="00213416"/>
    <w:rsid w:val="002140F6"/>
    <w:rsid w:val="0021450F"/>
    <w:rsid w:val="00214ADA"/>
    <w:rsid w:val="002151FC"/>
    <w:rsid w:val="002155B3"/>
    <w:rsid w:val="00215B92"/>
    <w:rsid w:val="002164D5"/>
    <w:rsid w:val="00216634"/>
    <w:rsid w:val="002177C8"/>
    <w:rsid w:val="002179ED"/>
    <w:rsid w:val="00220341"/>
    <w:rsid w:val="0022075E"/>
    <w:rsid w:val="00220CEE"/>
    <w:rsid w:val="0022189A"/>
    <w:rsid w:val="00222C04"/>
    <w:rsid w:val="00222CCF"/>
    <w:rsid w:val="00222EF8"/>
    <w:rsid w:val="00223191"/>
    <w:rsid w:val="00223E27"/>
    <w:rsid w:val="0022423D"/>
    <w:rsid w:val="00224557"/>
    <w:rsid w:val="0022708A"/>
    <w:rsid w:val="00230AFC"/>
    <w:rsid w:val="002310A8"/>
    <w:rsid w:val="002315B2"/>
    <w:rsid w:val="00231F6D"/>
    <w:rsid w:val="0023294E"/>
    <w:rsid w:val="0023297B"/>
    <w:rsid w:val="0023347D"/>
    <w:rsid w:val="00233967"/>
    <w:rsid w:val="00234861"/>
    <w:rsid w:val="00234B7F"/>
    <w:rsid w:val="002351E7"/>
    <w:rsid w:val="00235584"/>
    <w:rsid w:val="00236808"/>
    <w:rsid w:val="00236996"/>
    <w:rsid w:val="00236A62"/>
    <w:rsid w:val="002372C4"/>
    <w:rsid w:val="00237933"/>
    <w:rsid w:val="00237961"/>
    <w:rsid w:val="002408E5"/>
    <w:rsid w:val="00240ED7"/>
    <w:rsid w:val="0024109D"/>
    <w:rsid w:val="002412FD"/>
    <w:rsid w:val="00241434"/>
    <w:rsid w:val="0024224B"/>
    <w:rsid w:val="002424BD"/>
    <w:rsid w:val="00242527"/>
    <w:rsid w:val="00242D67"/>
    <w:rsid w:val="00242EAD"/>
    <w:rsid w:val="002438AB"/>
    <w:rsid w:val="00243A39"/>
    <w:rsid w:val="002454E9"/>
    <w:rsid w:val="002458B4"/>
    <w:rsid w:val="00245ADC"/>
    <w:rsid w:val="00245BC3"/>
    <w:rsid w:val="00245CD2"/>
    <w:rsid w:val="00245E74"/>
    <w:rsid w:val="0024694C"/>
    <w:rsid w:val="00246B15"/>
    <w:rsid w:val="00246D8A"/>
    <w:rsid w:val="002479FF"/>
    <w:rsid w:val="00250585"/>
    <w:rsid w:val="00251B81"/>
    <w:rsid w:val="00252210"/>
    <w:rsid w:val="00252687"/>
    <w:rsid w:val="002531FE"/>
    <w:rsid w:val="002535B3"/>
    <w:rsid w:val="002553A7"/>
    <w:rsid w:val="00255C9C"/>
    <w:rsid w:val="002561B9"/>
    <w:rsid w:val="00257126"/>
    <w:rsid w:val="002572D4"/>
    <w:rsid w:val="002579DA"/>
    <w:rsid w:val="002636B6"/>
    <w:rsid w:val="0026416E"/>
    <w:rsid w:val="00264186"/>
    <w:rsid w:val="00264763"/>
    <w:rsid w:val="00264F26"/>
    <w:rsid w:val="002656AD"/>
    <w:rsid w:val="00265A7F"/>
    <w:rsid w:val="0026661F"/>
    <w:rsid w:val="00266AAE"/>
    <w:rsid w:val="00267AAB"/>
    <w:rsid w:val="00270433"/>
    <w:rsid w:val="00271664"/>
    <w:rsid w:val="002718FD"/>
    <w:rsid w:val="0027233B"/>
    <w:rsid w:val="002727D0"/>
    <w:rsid w:val="00272849"/>
    <w:rsid w:val="002728C6"/>
    <w:rsid w:val="0027377E"/>
    <w:rsid w:val="0027414A"/>
    <w:rsid w:val="00274BD5"/>
    <w:rsid w:val="00275B54"/>
    <w:rsid w:val="00275D41"/>
    <w:rsid w:val="00276408"/>
    <w:rsid w:val="00276EB8"/>
    <w:rsid w:val="0027742D"/>
    <w:rsid w:val="002776A8"/>
    <w:rsid w:val="002776D5"/>
    <w:rsid w:val="002779A1"/>
    <w:rsid w:val="00280B9D"/>
    <w:rsid w:val="00280D4C"/>
    <w:rsid w:val="00280F4E"/>
    <w:rsid w:val="00281AAC"/>
    <w:rsid w:val="00281D26"/>
    <w:rsid w:val="002831B7"/>
    <w:rsid w:val="002835B0"/>
    <w:rsid w:val="002838B2"/>
    <w:rsid w:val="00283D82"/>
    <w:rsid w:val="00283DD1"/>
    <w:rsid w:val="0028400F"/>
    <w:rsid w:val="002843FB"/>
    <w:rsid w:val="002844F8"/>
    <w:rsid w:val="00286241"/>
    <w:rsid w:val="0028664C"/>
    <w:rsid w:val="002874F3"/>
    <w:rsid w:val="002878FB"/>
    <w:rsid w:val="00290267"/>
    <w:rsid w:val="0029155F"/>
    <w:rsid w:val="00291C79"/>
    <w:rsid w:val="00292667"/>
    <w:rsid w:val="0029338E"/>
    <w:rsid w:val="00293C72"/>
    <w:rsid w:val="0029414C"/>
    <w:rsid w:val="00294289"/>
    <w:rsid w:val="00295671"/>
    <w:rsid w:val="00295B9C"/>
    <w:rsid w:val="00295CE8"/>
    <w:rsid w:val="00296B5A"/>
    <w:rsid w:val="00297D01"/>
    <w:rsid w:val="002A0EF6"/>
    <w:rsid w:val="002A11AA"/>
    <w:rsid w:val="002A2386"/>
    <w:rsid w:val="002A259D"/>
    <w:rsid w:val="002A29F2"/>
    <w:rsid w:val="002A2FC8"/>
    <w:rsid w:val="002A3835"/>
    <w:rsid w:val="002A3A5D"/>
    <w:rsid w:val="002A4502"/>
    <w:rsid w:val="002A4758"/>
    <w:rsid w:val="002A53BA"/>
    <w:rsid w:val="002A5873"/>
    <w:rsid w:val="002A5EFA"/>
    <w:rsid w:val="002A6532"/>
    <w:rsid w:val="002A7192"/>
    <w:rsid w:val="002A73B5"/>
    <w:rsid w:val="002B0F40"/>
    <w:rsid w:val="002B1100"/>
    <w:rsid w:val="002B229E"/>
    <w:rsid w:val="002B30E5"/>
    <w:rsid w:val="002B3139"/>
    <w:rsid w:val="002B32FD"/>
    <w:rsid w:val="002B3B28"/>
    <w:rsid w:val="002B3CA9"/>
    <w:rsid w:val="002B3ED2"/>
    <w:rsid w:val="002B56E0"/>
    <w:rsid w:val="002B56F3"/>
    <w:rsid w:val="002B58AE"/>
    <w:rsid w:val="002B5948"/>
    <w:rsid w:val="002B698E"/>
    <w:rsid w:val="002B6AE3"/>
    <w:rsid w:val="002B7F6D"/>
    <w:rsid w:val="002C0336"/>
    <w:rsid w:val="002C1847"/>
    <w:rsid w:val="002C1C07"/>
    <w:rsid w:val="002C2964"/>
    <w:rsid w:val="002C2F6C"/>
    <w:rsid w:val="002C42F0"/>
    <w:rsid w:val="002C4A5B"/>
    <w:rsid w:val="002C6100"/>
    <w:rsid w:val="002C63FB"/>
    <w:rsid w:val="002C6E56"/>
    <w:rsid w:val="002C7325"/>
    <w:rsid w:val="002C7397"/>
    <w:rsid w:val="002C75C5"/>
    <w:rsid w:val="002C7655"/>
    <w:rsid w:val="002D2DB3"/>
    <w:rsid w:val="002D33F0"/>
    <w:rsid w:val="002D3F1C"/>
    <w:rsid w:val="002D4524"/>
    <w:rsid w:val="002D5D67"/>
    <w:rsid w:val="002D6589"/>
    <w:rsid w:val="002D65C0"/>
    <w:rsid w:val="002D6863"/>
    <w:rsid w:val="002D68E9"/>
    <w:rsid w:val="002D6DF9"/>
    <w:rsid w:val="002D7A43"/>
    <w:rsid w:val="002E0E45"/>
    <w:rsid w:val="002E1AC1"/>
    <w:rsid w:val="002E1E57"/>
    <w:rsid w:val="002E1FC5"/>
    <w:rsid w:val="002E2849"/>
    <w:rsid w:val="002E294A"/>
    <w:rsid w:val="002E2FAC"/>
    <w:rsid w:val="002E33D9"/>
    <w:rsid w:val="002E36AF"/>
    <w:rsid w:val="002E5332"/>
    <w:rsid w:val="002E56A4"/>
    <w:rsid w:val="002E578A"/>
    <w:rsid w:val="002E58B5"/>
    <w:rsid w:val="002E5A35"/>
    <w:rsid w:val="002E6728"/>
    <w:rsid w:val="002F0853"/>
    <w:rsid w:val="002F1054"/>
    <w:rsid w:val="002F1779"/>
    <w:rsid w:val="002F25E7"/>
    <w:rsid w:val="002F26A4"/>
    <w:rsid w:val="002F2897"/>
    <w:rsid w:val="002F6782"/>
    <w:rsid w:val="002F7455"/>
    <w:rsid w:val="002F755C"/>
    <w:rsid w:val="002F7E44"/>
    <w:rsid w:val="002F7F98"/>
    <w:rsid w:val="00300510"/>
    <w:rsid w:val="003006BD"/>
    <w:rsid w:val="003006F3"/>
    <w:rsid w:val="00301EF2"/>
    <w:rsid w:val="00302DDB"/>
    <w:rsid w:val="00303B88"/>
    <w:rsid w:val="00303B98"/>
    <w:rsid w:val="00303D49"/>
    <w:rsid w:val="003059EB"/>
    <w:rsid w:val="00305DA7"/>
    <w:rsid w:val="00305E29"/>
    <w:rsid w:val="003062AF"/>
    <w:rsid w:val="003064FD"/>
    <w:rsid w:val="0030728D"/>
    <w:rsid w:val="0030740C"/>
    <w:rsid w:val="0030764C"/>
    <w:rsid w:val="0031014D"/>
    <w:rsid w:val="00310F1A"/>
    <w:rsid w:val="00311DC5"/>
    <w:rsid w:val="00311DD7"/>
    <w:rsid w:val="00312145"/>
    <w:rsid w:val="00312F18"/>
    <w:rsid w:val="00313A34"/>
    <w:rsid w:val="00315BCA"/>
    <w:rsid w:val="00316131"/>
    <w:rsid w:val="00317098"/>
    <w:rsid w:val="00320E70"/>
    <w:rsid w:val="0032145A"/>
    <w:rsid w:val="003216CC"/>
    <w:rsid w:val="003219B6"/>
    <w:rsid w:val="00321FEE"/>
    <w:rsid w:val="00322588"/>
    <w:rsid w:val="00323135"/>
    <w:rsid w:val="0032386D"/>
    <w:rsid w:val="00323B27"/>
    <w:rsid w:val="00323F49"/>
    <w:rsid w:val="00324988"/>
    <w:rsid w:val="003250E8"/>
    <w:rsid w:val="0032631B"/>
    <w:rsid w:val="00327366"/>
    <w:rsid w:val="003317EC"/>
    <w:rsid w:val="00331F03"/>
    <w:rsid w:val="00332BC6"/>
    <w:rsid w:val="0033311D"/>
    <w:rsid w:val="00333CEE"/>
    <w:rsid w:val="003343EA"/>
    <w:rsid w:val="0033472A"/>
    <w:rsid w:val="00334B5F"/>
    <w:rsid w:val="0033508C"/>
    <w:rsid w:val="003356B3"/>
    <w:rsid w:val="003360C9"/>
    <w:rsid w:val="003363F0"/>
    <w:rsid w:val="003367EE"/>
    <w:rsid w:val="00337246"/>
    <w:rsid w:val="003376A5"/>
    <w:rsid w:val="00337B11"/>
    <w:rsid w:val="0034019E"/>
    <w:rsid w:val="003412E7"/>
    <w:rsid w:val="0034165E"/>
    <w:rsid w:val="00342520"/>
    <w:rsid w:val="00342B25"/>
    <w:rsid w:val="00342CB3"/>
    <w:rsid w:val="00342E15"/>
    <w:rsid w:val="00343A50"/>
    <w:rsid w:val="00343C9F"/>
    <w:rsid w:val="00343CCC"/>
    <w:rsid w:val="00344597"/>
    <w:rsid w:val="0034473B"/>
    <w:rsid w:val="0034645E"/>
    <w:rsid w:val="00346838"/>
    <w:rsid w:val="003479FD"/>
    <w:rsid w:val="003516E5"/>
    <w:rsid w:val="00351E82"/>
    <w:rsid w:val="00352C1F"/>
    <w:rsid w:val="00352D71"/>
    <w:rsid w:val="0035329E"/>
    <w:rsid w:val="00353742"/>
    <w:rsid w:val="00353BA0"/>
    <w:rsid w:val="0035490D"/>
    <w:rsid w:val="00355E03"/>
    <w:rsid w:val="003568D2"/>
    <w:rsid w:val="00356D99"/>
    <w:rsid w:val="00357770"/>
    <w:rsid w:val="00357A9C"/>
    <w:rsid w:val="00360E7D"/>
    <w:rsid w:val="00361B87"/>
    <w:rsid w:val="00361C1B"/>
    <w:rsid w:val="0036204B"/>
    <w:rsid w:val="00362529"/>
    <w:rsid w:val="00362669"/>
    <w:rsid w:val="003627F3"/>
    <w:rsid w:val="003627FA"/>
    <w:rsid w:val="0036292F"/>
    <w:rsid w:val="00363680"/>
    <w:rsid w:val="003636B2"/>
    <w:rsid w:val="00363A60"/>
    <w:rsid w:val="00363F06"/>
    <w:rsid w:val="003649D3"/>
    <w:rsid w:val="00365CB9"/>
    <w:rsid w:val="003661E8"/>
    <w:rsid w:val="00366552"/>
    <w:rsid w:val="00366936"/>
    <w:rsid w:val="00366BA3"/>
    <w:rsid w:val="003672F3"/>
    <w:rsid w:val="00370772"/>
    <w:rsid w:val="00370CC1"/>
    <w:rsid w:val="00370D88"/>
    <w:rsid w:val="00371F6E"/>
    <w:rsid w:val="003726E4"/>
    <w:rsid w:val="00373009"/>
    <w:rsid w:val="00373498"/>
    <w:rsid w:val="0037421F"/>
    <w:rsid w:val="00374249"/>
    <w:rsid w:val="003748E0"/>
    <w:rsid w:val="00374B73"/>
    <w:rsid w:val="00374BAC"/>
    <w:rsid w:val="00375062"/>
    <w:rsid w:val="00375556"/>
    <w:rsid w:val="0037592C"/>
    <w:rsid w:val="003763B2"/>
    <w:rsid w:val="003767B4"/>
    <w:rsid w:val="00376DF8"/>
    <w:rsid w:val="003770D0"/>
    <w:rsid w:val="00377196"/>
    <w:rsid w:val="00380316"/>
    <w:rsid w:val="003803EC"/>
    <w:rsid w:val="0038162F"/>
    <w:rsid w:val="00382883"/>
    <w:rsid w:val="00382B05"/>
    <w:rsid w:val="00383281"/>
    <w:rsid w:val="003839A2"/>
    <w:rsid w:val="00383C89"/>
    <w:rsid w:val="00383F4D"/>
    <w:rsid w:val="00384615"/>
    <w:rsid w:val="00384778"/>
    <w:rsid w:val="00384FB0"/>
    <w:rsid w:val="00384FC7"/>
    <w:rsid w:val="00386759"/>
    <w:rsid w:val="0038688F"/>
    <w:rsid w:val="00387895"/>
    <w:rsid w:val="00390858"/>
    <w:rsid w:val="00390A25"/>
    <w:rsid w:val="00390FD6"/>
    <w:rsid w:val="00391C3C"/>
    <w:rsid w:val="00391CAB"/>
    <w:rsid w:val="003922DD"/>
    <w:rsid w:val="0039275D"/>
    <w:rsid w:val="00392A50"/>
    <w:rsid w:val="00393738"/>
    <w:rsid w:val="00393ED8"/>
    <w:rsid w:val="003940B7"/>
    <w:rsid w:val="0039521C"/>
    <w:rsid w:val="00395955"/>
    <w:rsid w:val="003966F5"/>
    <w:rsid w:val="00397812"/>
    <w:rsid w:val="00397F13"/>
    <w:rsid w:val="003A00B9"/>
    <w:rsid w:val="003A085D"/>
    <w:rsid w:val="003A1072"/>
    <w:rsid w:val="003A13B4"/>
    <w:rsid w:val="003A140A"/>
    <w:rsid w:val="003A1FA6"/>
    <w:rsid w:val="003A22BB"/>
    <w:rsid w:val="003A2F9A"/>
    <w:rsid w:val="003A3160"/>
    <w:rsid w:val="003A5909"/>
    <w:rsid w:val="003A5A40"/>
    <w:rsid w:val="003A5A95"/>
    <w:rsid w:val="003A5D0A"/>
    <w:rsid w:val="003A634E"/>
    <w:rsid w:val="003A6B1C"/>
    <w:rsid w:val="003A7BFE"/>
    <w:rsid w:val="003B05FD"/>
    <w:rsid w:val="003B0FCC"/>
    <w:rsid w:val="003B11BB"/>
    <w:rsid w:val="003B1BEA"/>
    <w:rsid w:val="003B1CA3"/>
    <w:rsid w:val="003B2622"/>
    <w:rsid w:val="003B278D"/>
    <w:rsid w:val="003B298C"/>
    <w:rsid w:val="003B35A2"/>
    <w:rsid w:val="003B35B4"/>
    <w:rsid w:val="003B35C2"/>
    <w:rsid w:val="003B40A2"/>
    <w:rsid w:val="003B4590"/>
    <w:rsid w:val="003B4C19"/>
    <w:rsid w:val="003B5A82"/>
    <w:rsid w:val="003B6845"/>
    <w:rsid w:val="003B6EB1"/>
    <w:rsid w:val="003B701C"/>
    <w:rsid w:val="003B75D2"/>
    <w:rsid w:val="003C0CA8"/>
    <w:rsid w:val="003C11A8"/>
    <w:rsid w:val="003C183D"/>
    <w:rsid w:val="003C19F6"/>
    <w:rsid w:val="003C4337"/>
    <w:rsid w:val="003C4D45"/>
    <w:rsid w:val="003C4F15"/>
    <w:rsid w:val="003C557B"/>
    <w:rsid w:val="003C55EE"/>
    <w:rsid w:val="003C5E6B"/>
    <w:rsid w:val="003C640D"/>
    <w:rsid w:val="003C7343"/>
    <w:rsid w:val="003C760D"/>
    <w:rsid w:val="003C7DD5"/>
    <w:rsid w:val="003D01B6"/>
    <w:rsid w:val="003D066C"/>
    <w:rsid w:val="003D1566"/>
    <w:rsid w:val="003D1592"/>
    <w:rsid w:val="003D1B0A"/>
    <w:rsid w:val="003D1D9E"/>
    <w:rsid w:val="003D289D"/>
    <w:rsid w:val="003D2AA9"/>
    <w:rsid w:val="003D43EB"/>
    <w:rsid w:val="003D4891"/>
    <w:rsid w:val="003D4925"/>
    <w:rsid w:val="003D5722"/>
    <w:rsid w:val="003D5DA0"/>
    <w:rsid w:val="003D67BA"/>
    <w:rsid w:val="003D6C9B"/>
    <w:rsid w:val="003D71E5"/>
    <w:rsid w:val="003D75DB"/>
    <w:rsid w:val="003D76AA"/>
    <w:rsid w:val="003E07A4"/>
    <w:rsid w:val="003E0CF6"/>
    <w:rsid w:val="003E0D22"/>
    <w:rsid w:val="003E10CA"/>
    <w:rsid w:val="003E19E6"/>
    <w:rsid w:val="003E2C3B"/>
    <w:rsid w:val="003E2DE1"/>
    <w:rsid w:val="003E3495"/>
    <w:rsid w:val="003E4038"/>
    <w:rsid w:val="003E45C8"/>
    <w:rsid w:val="003E48DC"/>
    <w:rsid w:val="003E4909"/>
    <w:rsid w:val="003E49F6"/>
    <w:rsid w:val="003E502D"/>
    <w:rsid w:val="003E5AD6"/>
    <w:rsid w:val="003E5ADA"/>
    <w:rsid w:val="003E62CA"/>
    <w:rsid w:val="003E632B"/>
    <w:rsid w:val="003E6571"/>
    <w:rsid w:val="003E66F5"/>
    <w:rsid w:val="003E6FE0"/>
    <w:rsid w:val="003E7EA3"/>
    <w:rsid w:val="003F11B7"/>
    <w:rsid w:val="003F192F"/>
    <w:rsid w:val="003F2C27"/>
    <w:rsid w:val="003F2F7A"/>
    <w:rsid w:val="003F350B"/>
    <w:rsid w:val="003F3608"/>
    <w:rsid w:val="003F3894"/>
    <w:rsid w:val="003F39FE"/>
    <w:rsid w:val="003F3F95"/>
    <w:rsid w:val="003F40A4"/>
    <w:rsid w:val="003F4B64"/>
    <w:rsid w:val="003F5334"/>
    <w:rsid w:val="003F5BB2"/>
    <w:rsid w:val="003F6141"/>
    <w:rsid w:val="003F6398"/>
    <w:rsid w:val="003F6B9E"/>
    <w:rsid w:val="003F7A6A"/>
    <w:rsid w:val="004001EC"/>
    <w:rsid w:val="00400367"/>
    <w:rsid w:val="00400757"/>
    <w:rsid w:val="00401222"/>
    <w:rsid w:val="00402111"/>
    <w:rsid w:val="00403F7C"/>
    <w:rsid w:val="00404672"/>
    <w:rsid w:val="00405086"/>
    <w:rsid w:val="004053E2"/>
    <w:rsid w:val="00405635"/>
    <w:rsid w:val="00405888"/>
    <w:rsid w:val="00405FB5"/>
    <w:rsid w:val="00406B74"/>
    <w:rsid w:val="00407616"/>
    <w:rsid w:val="004104F9"/>
    <w:rsid w:val="0041228C"/>
    <w:rsid w:val="004124A6"/>
    <w:rsid w:val="00412C6E"/>
    <w:rsid w:val="00413846"/>
    <w:rsid w:val="004146B7"/>
    <w:rsid w:val="00414A63"/>
    <w:rsid w:val="00414B76"/>
    <w:rsid w:val="00414BD4"/>
    <w:rsid w:val="0041588B"/>
    <w:rsid w:val="00415C6D"/>
    <w:rsid w:val="00415F8C"/>
    <w:rsid w:val="00415FBE"/>
    <w:rsid w:val="004170E4"/>
    <w:rsid w:val="00417AF1"/>
    <w:rsid w:val="00420783"/>
    <w:rsid w:val="004207BE"/>
    <w:rsid w:val="004207E1"/>
    <w:rsid w:val="004226D9"/>
    <w:rsid w:val="00422BC9"/>
    <w:rsid w:val="0042473B"/>
    <w:rsid w:val="004249E3"/>
    <w:rsid w:val="004254C0"/>
    <w:rsid w:val="00425894"/>
    <w:rsid w:val="00426E51"/>
    <w:rsid w:val="00427656"/>
    <w:rsid w:val="004279EF"/>
    <w:rsid w:val="00427FA4"/>
    <w:rsid w:val="0043025E"/>
    <w:rsid w:val="00431440"/>
    <w:rsid w:val="00431AD8"/>
    <w:rsid w:val="00431E0B"/>
    <w:rsid w:val="00431E6E"/>
    <w:rsid w:val="0043239B"/>
    <w:rsid w:val="00432539"/>
    <w:rsid w:val="0043270F"/>
    <w:rsid w:val="00432B7E"/>
    <w:rsid w:val="00433335"/>
    <w:rsid w:val="004335DF"/>
    <w:rsid w:val="00434690"/>
    <w:rsid w:val="00434D77"/>
    <w:rsid w:val="00434EDD"/>
    <w:rsid w:val="0043508D"/>
    <w:rsid w:val="004357CC"/>
    <w:rsid w:val="00435814"/>
    <w:rsid w:val="00435DDF"/>
    <w:rsid w:val="00436323"/>
    <w:rsid w:val="00437AB8"/>
    <w:rsid w:val="00440719"/>
    <w:rsid w:val="004416B3"/>
    <w:rsid w:val="0044182A"/>
    <w:rsid w:val="00441EC7"/>
    <w:rsid w:val="00443024"/>
    <w:rsid w:val="0044335E"/>
    <w:rsid w:val="004437FF"/>
    <w:rsid w:val="00444064"/>
    <w:rsid w:val="00444158"/>
    <w:rsid w:val="004457B8"/>
    <w:rsid w:val="00445DBC"/>
    <w:rsid w:val="0044697C"/>
    <w:rsid w:val="00446FF4"/>
    <w:rsid w:val="00447178"/>
    <w:rsid w:val="0044735D"/>
    <w:rsid w:val="00447C0F"/>
    <w:rsid w:val="00447D28"/>
    <w:rsid w:val="004506A1"/>
    <w:rsid w:val="00451188"/>
    <w:rsid w:val="004513D2"/>
    <w:rsid w:val="00451615"/>
    <w:rsid w:val="00451630"/>
    <w:rsid w:val="004517F7"/>
    <w:rsid w:val="00451DEF"/>
    <w:rsid w:val="00451E1B"/>
    <w:rsid w:val="004530D9"/>
    <w:rsid w:val="004534F2"/>
    <w:rsid w:val="004538A1"/>
    <w:rsid w:val="00453AAD"/>
    <w:rsid w:val="004540C9"/>
    <w:rsid w:val="00454C0A"/>
    <w:rsid w:val="00455BA5"/>
    <w:rsid w:val="00455FEF"/>
    <w:rsid w:val="0045604A"/>
    <w:rsid w:val="004579E6"/>
    <w:rsid w:val="00457D05"/>
    <w:rsid w:val="004603D6"/>
    <w:rsid w:val="00460643"/>
    <w:rsid w:val="004607F3"/>
    <w:rsid w:val="0046149F"/>
    <w:rsid w:val="004614A7"/>
    <w:rsid w:val="0046181B"/>
    <w:rsid w:val="00461B0A"/>
    <w:rsid w:val="004624AF"/>
    <w:rsid w:val="00462707"/>
    <w:rsid w:val="004639F6"/>
    <w:rsid w:val="00463A26"/>
    <w:rsid w:val="004642F8"/>
    <w:rsid w:val="004645BE"/>
    <w:rsid w:val="004647CC"/>
    <w:rsid w:val="004657DD"/>
    <w:rsid w:val="00466492"/>
    <w:rsid w:val="00466536"/>
    <w:rsid w:val="00466DBA"/>
    <w:rsid w:val="00467B56"/>
    <w:rsid w:val="00470047"/>
    <w:rsid w:val="00470DC0"/>
    <w:rsid w:val="004719A1"/>
    <w:rsid w:val="00471E0E"/>
    <w:rsid w:val="00471FB0"/>
    <w:rsid w:val="00472593"/>
    <w:rsid w:val="00472A26"/>
    <w:rsid w:val="00473177"/>
    <w:rsid w:val="004732F0"/>
    <w:rsid w:val="0047331C"/>
    <w:rsid w:val="00473B09"/>
    <w:rsid w:val="004747AE"/>
    <w:rsid w:val="00474C4F"/>
    <w:rsid w:val="00475018"/>
    <w:rsid w:val="00475C1A"/>
    <w:rsid w:val="00475D6C"/>
    <w:rsid w:val="004763F9"/>
    <w:rsid w:val="004767CC"/>
    <w:rsid w:val="0047722F"/>
    <w:rsid w:val="00477792"/>
    <w:rsid w:val="0048003B"/>
    <w:rsid w:val="00480085"/>
    <w:rsid w:val="004804D9"/>
    <w:rsid w:val="0048068A"/>
    <w:rsid w:val="00480BBB"/>
    <w:rsid w:val="00481122"/>
    <w:rsid w:val="00482A6D"/>
    <w:rsid w:val="00482D77"/>
    <w:rsid w:val="00483BDF"/>
    <w:rsid w:val="00484097"/>
    <w:rsid w:val="00485D87"/>
    <w:rsid w:val="00485F7C"/>
    <w:rsid w:val="0048618E"/>
    <w:rsid w:val="004866BC"/>
    <w:rsid w:val="00486A3D"/>
    <w:rsid w:val="00490570"/>
    <w:rsid w:val="004907EA"/>
    <w:rsid w:val="0049083F"/>
    <w:rsid w:val="00490C41"/>
    <w:rsid w:val="0049188F"/>
    <w:rsid w:val="00492415"/>
    <w:rsid w:val="00492863"/>
    <w:rsid w:val="0049306F"/>
    <w:rsid w:val="004935B9"/>
    <w:rsid w:val="00493B58"/>
    <w:rsid w:val="0049554E"/>
    <w:rsid w:val="00495A95"/>
    <w:rsid w:val="00496719"/>
    <w:rsid w:val="00496EE7"/>
    <w:rsid w:val="004971E8"/>
    <w:rsid w:val="00497CEE"/>
    <w:rsid w:val="004A1075"/>
    <w:rsid w:val="004A1468"/>
    <w:rsid w:val="004A2675"/>
    <w:rsid w:val="004A2F3D"/>
    <w:rsid w:val="004A43C2"/>
    <w:rsid w:val="004A454A"/>
    <w:rsid w:val="004A5415"/>
    <w:rsid w:val="004A69C5"/>
    <w:rsid w:val="004A6B40"/>
    <w:rsid w:val="004A7140"/>
    <w:rsid w:val="004A7883"/>
    <w:rsid w:val="004B0036"/>
    <w:rsid w:val="004B0742"/>
    <w:rsid w:val="004B1259"/>
    <w:rsid w:val="004B19BD"/>
    <w:rsid w:val="004B1C20"/>
    <w:rsid w:val="004B1F88"/>
    <w:rsid w:val="004B23E0"/>
    <w:rsid w:val="004B31C2"/>
    <w:rsid w:val="004B34FE"/>
    <w:rsid w:val="004B401F"/>
    <w:rsid w:val="004B4690"/>
    <w:rsid w:val="004B4F3C"/>
    <w:rsid w:val="004B52B8"/>
    <w:rsid w:val="004B556C"/>
    <w:rsid w:val="004B5932"/>
    <w:rsid w:val="004B5E19"/>
    <w:rsid w:val="004B5FB0"/>
    <w:rsid w:val="004B60CD"/>
    <w:rsid w:val="004B6485"/>
    <w:rsid w:val="004B6C3A"/>
    <w:rsid w:val="004B75C1"/>
    <w:rsid w:val="004C0194"/>
    <w:rsid w:val="004C0282"/>
    <w:rsid w:val="004C096B"/>
    <w:rsid w:val="004C0B32"/>
    <w:rsid w:val="004C2439"/>
    <w:rsid w:val="004C3A79"/>
    <w:rsid w:val="004C538E"/>
    <w:rsid w:val="004C5565"/>
    <w:rsid w:val="004C5C36"/>
    <w:rsid w:val="004C73B0"/>
    <w:rsid w:val="004C76E2"/>
    <w:rsid w:val="004C78F4"/>
    <w:rsid w:val="004C7B43"/>
    <w:rsid w:val="004C7DC0"/>
    <w:rsid w:val="004C7EFC"/>
    <w:rsid w:val="004D00D6"/>
    <w:rsid w:val="004D0552"/>
    <w:rsid w:val="004D20EF"/>
    <w:rsid w:val="004D312E"/>
    <w:rsid w:val="004D343B"/>
    <w:rsid w:val="004D35B1"/>
    <w:rsid w:val="004D3A4C"/>
    <w:rsid w:val="004D3D0E"/>
    <w:rsid w:val="004D3E04"/>
    <w:rsid w:val="004D481F"/>
    <w:rsid w:val="004D6F61"/>
    <w:rsid w:val="004D752D"/>
    <w:rsid w:val="004E018C"/>
    <w:rsid w:val="004E0335"/>
    <w:rsid w:val="004E07F6"/>
    <w:rsid w:val="004E086D"/>
    <w:rsid w:val="004E1870"/>
    <w:rsid w:val="004E28BE"/>
    <w:rsid w:val="004E4650"/>
    <w:rsid w:val="004E479A"/>
    <w:rsid w:val="004E5CC3"/>
    <w:rsid w:val="004E6D3D"/>
    <w:rsid w:val="004F04E3"/>
    <w:rsid w:val="004F0B4B"/>
    <w:rsid w:val="004F0CAE"/>
    <w:rsid w:val="004F20FB"/>
    <w:rsid w:val="004F25CC"/>
    <w:rsid w:val="004F2B0D"/>
    <w:rsid w:val="004F2F77"/>
    <w:rsid w:val="004F35C6"/>
    <w:rsid w:val="004F39FE"/>
    <w:rsid w:val="004F5E56"/>
    <w:rsid w:val="004F717F"/>
    <w:rsid w:val="004F7F32"/>
    <w:rsid w:val="00500747"/>
    <w:rsid w:val="00501E66"/>
    <w:rsid w:val="00501FE1"/>
    <w:rsid w:val="0050235E"/>
    <w:rsid w:val="00503956"/>
    <w:rsid w:val="00503CA4"/>
    <w:rsid w:val="005048B7"/>
    <w:rsid w:val="00505132"/>
    <w:rsid w:val="005054B0"/>
    <w:rsid w:val="0050568F"/>
    <w:rsid w:val="00505C44"/>
    <w:rsid w:val="00505D26"/>
    <w:rsid w:val="00506297"/>
    <w:rsid w:val="00506366"/>
    <w:rsid w:val="00506A69"/>
    <w:rsid w:val="00506B38"/>
    <w:rsid w:val="00506F03"/>
    <w:rsid w:val="005103E4"/>
    <w:rsid w:val="0051052E"/>
    <w:rsid w:val="00510B74"/>
    <w:rsid w:val="00510CF4"/>
    <w:rsid w:val="00510F14"/>
    <w:rsid w:val="0051137E"/>
    <w:rsid w:val="005114AF"/>
    <w:rsid w:val="00511567"/>
    <w:rsid w:val="0051161D"/>
    <w:rsid w:val="005119A5"/>
    <w:rsid w:val="00513284"/>
    <w:rsid w:val="00513A71"/>
    <w:rsid w:val="00513B57"/>
    <w:rsid w:val="0051427C"/>
    <w:rsid w:val="005163ED"/>
    <w:rsid w:val="00516488"/>
    <w:rsid w:val="0051648D"/>
    <w:rsid w:val="00516542"/>
    <w:rsid w:val="00517629"/>
    <w:rsid w:val="00520054"/>
    <w:rsid w:val="00520CEE"/>
    <w:rsid w:val="005212D7"/>
    <w:rsid w:val="005232F6"/>
    <w:rsid w:val="005234A8"/>
    <w:rsid w:val="00523A59"/>
    <w:rsid w:val="00525DC3"/>
    <w:rsid w:val="005262D2"/>
    <w:rsid w:val="0052642B"/>
    <w:rsid w:val="005300B7"/>
    <w:rsid w:val="00530150"/>
    <w:rsid w:val="005311AB"/>
    <w:rsid w:val="00531204"/>
    <w:rsid w:val="005313BA"/>
    <w:rsid w:val="005315BE"/>
    <w:rsid w:val="005317B2"/>
    <w:rsid w:val="0053276A"/>
    <w:rsid w:val="005327C3"/>
    <w:rsid w:val="00532CA0"/>
    <w:rsid w:val="00532D70"/>
    <w:rsid w:val="00533B61"/>
    <w:rsid w:val="00533D17"/>
    <w:rsid w:val="00534D75"/>
    <w:rsid w:val="0053596A"/>
    <w:rsid w:val="00535C32"/>
    <w:rsid w:val="005360AE"/>
    <w:rsid w:val="005362E7"/>
    <w:rsid w:val="005363EC"/>
    <w:rsid w:val="005366A1"/>
    <w:rsid w:val="00536E67"/>
    <w:rsid w:val="005376B6"/>
    <w:rsid w:val="0053795C"/>
    <w:rsid w:val="005409CA"/>
    <w:rsid w:val="00540DA2"/>
    <w:rsid w:val="00541B47"/>
    <w:rsid w:val="005427DE"/>
    <w:rsid w:val="00543719"/>
    <w:rsid w:val="005439FE"/>
    <w:rsid w:val="005440B2"/>
    <w:rsid w:val="00544317"/>
    <w:rsid w:val="005446CB"/>
    <w:rsid w:val="005450C3"/>
    <w:rsid w:val="005452F8"/>
    <w:rsid w:val="00545316"/>
    <w:rsid w:val="00545476"/>
    <w:rsid w:val="005457F2"/>
    <w:rsid w:val="00545C42"/>
    <w:rsid w:val="005460E8"/>
    <w:rsid w:val="0054612D"/>
    <w:rsid w:val="00546312"/>
    <w:rsid w:val="00546BCB"/>
    <w:rsid w:val="00547564"/>
    <w:rsid w:val="00547A5E"/>
    <w:rsid w:val="00547C3C"/>
    <w:rsid w:val="0055006F"/>
    <w:rsid w:val="00550485"/>
    <w:rsid w:val="005505DE"/>
    <w:rsid w:val="005506FC"/>
    <w:rsid w:val="00551D79"/>
    <w:rsid w:val="005529D0"/>
    <w:rsid w:val="0055331E"/>
    <w:rsid w:val="00553589"/>
    <w:rsid w:val="00553C28"/>
    <w:rsid w:val="00555021"/>
    <w:rsid w:val="005554B7"/>
    <w:rsid w:val="005555E3"/>
    <w:rsid w:val="00555F35"/>
    <w:rsid w:val="005562CD"/>
    <w:rsid w:val="00556DBF"/>
    <w:rsid w:val="005575DB"/>
    <w:rsid w:val="00557F37"/>
    <w:rsid w:val="0056016A"/>
    <w:rsid w:val="005606C6"/>
    <w:rsid w:val="00561C76"/>
    <w:rsid w:val="0056272F"/>
    <w:rsid w:val="00562D83"/>
    <w:rsid w:val="00563322"/>
    <w:rsid w:val="00563416"/>
    <w:rsid w:val="005635BE"/>
    <w:rsid w:val="00563F8D"/>
    <w:rsid w:val="0056544E"/>
    <w:rsid w:val="00566B18"/>
    <w:rsid w:val="00567313"/>
    <w:rsid w:val="005675B6"/>
    <w:rsid w:val="00567DD7"/>
    <w:rsid w:val="0057064C"/>
    <w:rsid w:val="00571561"/>
    <w:rsid w:val="00571C69"/>
    <w:rsid w:val="00571DB5"/>
    <w:rsid w:val="00572D6A"/>
    <w:rsid w:val="00573058"/>
    <w:rsid w:val="00573D6D"/>
    <w:rsid w:val="00573D8A"/>
    <w:rsid w:val="00573FA4"/>
    <w:rsid w:val="00574217"/>
    <w:rsid w:val="0057466A"/>
    <w:rsid w:val="005750C3"/>
    <w:rsid w:val="00575655"/>
    <w:rsid w:val="00575D1F"/>
    <w:rsid w:val="00576541"/>
    <w:rsid w:val="00577FF8"/>
    <w:rsid w:val="0058047C"/>
    <w:rsid w:val="00580916"/>
    <w:rsid w:val="005809C4"/>
    <w:rsid w:val="00580A66"/>
    <w:rsid w:val="00580A8D"/>
    <w:rsid w:val="0058137F"/>
    <w:rsid w:val="00581A4C"/>
    <w:rsid w:val="0058204B"/>
    <w:rsid w:val="0058249A"/>
    <w:rsid w:val="00582CC4"/>
    <w:rsid w:val="0058351B"/>
    <w:rsid w:val="005838F3"/>
    <w:rsid w:val="0058445B"/>
    <w:rsid w:val="005846E5"/>
    <w:rsid w:val="00584DCE"/>
    <w:rsid w:val="00584F84"/>
    <w:rsid w:val="00585137"/>
    <w:rsid w:val="0058587B"/>
    <w:rsid w:val="00585BD6"/>
    <w:rsid w:val="00585EBB"/>
    <w:rsid w:val="005864BF"/>
    <w:rsid w:val="00586A1A"/>
    <w:rsid w:val="00587917"/>
    <w:rsid w:val="00587C45"/>
    <w:rsid w:val="00591080"/>
    <w:rsid w:val="00591507"/>
    <w:rsid w:val="00591F72"/>
    <w:rsid w:val="0059206D"/>
    <w:rsid w:val="005930D4"/>
    <w:rsid w:val="00593A51"/>
    <w:rsid w:val="00595384"/>
    <w:rsid w:val="00595689"/>
    <w:rsid w:val="005958E5"/>
    <w:rsid w:val="00595D90"/>
    <w:rsid w:val="00595DF8"/>
    <w:rsid w:val="005A1251"/>
    <w:rsid w:val="005A210F"/>
    <w:rsid w:val="005A2D73"/>
    <w:rsid w:val="005A2E69"/>
    <w:rsid w:val="005A3050"/>
    <w:rsid w:val="005A3BD5"/>
    <w:rsid w:val="005A3C77"/>
    <w:rsid w:val="005A4727"/>
    <w:rsid w:val="005A4D8B"/>
    <w:rsid w:val="005A5421"/>
    <w:rsid w:val="005A5976"/>
    <w:rsid w:val="005A5DC9"/>
    <w:rsid w:val="005A6B57"/>
    <w:rsid w:val="005A7036"/>
    <w:rsid w:val="005A7B18"/>
    <w:rsid w:val="005A7D53"/>
    <w:rsid w:val="005B10F7"/>
    <w:rsid w:val="005B11A3"/>
    <w:rsid w:val="005B15CA"/>
    <w:rsid w:val="005B1730"/>
    <w:rsid w:val="005B2231"/>
    <w:rsid w:val="005B27A6"/>
    <w:rsid w:val="005B32AA"/>
    <w:rsid w:val="005B47B3"/>
    <w:rsid w:val="005B515A"/>
    <w:rsid w:val="005B6E67"/>
    <w:rsid w:val="005C02B0"/>
    <w:rsid w:val="005C032F"/>
    <w:rsid w:val="005C03B9"/>
    <w:rsid w:val="005C0BC0"/>
    <w:rsid w:val="005C103B"/>
    <w:rsid w:val="005C285D"/>
    <w:rsid w:val="005C2D35"/>
    <w:rsid w:val="005C3787"/>
    <w:rsid w:val="005C38C9"/>
    <w:rsid w:val="005C38D7"/>
    <w:rsid w:val="005C3E21"/>
    <w:rsid w:val="005C53F4"/>
    <w:rsid w:val="005C5C9F"/>
    <w:rsid w:val="005C74F5"/>
    <w:rsid w:val="005C786F"/>
    <w:rsid w:val="005D0045"/>
    <w:rsid w:val="005D0AD0"/>
    <w:rsid w:val="005D0F60"/>
    <w:rsid w:val="005D1433"/>
    <w:rsid w:val="005D160E"/>
    <w:rsid w:val="005D1C3F"/>
    <w:rsid w:val="005D1C42"/>
    <w:rsid w:val="005D2027"/>
    <w:rsid w:val="005D2EC7"/>
    <w:rsid w:val="005D306A"/>
    <w:rsid w:val="005D3A92"/>
    <w:rsid w:val="005D3D42"/>
    <w:rsid w:val="005D3D88"/>
    <w:rsid w:val="005D3DE2"/>
    <w:rsid w:val="005D400F"/>
    <w:rsid w:val="005D4263"/>
    <w:rsid w:val="005D42CE"/>
    <w:rsid w:val="005D53DA"/>
    <w:rsid w:val="005D5AA5"/>
    <w:rsid w:val="005D60F7"/>
    <w:rsid w:val="005D662C"/>
    <w:rsid w:val="005D6A35"/>
    <w:rsid w:val="005D78B2"/>
    <w:rsid w:val="005D7FCB"/>
    <w:rsid w:val="005E0281"/>
    <w:rsid w:val="005E1077"/>
    <w:rsid w:val="005E1DEF"/>
    <w:rsid w:val="005E1F6E"/>
    <w:rsid w:val="005E23EF"/>
    <w:rsid w:val="005E24AA"/>
    <w:rsid w:val="005E47EB"/>
    <w:rsid w:val="005E4C22"/>
    <w:rsid w:val="005E56B3"/>
    <w:rsid w:val="005E5DAA"/>
    <w:rsid w:val="005E6DB5"/>
    <w:rsid w:val="005E729F"/>
    <w:rsid w:val="005F0083"/>
    <w:rsid w:val="005F02C3"/>
    <w:rsid w:val="005F1A29"/>
    <w:rsid w:val="005F1D75"/>
    <w:rsid w:val="005F3942"/>
    <w:rsid w:val="005F4188"/>
    <w:rsid w:val="005F42D0"/>
    <w:rsid w:val="005F48E5"/>
    <w:rsid w:val="005F4F8A"/>
    <w:rsid w:val="005F5227"/>
    <w:rsid w:val="005F54EC"/>
    <w:rsid w:val="005F5B74"/>
    <w:rsid w:val="005F5B96"/>
    <w:rsid w:val="005F5DBB"/>
    <w:rsid w:val="005F6768"/>
    <w:rsid w:val="005F69E1"/>
    <w:rsid w:val="005F6C21"/>
    <w:rsid w:val="005F6F09"/>
    <w:rsid w:val="005F6F85"/>
    <w:rsid w:val="005F7949"/>
    <w:rsid w:val="00600C97"/>
    <w:rsid w:val="00600DE2"/>
    <w:rsid w:val="00601059"/>
    <w:rsid w:val="00601319"/>
    <w:rsid w:val="00602226"/>
    <w:rsid w:val="00602A36"/>
    <w:rsid w:val="00602C5B"/>
    <w:rsid w:val="00602DC3"/>
    <w:rsid w:val="00603301"/>
    <w:rsid w:val="00603667"/>
    <w:rsid w:val="00603E4F"/>
    <w:rsid w:val="0060455A"/>
    <w:rsid w:val="00604744"/>
    <w:rsid w:val="00604D68"/>
    <w:rsid w:val="00606D0E"/>
    <w:rsid w:val="0060720C"/>
    <w:rsid w:val="00611336"/>
    <w:rsid w:val="006115C6"/>
    <w:rsid w:val="00611D83"/>
    <w:rsid w:val="00612168"/>
    <w:rsid w:val="00612757"/>
    <w:rsid w:val="00612972"/>
    <w:rsid w:val="00612A19"/>
    <w:rsid w:val="0061321E"/>
    <w:rsid w:val="006135C4"/>
    <w:rsid w:val="00613728"/>
    <w:rsid w:val="00613E82"/>
    <w:rsid w:val="00614E79"/>
    <w:rsid w:val="006154C7"/>
    <w:rsid w:val="00615CBA"/>
    <w:rsid w:val="006167A3"/>
    <w:rsid w:val="006168D3"/>
    <w:rsid w:val="00616CFC"/>
    <w:rsid w:val="00616E99"/>
    <w:rsid w:val="00617115"/>
    <w:rsid w:val="00617521"/>
    <w:rsid w:val="006175BC"/>
    <w:rsid w:val="00617660"/>
    <w:rsid w:val="00617B12"/>
    <w:rsid w:val="006203C4"/>
    <w:rsid w:val="00620459"/>
    <w:rsid w:val="006205BA"/>
    <w:rsid w:val="0062172A"/>
    <w:rsid w:val="00621B14"/>
    <w:rsid w:val="00622390"/>
    <w:rsid w:val="00622610"/>
    <w:rsid w:val="006227C8"/>
    <w:rsid w:val="006228BC"/>
    <w:rsid w:val="00622C34"/>
    <w:rsid w:val="0062356F"/>
    <w:rsid w:val="00623A5D"/>
    <w:rsid w:val="00624602"/>
    <w:rsid w:val="006248DA"/>
    <w:rsid w:val="00624DB4"/>
    <w:rsid w:val="00625944"/>
    <w:rsid w:val="00625DA3"/>
    <w:rsid w:val="00626361"/>
    <w:rsid w:val="00627364"/>
    <w:rsid w:val="00627379"/>
    <w:rsid w:val="006276A4"/>
    <w:rsid w:val="00627D0E"/>
    <w:rsid w:val="00627DE0"/>
    <w:rsid w:val="00630367"/>
    <w:rsid w:val="0063086B"/>
    <w:rsid w:val="00630B4D"/>
    <w:rsid w:val="0063162F"/>
    <w:rsid w:val="00631649"/>
    <w:rsid w:val="00631681"/>
    <w:rsid w:val="00631C2F"/>
    <w:rsid w:val="006321D6"/>
    <w:rsid w:val="0063240D"/>
    <w:rsid w:val="00633434"/>
    <w:rsid w:val="0063384B"/>
    <w:rsid w:val="006340FA"/>
    <w:rsid w:val="00636D81"/>
    <w:rsid w:val="00637C41"/>
    <w:rsid w:val="00640DAA"/>
    <w:rsid w:val="00641778"/>
    <w:rsid w:val="006429D1"/>
    <w:rsid w:val="00642A45"/>
    <w:rsid w:val="00642A7A"/>
    <w:rsid w:val="00642CA6"/>
    <w:rsid w:val="006432A6"/>
    <w:rsid w:val="00643384"/>
    <w:rsid w:val="00644970"/>
    <w:rsid w:val="006456BF"/>
    <w:rsid w:val="0064667F"/>
    <w:rsid w:val="00646E14"/>
    <w:rsid w:val="00646FA8"/>
    <w:rsid w:val="006476C9"/>
    <w:rsid w:val="006513DC"/>
    <w:rsid w:val="00651912"/>
    <w:rsid w:val="00651BEB"/>
    <w:rsid w:val="00652A61"/>
    <w:rsid w:val="00652A63"/>
    <w:rsid w:val="00652C64"/>
    <w:rsid w:val="00652D9A"/>
    <w:rsid w:val="00653FFE"/>
    <w:rsid w:val="00654C07"/>
    <w:rsid w:val="006569C8"/>
    <w:rsid w:val="006573CF"/>
    <w:rsid w:val="006576AC"/>
    <w:rsid w:val="00657ADC"/>
    <w:rsid w:val="00657B56"/>
    <w:rsid w:val="00660C49"/>
    <w:rsid w:val="006611AA"/>
    <w:rsid w:val="006627D5"/>
    <w:rsid w:val="0066390E"/>
    <w:rsid w:val="00663F50"/>
    <w:rsid w:val="00664A1B"/>
    <w:rsid w:val="006650EE"/>
    <w:rsid w:val="00666631"/>
    <w:rsid w:val="00666ECA"/>
    <w:rsid w:val="00667197"/>
    <w:rsid w:val="00667505"/>
    <w:rsid w:val="00667BD6"/>
    <w:rsid w:val="00670892"/>
    <w:rsid w:val="00670A7F"/>
    <w:rsid w:val="006716EB"/>
    <w:rsid w:val="00671B03"/>
    <w:rsid w:val="0067334D"/>
    <w:rsid w:val="006737D8"/>
    <w:rsid w:val="006741A4"/>
    <w:rsid w:val="006744E2"/>
    <w:rsid w:val="00674B40"/>
    <w:rsid w:val="00674E14"/>
    <w:rsid w:val="006756B7"/>
    <w:rsid w:val="006756F5"/>
    <w:rsid w:val="00675771"/>
    <w:rsid w:val="00676074"/>
    <w:rsid w:val="006762CB"/>
    <w:rsid w:val="006768E5"/>
    <w:rsid w:val="00676A46"/>
    <w:rsid w:val="0067768C"/>
    <w:rsid w:val="00680781"/>
    <w:rsid w:val="0068178E"/>
    <w:rsid w:val="00681CE3"/>
    <w:rsid w:val="00681D27"/>
    <w:rsid w:val="006821A6"/>
    <w:rsid w:val="00682AE1"/>
    <w:rsid w:val="00683212"/>
    <w:rsid w:val="00684511"/>
    <w:rsid w:val="00684F7D"/>
    <w:rsid w:val="00685409"/>
    <w:rsid w:val="0068563D"/>
    <w:rsid w:val="006860EE"/>
    <w:rsid w:val="006862B9"/>
    <w:rsid w:val="00690488"/>
    <w:rsid w:val="0069067B"/>
    <w:rsid w:val="0069073C"/>
    <w:rsid w:val="00690A2B"/>
    <w:rsid w:val="00690F73"/>
    <w:rsid w:val="00691C4C"/>
    <w:rsid w:val="0069280D"/>
    <w:rsid w:val="00692E63"/>
    <w:rsid w:val="0069467F"/>
    <w:rsid w:val="0069590F"/>
    <w:rsid w:val="00695967"/>
    <w:rsid w:val="00695D76"/>
    <w:rsid w:val="00696012"/>
    <w:rsid w:val="00696433"/>
    <w:rsid w:val="006964CE"/>
    <w:rsid w:val="00696D16"/>
    <w:rsid w:val="00696DBD"/>
    <w:rsid w:val="00696F72"/>
    <w:rsid w:val="0069706E"/>
    <w:rsid w:val="0069769B"/>
    <w:rsid w:val="006976BA"/>
    <w:rsid w:val="006A069B"/>
    <w:rsid w:val="006A0B8E"/>
    <w:rsid w:val="006A1426"/>
    <w:rsid w:val="006A145E"/>
    <w:rsid w:val="006A1FD7"/>
    <w:rsid w:val="006A28F2"/>
    <w:rsid w:val="006A2B07"/>
    <w:rsid w:val="006A31BF"/>
    <w:rsid w:val="006A38A3"/>
    <w:rsid w:val="006A3AF3"/>
    <w:rsid w:val="006A40CF"/>
    <w:rsid w:val="006A4835"/>
    <w:rsid w:val="006A4DC0"/>
    <w:rsid w:val="006A5257"/>
    <w:rsid w:val="006A5A18"/>
    <w:rsid w:val="006A61A6"/>
    <w:rsid w:val="006A643B"/>
    <w:rsid w:val="006A6B5D"/>
    <w:rsid w:val="006A71AE"/>
    <w:rsid w:val="006A78AD"/>
    <w:rsid w:val="006A79B5"/>
    <w:rsid w:val="006B0163"/>
    <w:rsid w:val="006B07A9"/>
    <w:rsid w:val="006B1603"/>
    <w:rsid w:val="006B1F9C"/>
    <w:rsid w:val="006B2F61"/>
    <w:rsid w:val="006B3DDE"/>
    <w:rsid w:val="006B3E63"/>
    <w:rsid w:val="006B4086"/>
    <w:rsid w:val="006B4648"/>
    <w:rsid w:val="006B4E0B"/>
    <w:rsid w:val="006B5E8B"/>
    <w:rsid w:val="006B5FAA"/>
    <w:rsid w:val="006B6B32"/>
    <w:rsid w:val="006B763E"/>
    <w:rsid w:val="006B792C"/>
    <w:rsid w:val="006B7FBE"/>
    <w:rsid w:val="006C0593"/>
    <w:rsid w:val="006C0638"/>
    <w:rsid w:val="006C1FB7"/>
    <w:rsid w:val="006C2F0D"/>
    <w:rsid w:val="006C32F2"/>
    <w:rsid w:val="006C33AC"/>
    <w:rsid w:val="006C33DB"/>
    <w:rsid w:val="006C3544"/>
    <w:rsid w:val="006C3619"/>
    <w:rsid w:val="006C4694"/>
    <w:rsid w:val="006C4E22"/>
    <w:rsid w:val="006C4F87"/>
    <w:rsid w:val="006C53BF"/>
    <w:rsid w:val="006C5465"/>
    <w:rsid w:val="006C6276"/>
    <w:rsid w:val="006C6AAA"/>
    <w:rsid w:val="006C6F56"/>
    <w:rsid w:val="006C7281"/>
    <w:rsid w:val="006C7803"/>
    <w:rsid w:val="006C7C47"/>
    <w:rsid w:val="006D1C01"/>
    <w:rsid w:val="006D47B4"/>
    <w:rsid w:val="006D53BE"/>
    <w:rsid w:val="006D58A4"/>
    <w:rsid w:val="006D5941"/>
    <w:rsid w:val="006D76AD"/>
    <w:rsid w:val="006D77F3"/>
    <w:rsid w:val="006D7BDE"/>
    <w:rsid w:val="006E0288"/>
    <w:rsid w:val="006E055E"/>
    <w:rsid w:val="006E11AA"/>
    <w:rsid w:val="006E1E71"/>
    <w:rsid w:val="006E28E7"/>
    <w:rsid w:val="006E2A6E"/>
    <w:rsid w:val="006E2EBF"/>
    <w:rsid w:val="006E2FA6"/>
    <w:rsid w:val="006E3185"/>
    <w:rsid w:val="006E34CB"/>
    <w:rsid w:val="006E38B3"/>
    <w:rsid w:val="006E38C6"/>
    <w:rsid w:val="006E48FB"/>
    <w:rsid w:val="006E4A95"/>
    <w:rsid w:val="006E54A0"/>
    <w:rsid w:val="006E5710"/>
    <w:rsid w:val="006E6344"/>
    <w:rsid w:val="006E6969"/>
    <w:rsid w:val="006E767D"/>
    <w:rsid w:val="006F0261"/>
    <w:rsid w:val="006F03E6"/>
    <w:rsid w:val="006F10E8"/>
    <w:rsid w:val="006F170F"/>
    <w:rsid w:val="006F2B5A"/>
    <w:rsid w:val="006F30E7"/>
    <w:rsid w:val="006F4F8E"/>
    <w:rsid w:val="006F5A25"/>
    <w:rsid w:val="006F5D6C"/>
    <w:rsid w:val="006F65CD"/>
    <w:rsid w:val="006F6CDB"/>
    <w:rsid w:val="006F6DAC"/>
    <w:rsid w:val="006F7D23"/>
    <w:rsid w:val="006F7DA8"/>
    <w:rsid w:val="007003E8"/>
    <w:rsid w:val="00700446"/>
    <w:rsid w:val="00700F34"/>
    <w:rsid w:val="00701963"/>
    <w:rsid w:val="00701E25"/>
    <w:rsid w:val="00703079"/>
    <w:rsid w:val="00704205"/>
    <w:rsid w:val="00704490"/>
    <w:rsid w:val="00704F99"/>
    <w:rsid w:val="007051DB"/>
    <w:rsid w:val="00705AB9"/>
    <w:rsid w:val="00707211"/>
    <w:rsid w:val="007076E9"/>
    <w:rsid w:val="0070778E"/>
    <w:rsid w:val="00710BDE"/>
    <w:rsid w:val="007110C8"/>
    <w:rsid w:val="00711B83"/>
    <w:rsid w:val="007120D0"/>
    <w:rsid w:val="00712328"/>
    <w:rsid w:val="00712388"/>
    <w:rsid w:val="0071262A"/>
    <w:rsid w:val="0071275C"/>
    <w:rsid w:val="00712A02"/>
    <w:rsid w:val="00712ACC"/>
    <w:rsid w:val="00712B50"/>
    <w:rsid w:val="007136AC"/>
    <w:rsid w:val="00713E6A"/>
    <w:rsid w:val="00713F5F"/>
    <w:rsid w:val="00714AF8"/>
    <w:rsid w:val="00714C36"/>
    <w:rsid w:val="00715085"/>
    <w:rsid w:val="00716106"/>
    <w:rsid w:val="007161BF"/>
    <w:rsid w:val="00716AA1"/>
    <w:rsid w:val="00717C11"/>
    <w:rsid w:val="00720064"/>
    <w:rsid w:val="00720D86"/>
    <w:rsid w:val="00721330"/>
    <w:rsid w:val="00721DCB"/>
    <w:rsid w:val="0072291B"/>
    <w:rsid w:val="00723FD4"/>
    <w:rsid w:val="00724245"/>
    <w:rsid w:val="00724961"/>
    <w:rsid w:val="00725EB3"/>
    <w:rsid w:val="00726BA6"/>
    <w:rsid w:val="00726D3B"/>
    <w:rsid w:val="00726ED0"/>
    <w:rsid w:val="00730146"/>
    <w:rsid w:val="0073124E"/>
    <w:rsid w:val="00731A08"/>
    <w:rsid w:val="00731D9F"/>
    <w:rsid w:val="00732195"/>
    <w:rsid w:val="007326FA"/>
    <w:rsid w:val="00732A7F"/>
    <w:rsid w:val="007332B9"/>
    <w:rsid w:val="00733B16"/>
    <w:rsid w:val="00734032"/>
    <w:rsid w:val="007344F8"/>
    <w:rsid w:val="007357F8"/>
    <w:rsid w:val="007360AC"/>
    <w:rsid w:val="007362C8"/>
    <w:rsid w:val="007379A9"/>
    <w:rsid w:val="00741757"/>
    <w:rsid w:val="00741AF0"/>
    <w:rsid w:val="00742517"/>
    <w:rsid w:val="00743335"/>
    <w:rsid w:val="007434D6"/>
    <w:rsid w:val="00743AC8"/>
    <w:rsid w:val="00744AA4"/>
    <w:rsid w:val="00745EE8"/>
    <w:rsid w:val="0074608A"/>
    <w:rsid w:val="00746A36"/>
    <w:rsid w:val="00746B3B"/>
    <w:rsid w:val="007473E5"/>
    <w:rsid w:val="00747F95"/>
    <w:rsid w:val="007504E3"/>
    <w:rsid w:val="00750834"/>
    <w:rsid w:val="007509EE"/>
    <w:rsid w:val="00750BD1"/>
    <w:rsid w:val="00751A00"/>
    <w:rsid w:val="00751C3F"/>
    <w:rsid w:val="00751E76"/>
    <w:rsid w:val="007523E0"/>
    <w:rsid w:val="007528AA"/>
    <w:rsid w:val="00752E79"/>
    <w:rsid w:val="00753AB1"/>
    <w:rsid w:val="00753C21"/>
    <w:rsid w:val="00753FA4"/>
    <w:rsid w:val="007547A1"/>
    <w:rsid w:val="0075493B"/>
    <w:rsid w:val="0075615A"/>
    <w:rsid w:val="00756D09"/>
    <w:rsid w:val="00756D8D"/>
    <w:rsid w:val="00757053"/>
    <w:rsid w:val="007578F3"/>
    <w:rsid w:val="00757D84"/>
    <w:rsid w:val="00760657"/>
    <w:rsid w:val="00760F7C"/>
    <w:rsid w:val="0076148D"/>
    <w:rsid w:val="007630B8"/>
    <w:rsid w:val="007639A6"/>
    <w:rsid w:val="00763AED"/>
    <w:rsid w:val="00764AEC"/>
    <w:rsid w:val="007650C1"/>
    <w:rsid w:val="007657E8"/>
    <w:rsid w:val="0076589E"/>
    <w:rsid w:val="0076594A"/>
    <w:rsid w:val="00766332"/>
    <w:rsid w:val="00770C8C"/>
    <w:rsid w:val="007712E5"/>
    <w:rsid w:val="00772430"/>
    <w:rsid w:val="0077273F"/>
    <w:rsid w:val="00772AF9"/>
    <w:rsid w:val="00773344"/>
    <w:rsid w:val="00773485"/>
    <w:rsid w:val="00773642"/>
    <w:rsid w:val="00773729"/>
    <w:rsid w:val="00773734"/>
    <w:rsid w:val="0077385F"/>
    <w:rsid w:val="007745D6"/>
    <w:rsid w:val="00774CB8"/>
    <w:rsid w:val="00774CFF"/>
    <w:rsid w:val="00775BD2"/>
    <w:rsid w:val="00775D31"/>
    <w:rsid w:val="0077644D"/>
    <w:rsid w:val="007765CA"/>
    <w:rsid w:val="00776A23"/>
    <w:rsid w:val="00777240"/>
    <w:rsid w:val="007775F0"/>
    <w:rsid w:val="007801DF"/>
    <w:rsid w:val="00781658"/>
    <w:rsid w:val="00782A2D"/>
    <w:rsid w:val="00783F98"/>
    <w:rsid w:val="00783FF7"/>
    <w:rsid w:val="0078610C"/>
    <w:rsid w:val="007865A3"/>
    <w:rsid w:val="00786A10"/>
    <w:rsid w:val="00786A9B"/>
    <w:rsid w:val="00786FB3"/>
    <w:rsid w:val="0078784B"/>
    <w:rsid w:val="00787A47"/>
    <w:rsid w:val="00790CC2"/>
    <w:rsid w:val="00790FD4"/>
    <w:rsid w:val="007913D7"/>
    <w:rsid w:val="00792523"/>
    <w:rsid w:val="00793296"/>
    <w:rsid w:val="00793A41"/>
    <w:rsid w:val="0079450B"/>
    <w:rsid w:val="00794F78"/>
    <w:rsid w:val="00795B80"/>
    <w:rsid w:val="00796027"/>
    <w:rsid w:val="00797D18"/>
    <w:rsid w:val="007A02B8"/>
    <w:rsid w:val="007A0456"/>
    <w:rsid w:val="007A0943"/>
    <w:rsid w:val="007A1204"/>
    <w:rsid w:val="007A1771"/>
    <w:rsid w:val="007A1A07"/>
    <w:rsid w:val="007A1B43"/>
    <w:rsid w:val="007A217C"/>
    <w:rsid w:val="007A230E"/>
    <w:rsid w:val="007A2BB6"/>
    <w:rsid w:val="007A2EE9"/>
    <w:rsid w:val="007A3658"/>
    <w:rsid w:val="007A462D"/>
    <w:rsid w:val="007A46D0"/>
    <w:rsid w:val="007A55DB"/>
    <w:rsid w:val="007A5AB1"/>
    <w:rsid w:val="007A5CD1"/>
    <w:rsid w:val="007A5EB6"/>
    <w:rsid w:val="007A6063"/>
    <w:rsid w:val="007A649D"/>
    <w:rsid w:val="007A6B05"/>
    <w:rsid w:val="007A6F20"/>
    <w:rsid w:val="007A7D06"/>
    <w:rsid w:val="007A7E80"/>
    <w:rsid w:val="007B0493"/>
    <w:rsid w:val="007B1219"/>
    <w:rsid w:val="007B17DF"/>
    <w:rsid w:val="007B1EE0"/>
    <w:rsid w:val="007B217D"/>
    <w:rsid w:val="007B219B"/>
    <w:rsid w:val="007B24E5"/>
    <w:rsid w:val="007B2521"/>
    <w:rsid w:val="007B33D3"/>
    <w:rsid w:val="007B34CA"/>
    <w:rsid w:val="007B364B"/>
    <w:rsid w:val="007B43D7"/>
    <w:rsid w:val="007B4A1A"/>
    <w:rsid w:val="007B4AAF"/>
    <w:rsid w:val="007B4AD0"/>
    <w:rsid w:val="007B4F2D"/>
    <w:rsid w:val="007B520A"/>
    <w:rsid w:val="007B5266"/>
    <w:rsid w:val="007B53EA"/>
    <w:rsid w:val="007B6D6D"/>
    <w:rsid w:val="007B6DA8"/>
    <w:rsid w:val="007B7282"/>
    <w:rsid w:val="007B7C94"/>
    <w:rsid w:val="007C01F4"/>
    <w:rsid w:val="007C110E"/>
    <w:rsid w:val="007C1166"/>
    <w:rsid w:val="007C125E"/>
    <w:rsid w:val="007C1A30"/>
    <w:rsid w:val="007C2878"/>
    <w:rsid w:val="007C3882"/>
    <w:rsid w:val="007C43B1"/>
    <w:rsid w:val="007C440D"/>
    <w:rsid w:val="007C4584"/>
    <w:rsid w:val="007C4D70"/>
    <w:rsid w:val="007C7D4A"/>
    <w:rsid w:val="007D32D4"/>
    <w:rsid w:val="007D33F3"/>
    <w:rsid w:val="007D36E4"/>
    <w:rsid w:val="007D389F"/>
    <w:rsid w:val="007D3AB2"/>
    <w:rsid w:val="007D3B60"/>
    <w:rsid w:val="007D43F9"/>
    <w:rsid w:val="007D48F1"/>
    <w:rsid w:val="007D63C7"/>
    <w:rsid w:val="007D68B1"/>
    <w:rsid w:val="007E029D"/>
    <w:rsid w:val="007E03EA"/>
    <w:rsid w:val="007E1138"/>
    <w:rsid w:val="007E1405"/>
    <w:rsid w:val="007E14B2"/>
    <w:rsid w:val="007E23E3"/>
    <w:rsid w:val="007E2C57"/>
    <w:rsid w:val="007E3611"/>
    <w:rsid w:val="007E40C7"/>
    <w:rsid w:val="007E423B"/>
    <w:rsid w:val="007E48BF"/>
    <w:rsid w:val="007E4D70"/>
    <w:rsid w:val="007E5341"/>
    <w:rsid w:val="007E5971"/>
    <w:rsid w:val="007E643F"/>
    <w:rsid w:val="007E69ED"/>
    <w:rsid w:val="007E6BDD"/>
    <w:rsid w:val="007E6BF7"/>
    <w:rsid w:val="007F031C"/>
    <w:rsid w:val="007F0596"/>
    <w:rsid w:val="007F08AB"/>
    <w:rsid w:val="007F1940"/>
    <w:rsid w:val="007F1FF4"/>
    <w:rsid w:val="007F216F"/>
    <w:rsid w:val="007F229A"/>
    <w:rsid w:val="007F25E3"/>
    <w:rsid w:val="007F33ED"/>
    <w:rsid w:val="007F3822"/>
    <w:rsid w:val="007F4850"/>
    <w:rsid w:val="007F536B"/>
    <w:rsid w:val="007F537A"/>
    <w:rsid w:val="007F55C9"/>
    <w:rsid w:val="007F5F31"/>
    <w:rsid w:val="007F5F4A"/>
    <w:rsid w:val="007F628E"/>
    <w:rsid w:val="007F69D0"/>
    <w:rsid w:val="007F795F"/>
    <w:rsid w:val="007F7CAA"/>
    <w:rsid w:val="0080014C"/>
    <w:rsid w:val="00801011"/>
    <w:rsid w:val="0080142D"/>
    <w:rsid w:val="008014F3"/>
    <w:rsid w:val="008020FE"/>
    <w:rsid w:val="0080236A"/>
    <w:rsid w:val="00802C8D"/>
    <w:rsid w:val="008037A5"/>
    <w:rsid w:val="00804640"/>
    <w:rsid w:val="00804A79"/>
    <w:rsid w:val="00804A99"/>
    <w:rsid w:val="00804D27"/>
    <w:rsid w:val="00810312"/>
    <w:rsid w:val="00811961"/>
    <w:rsid w:val="00812806"/>
    <w:rsid w:val="00813461"/>
    <w:rsid w:val="008137A0"/>
    <w:rsid w:val="00813D4F"/>
    <w:rsid w:val="00813DF4"/>
    <w:rsid w:val="00813FAE"/>
    <w:rsid w:val="008149A3"/>
    <w:rsid w:val="00814A43"/>
    <w:rsid w:val="0081521B"/>
    <w:rsid w:val="00817442"/>
    <w:rsid w:val="00817DCB"/>
    <w:rsid w:val="00817EC1"/>
    <w:rsid w:val="00817F76"/>
    <w:rsid w:val="00820FF9"/>
    <w:rsid w:val="00821055"/>
    <w:rsid w:val="00821EAA"/>
    <w:rsid w:val="0082225D"/>
    <w:rsid w:val="008224AE"/>
    <w:rsid w:val="008237E9"/>
    <w:rsid w:val="00823932"/>
    <w:rsid w:val="00823FB7"/>
    <w:rsid w:val="00823FF6"/>
    <w:rsid w:val="0082443A"/>
    <w:rsid w:val="00825486"/>
    <w:rsid w:val="00825538"/>
    <w:rsid w:val="00825744"/>
    <w:rsid w:val="00825A25"/>
    <w:rsid w:val="00825E57"/>
    <w:rsid w:val="00825F7A"/>
    <w:rsid w:val="008264D5"/>
    <w:rsid w:val="00826BCB"/>
    <w:rsid w:val="00826D5F"/>
    <w:rsid w:val="008277F8"/>
    <w:rsid w:val="00827CAD"/>
    <w:rsid w:val="00827CDC"/>
    <w:rsid w:val="008301E8"/>
    <w:rsid w:val="00830BE7"/>
    <w:rsid w:val="00831409"/>
    <w:rsid w:val="00831FAB"/>
    <w:rsid w:val="00832A21"/>
    <w:rsid w:val="00833B1B"/>
    <w:rsid w:val="00833D02"/>
    <w:rsid w:val="008344E9"/>
    <w:rsid w:val="008347D8"/>
    <w:rsid w:val="00834827"/>
    <w:rsid w:val="00834B24"/>
    <w:rsid w:val="00835501"/>
    <w:rsid w:val="00835861"/>
    <w:rsid w:val="0083669B"/>
    <w:rsid w:val="008368C5"/>
    <w:rsid w:val="00836AFB"/>
    <w:rsid w:val="00836B55"/>
    <w:rsid w:val="008373EC"/>
    <w:rsid w:val="00837B0F"/>
    <w:rsid w:val="00837BE1"/>
    <w:rsid w:val="00837EDF"/>
    <w:rsid w:val="00840617"/>
    <w:rsid w:val="00840EE6"/>
    <w:rsid w:val="00840FB1"/>
    <w:rsid w:val="0084205F"/>
    <w:rsid w:val="0084211F"/>
    <w:rsid w:val="00843B01"/>
    <w:rsid w:val="00843B5C"/>
    <w:rsid w:val="00844252"/>
    <w:rsid w:val="0084439E"/>
    <w:rsid w:val="00844A1F"/>
    <w:rsid w:val="00844BD8"/>
    <w:rsid w:val="00845419"/>
    <w:rsid w:val="00845443"/>
    <w:rsid w:val="00845ADD"/>
    <w:rsid w:val="00845DC9"/>
    <w:rsid w:val="0084700E"/>
    <w:rsid w:val="008474B1"/>
    <w:rsid w:val="00847A96"/>
    <w:rsid w:val="00847BA0"/>
    <w:rsid w:val="00851340"/>
    <w:rsid w:val="00851784"/>
    <w:rsid w:val="00851CC8"/>
    <w:rsid w:val="00851E64"/>
    <w:rsid w:val="0085349C"/>
    <w:rsid w:val="00853938"/>
    <w:rsid w:val="00853AB4"/>
    <w:rsid w:val="008547E3"/>
    <w:rsid w:val="00854BBC"/>
    <w:rsid w:val="008552FE"/>
    <w:rsid w:val="00855A52"/>
    <w:rsid w:val="00855C1E"/>
    <w:rsid w:val="0085741E"/>
    <w:rsid w:val="008577EF"/>
    <w:rsid w:val="008601E2"/>
    <w:rsid w:val="008601F7"/>
    <w:rsid w:val="008613BF"/>
    <w:rsid w:val="00862A84"/>
    <w:rsid w:val="00864024"/>
    <w:rsid w:val="00864109"/>
    <w:rsid w:val="008642A0"/>
    <w:rsid w:val="0086579E"/>
    <w:rsid w:val="0086645E"/>
    <w:rsid w:val="00866A7C"/>
    <w:rsid w:val="00866AD0"/>
    <w:rsid w:val="00866AFC"/>
    <w:rsid w:val="008675DC"/>
    <w:rsid w:val="0086788E"/>
    <w:rsid w:val="0086795B"/>
    <w:rsid w:val="00867AA2"/>
    <w:rsid w:val="008705A1"/>
    <w:rsid w:val="00870652"/>
    <w:rsid w:val="00870BC2"/>
    <w:rsid w:val="00872EE2"/>
    <w:rsid w:val="00873460"/>
    <w:rsid w:val="00875CFF"/>
    <w:rsid w:val="00877C0D"/>
    <w:rsid w:val="00877E2F"/>
    <w:rsid w:val="00880D15"/>
    <w:rsid w:val="00880E8B"/>
    <w:rsid w:val="008811C9"/>
    <w:rsid w:val="0088160F"/>
    <w:rsid w:val="00881644"/>
    <w:rsid w:val="008816A5"/>
    <w:rsid w:val="00882390"/>
    <w:rsid w:val="00882A31"/>
    <w:rsid w:val="00882DCA"/>
    <w:rsid w:val="00883407"/>
    <w:rsid w:val="00883FDE"/>
    <w:rsid w:val="0088454A"/>
    <w:rsid w:val="0088492A"/>
    <w:rsid w:val="00884AEF"/>
    <w:rsid w:val="00884D59"/>
    <w:rsid w:val="00885473"/>
    <w:rsid w:val="0088586C"/>
    <w:rsid w:val="00886C7C"/>
    <w:rsid w:val="008871AF"/>
    <w:rsid w:val="008876ED"/>
    <w:rsid w:val="00887EDF"/>
    <w:rsid w:val="00887FF1"/>
    <w:rsid w:val="008909AD"/>
    <w:rsid w:val="00890C05"/>
    <w:rsid w:val="00890C34"/>
    <w:rsid w:val="0089340B"/>
    <w:rsid w:val="00894159"/>
    <w:rsid w:val="00894DDD"/>
    <w:rsid w:val="0089509D"/>
    <w:rsid w:val="008952B1"/>
    <w:rsid w:val="00895895"/>
    <w:rsid w:val="00895ED2"/>
    <w:rsid w:val="00896FF8"/>
    <w:rsid w:val="008A02E4"/>
    <w:rsid w:val="008A115A"/>
    <w:rsid w:val="008A189A"/>
    <w:rsid w:val="008A1996"/>
    <w:rsid w:val="008A1C58"/>
    <w:rsid w:val="008A205A"/>
    <w:rsid w:val="008A245F"/>
    <w:rsid w:val="008A2E23"/>
    <w:rsid w:val="008A3DF2"/>
    <w:rsid w:val="008A40D2"/>
    <w:rsid w:val="008A426B"/>
    <w:rsid w:val="008A677D"/>
    <w:rsid w:val="008A6DAD"/>
    <w:rsid w:val="008A71F7"/>
    <w:rsid w:val="008A7E78"/>
    <w:rsid w:val="008B0916"/>
    <w:rsid w:val="008B096D"/>
    <w:rsid w:val="008B385C"/>
    <w:rsid w:val="008B3DEF"/>
    <w:rsid w:val="008B44E7"/>
    <w:rsid w:val="008B4962"/>
    <w:rsid w:val="008B4E41"/>
    <w:rsid w:val="008B5289"/>
    <w:rsid w:val="008B6DED"/>
    <w:rsid w:val="008B706B"/>
    <w:rsid w:val="008C01C7"/>
    <w:rsid w:val="008C038D"/>
    <w:rsid w:val="008C0AB7"/>
    <w:rsid w:val="008C0C09"/>
    <w:rsid w:val="008C0E60"/>
    <w:rsid w:val="008C1C6E"/>
    <w:rsid w:val="008C245C"/>
    <w:rsid w:val="008C271D"/>
    <w:rsid w:val="008C2D2D"/>
    <w:rsid w:val="008C3346"/>
    <w:rsid w:val="008C373E"/>
    <w:rsid w:val="008C3DDB"/>
    <w:rsid w:val="008C4D70"/>
    <w:rsid w:val="008C547C"/>
    <w:rsid w:val="008C59B2"/>
    <w:rsid w:val="008C59FA"/>
    <w:rsid w:val="008C632E"/>
    <w:rsid w:val="008C739D"/>
    <w:rsid w:val="008C7547"/>
    <w:rsid w:val="008D01DD"/>
    <w:rsid w:val="008D0B80"/>
    <w:rsid w:val="008D1159"/>
    <w:rsid w:val="008D1928"/>
    <w:rsid w:val="008D1938"/>
    <w:rsid w:val="008D1AF3"/>
    <w:rsid w:val="008D1DCA"/>
    <w:rsid w:val="008D22F8"/>
    <w:rsid w:val="008D28CE"/>
    <w:rsid w:val="008D2BCB"/>
    <w:rsid w:val="008D2E63"/>
    <w:rsid w:val="008D3703"/>
    <w:rsid w:val="008D4326"/>
    <w:rsid w:val="008D5494"/>
    <w:rsid w:val="008D70D0"/>
    <w:rsid w:val="008E1785"/>
    <w:rsid w:val="008E1FB8"/>
    <w:rsid w:val="008E4188"/>
    <w:rsid w:val="008E47FD"/>
    <w:rsid w:val="008E555F"/>
    <w:rsid w:val="008E58A2"/>
    <w:rsid w:val="008E64A4"/>
    <w:rsid w:val="008E6610"/>
    <w:rsid w:val="008E677A"/>
    <w:rsid w:val="008E795D"/>
    <w:rsid w:val="008E7F8C"/>
    <w:rsid w:val="008F1B94"/>
    <w:rsid w:val="008F220A"/>
    <w:rsid w:val="008F26E1"/>
    <w:rsid w:val="008F2A78"/>
    <w:rsid w:val="008F313C"/>
    <w:rsid w:val="008F3177"/>
    <w:rsid w:val="008F415D"/>
    <w:rsid w:val="008F4205"/>
    <w:rsid w:val="008F4522"/>
    <w:rsid w:val="008F45B6"/>
    <w:rsid w:val="008F4BB5"/>
    <w:rsid w:val="008F502B"/>
    <w:rsid w:val="008F53A2"/>
    <w:rsid w:val="008F619A"/>
    <w:rsid w:val="008F6596"/>
    <w:rsid w:val="008F65DF"/>
    <w:rsid w:val="008F7299"/>
    <w:rsid w:val="008F78FC"/>
    <w:rsid w:val="0090209F"/>
    <w:rsid w:val="00902C2D"/>
    <w:rsid w:val="009031DD"/>
    <w:rsid w:val="009032D0"/>
    <w:rsid w:val="00903A05"/>
    <w:rsid w:val="009040C8"/>
    <w:rsid w:val="0090466D"/>
    <w:rsid w:val="00904D0B"/>
    <w:rsid w:val="00905500"/>
    <w:rsid w:val="009059A7"/>
    <w:rsid w:val="00906992"/>
    <w:rsid w:val="0090786A"/>
    <w:rsid w:val="009078F4"/>
    <w:rsid w:val="00907F00"/>
    <w:rsid w:val="00907F4D"/>
    <w:rsid w:val="009100E6"/>
    <w:rsid w:val="009105AA"/>
    <w:rsid w:val="0091194E"/>
    <w:rsid w:val="00911A7A"/>
    <w:rsid w:val="009121C7"/>
    <w:rsid w:val="009124B8"/>
    <w:rsid w:val="00912676"/>
    <w:rsid w:val="00912C7E"/>
    <w:rsid w:val="00913641"/>
    <w:rsid w:val="0091392E"/>
    <w:rsid w:val="00913A29"/>
    <w:rsid w:val="009145EA"/>
    <w:rsid w:val="009162FC"/>
    <w:rsid w:val="009163D1"/>
    <w:rsid w:val="00916FA1"/>
    <w:rsid w:val="00917237"/>
    <w:rsid w:val="00917795"/>
    <w:rsid w:val="009202C1"/>
    <w:rsid w:val="009203BA"/>
    <w:rsid w:val="00922429"/>
    <w:rsid w:val="009225B5"/>
    <w:rsid w:val="00922C9C"/>
    <w:rsid w:val="00922E1C"/>
    <w:rsid w:val="00922E72"/>
    <w:rsid w:val="009234D8"/>
    <w:rsid w:val="0092398A"/>
    <w:rsid w:val="00923C49"/>
    <w:rsid w:val="00924055"/>
    <w:rsid w:val="00924581"/>
    <w:rsid w:val="0092489C"/>
    <w:rsid w:val="00925ABF"/>
    <w:rsid w:val="00926262"/>
    <w:rsid w:val="00926333"/>
    <w:rsid w:val="0092698F"/>
    <w:rsid w:val="00926B88"/>
    <w:rsid w:val="00926FDE"/>
    <w:rsid w:val="009307DF"/>
    <w:rsid w:val="00930B5C"/>
    <w:rsid w:val="00930B71"/>
    <w:rsid w:val="00931E2A"/>
    <w:rsid w:val="009327F5"/>
    <w:rsid w:val="00932995"/>
    <w:rsid w:val="00934BEC"/>
    <w:rsid w:val="00934ED5"/>
    <w:rsid w:val="00936493"/>
    <w:rsid w:val="00936496"/>
    <w:rsid w:val="00936544"/>
    <w:rsid w:val="0093657A"/>
    <w:rsid w:val="00936C1B"/>
    <w:rsid w:val="00936EDC"/>
    <w:rsid w:val="009412E1"/>
    <w:rsid w:val="0094149E"/>
    <w:rsid w:val="0094199B"/>
    <w:rsid w:val="0094321E"/>
    <w:rsid w:val="009442E0"/>
    <w:rsid w:val="0094456F"/>
    <w:rsid w:val="00945260"/>
    <w:rsid w:val="00945C0A"/>
    <w:rsid w:val="00945D08"/>
    <w:rsid w:val="00945D09"/>
    <w:rsid w:val="009461AC"/>
    <w:rsid w:val="00946951"/>
    <w:rsid w:val="00946C92"/>
    <w:rsid w:val="0094732A"/>
    <w:rsid w:val="0095132F"/>
    <w:rsid w:val="00951380"/>
    <w:rsid w:val="00951F57"/>
    <w:rsid w:val="00953191"/>
    <w:rsid w:val="00953347"/>
    <w:rsid w:val="009534D5"/>
    <w:rsid w:val="00953E6B"/>
    <w:rsid w:val="00953F01"/>
    <w:rsid w:val="009541B9"/>
    <w:rsid w:val="009555CF"/>
    <w:rsid w:val="009556A4"/>
    <w:rsid w:val="00955DB9"/>
    <w:rsid w:val="00956EAB"/>
    <w:rsid w:val="009572E8"/>
    <w:rsid w:val="00957343"/>
    <w:rsid w:val="00960033"/>
    <w:rsid w:val="0096022D"/>
    <w:rsid w:val="00960528"/>
    <w:rsid w:val="009619A8"/>
    <w:rsid w:val="00962FC7"/>
    <w:rsid w:val="009640A1"/>
    <w:rsid w:val="009644F4"/>
    <w:rsid w:val="00964B84"/>
    <w:rsid w:val="00964EEA"/>
    <w:rsid w:val="00965FB8"/>
    <w:rsid w:val="00966CBF"/>
    <w:rsid w:val="009673EB"/>
    <w:rsid w:val="0097069A"/>
    <w:rsid w:val="00970F74"/>
    <w:rsid w:val="00971033"/>
    <w:rsid w:val="009718C3"/>
    <w:rsid w:val="00972092"/>
    <w:rsid w:val="00972D54"/>
    <w:rsid w:val="00973E88"/>
    <w:rsid w:val="00974D25"/>
    <w:rsid w:val="00975BD2"/>
    <w:rsid w:val="00975DE0"/>
    <w:rsid w:val="009767F2"/>
    <w:rsid w:val="00976985"/>
    <w:rsid w:val="00980EEE"/>
    <w:rsid w:val="009811BF"/>
    <w:rsid w:val="0098162B"/>
    <w:rsid w:val="00982518"/>
    <w:rsid w:val="00982610"/>
    <w:rsid w:val="00983AFF"/>
    <w:rsid w:val="009841CC"/>
    <w:rsid w:val="00984F7F"/>
    <w:rsid w:val="009850FB"/>
    <w:rsid w:val="0098569D"/>
    <w:rsid w:val="009859C6"/>
    <w:rsid w:val="00986076"/>
    <w:rsid w:val="0098668D"/>
    <w:rsid w:val="009873A9"/>
    <w:rsid w:val="009875B4"/>
    <w:rsid w:val="00987BDE"/>
    <w:rsid w:val="009913AB"/>
    <w:rsid w:val="00991C7F"/>
    <w:rsid w:val="0099221D"/>
    <w:rsid w:val="00992AE9"/>
    <w:rsid w:val="009937F6"/>
    <w:rsid w:val="00993F30"/>
    <w:rsid w:val="00994714"/>
    <w:rsid w:val="00994728"/>
    <w:rsid w:val="0099527C"/>
    <w:rsid w:val="00995506"/>
    <w:rsid w:val="00995F40"/>
    <w:rsid w:val="00996399"/>
    <w:rsid w:val="00996481"/>
    <w:rsid w:val="009966C7"/>
    <w:rsid w:val="00997B89"/>
    <w:rsid w:val="009A0F7D"/>
    <w:rsid w:val="009A193F"/>
    <w:rsid w:val="009A204C"/>
    <w:rsid w:val="009A2111"/>
    <w:rsid w:val="009A27D0"/>
    <w:rsid w:val="009A3541"/>
    <w:rsid w:val="009A3C98"/>
    <w:rsid w:val="009A3F78"/>
    <w:rsid w:val="009A487A"/>
    <w:rsid w:val="009A5185"/>
    <w:rsid w:val="009A5AEC"/>
    <w:rsid w:val="009A608C"/>
    <w:rsid w:val="009A674E"/>
    <w:rsid w:val="009A7AE3"/>
    <w:rsid w:val="009B0019"/>
    <w:rsid w:val="009B1950"/>
    <w:rsid w:val="009B1F8F"/>
    <w:rsid w:val="009B2F6E"/>
    <w:rsid w:val="009B2F83"/>
    <w:rsid w:val="009B317B"/>
    <w:rsid w:val="009B3233"/>
    <w:rsid w:val="009B359C"/>
    <w:rsid w:val="009B3D5E"/>
    <w:rsid w:val="009B419A"/>
    <w:rsid w:val="009B424C"/>
    <w:rsid w:val="009B4880"/>
    <w:rsid w:val="009B536E"/>
    <w:rsid w:val="009B5EB7"/>
    <w:rsid w:val="009B605F"/>
    <w:rsid w:val="009B67A9"/>
    <w:rsid w:val="009B68BD"/>
    <w:rsid w:val="009B6CA2"/>
    <w:rsid w:val="009B7347"/>
    <w:rsid w:val="009B7487"/>
    <w:rsid w:val="009B759B"/>
    <w:rsid w:val="009B7F0C"/>
    <w:rsid w:val="009C03D3"/>
    <w:rsid w:val="009C0A67"/>
    <w:rsid w:val="009C0E59"/>
    <w:rsid w:val="009C1264"/>
    <w:rsid w:val="009C15D1"/>
    <w:rsid w:val="009C1886"/>
    <w:rsid w:val="009C1D0B"/>
    <w:rsid w:val="009C1F69"/>
    <w:rsid w:val="009C24C8"/>
    <w:rsid w:val="009C305C"/>
    <w:rsid w:val="009C3339"/>
    <w:rsid w:val="009C3523"/>
    <w:rsid w:val="009C4C6F"/>
    <w:rsid w:val="009C5E12"/>
    <w:rsid w:val="009C645E"/>
    <w:rsid w:val="009C6672"/>
    <w:rsid w:val="009C71C3"/>
    <w:rsid w:val="009D2553"/>
    <w:rsid w:val="009D3E99"/>
    <w:rsid w:val="009D6BA1"/>
    <w:rsid w:val="009E0C87"/>
    <w:rsid w:val="009E1D51"/>
    <w:rsid w:val="009E1E33"/>
    <w:rsid w:val="009E2956"/>
    <w:rsid w:val="009E29CE"/>
    <w:rsid w:val="009E30EA"/>
    <w:rsid w:val="009E3A06"/>
    <w:rsid w:val="009E44AE"/>
    <w:rsid w:val="009E4C9C"/>
    <w:rsid w:val="009E59CD"/>
    <w:rsid w:val="009E68B6"/>
    <w:rsid w:val="009F128B"/>
    <w:rsid w:val="009F318E"/>
    <w:rsid w:val="009F359B"/>
    <w:rsid w:val="009F3D8C"/>
    <w:rsid w:val="009F4574"/>
    <w:rsid w:val="009F4CA1"/>
    <w:rsid w:val="009F4CC6"/>
    <w:rsid w:val="009F4CCA"/>
    <w:rsid w:val="009F5102"/>
    <w:rsid w:val="009F5264"/>
    <w:rsid w:val="009F5D9D"/>
    <w:rsid w:val="009F611A"/>
    <w:rsid w:val="00A00D09"/>
    <w:rsid w:val="00A01D95"/>
    <w:rsid w:val="00A02AE1"/>
    <w:rsid w:val="00A030E6"/>
    <w:rsid w:val="00A038FA"/>
    <w:rsid w:val="00A0434D"/>
    <w:rsid w:val="00A04CC5"/>
    <w:rsid w:val="00A0510B"/>
    <w:rsid w:val="00A05914"/>
    <w:rsid w:val="00A06B5B"/>
    <w:rsid w:val="00A06EF3"/>
    <w:rsid w:val="00A07149"/>
    <w:rsid w:val="00A07FFE"/>
    <w:rsid w:val="00A105FA"/>
    <w:rsid w:val="00A11585"/>
    <w:rsid w:val="00A1170B"/>
    <w:rsid w:val="00A122FE"/>
    <w:rsid w:val="00A124A5"/>
    <w:rsid w:val="00A14002"/>
    <w:rsid w:val="00A141F2"/>
    <w:rsid w:val="00A145FA"/>
    <w:rsid w:val="00A14BF7"/>
    <w:rsid w:val="00A1640E"/>
    <w:rsid w:val="00A17494"/>
    <w:rsid w:val="00A20C4C"/>
    <w:rsid w:val="00A20F1B"/>
    <w:rsid w:val="00A21BB2"/>
    <w:rsid w:val="00A22060"/>
    <w:rsid w:val="00A236B2"/>
    <w:rsid w:val="00A2376F"/>
    <w:rsid w:val="00A23E56"/>
    <w:rsid w:val="00A24160"/>
    <w:rsid w:val="00A249ED"/>
    <w:rsid w:val="00A264BB"/>
    <w:rsid w:val="00A26C1F"/>
    <w:rsid w:val="00A307BE"/>
    <w:rsid w:val="00A308C6"/>
    <w:rsid w:val="00A30AED"/>
    <w:rsid w:val="00A30D44"/>
    <w:rsid w:val="00A314CE"/>
    <w:rsid w:val="00A3165A"/>
    <w:rsid w:val="00A32331"/>
    <w:rsid w:val="00A33E21"/>
    <w:rsid w:val="00A3410A"/>
    <w:rsid w:val="00A34145"/>
    <w:rsid w:val="00A352C8"/>
    <w:rsid w:val="00A358F8"/>
    <w:rsid w:val="00A35B38"/>
    <w:rsid w:val="00A35DE7"/>
    <w:rsid w:val="00A36740"/>
    <w:rsid w:val="00A3688B"/>
    <w:rsid w:val="00A371FA"/>
    <w:rsid w:val="00A37923"/>
    <w:rsid w:val="00A413F2"/>
    <w:rsid w:val="00A41439"/>
    <w:rsid w:val="00A419E3"/>
    <w:rsid w:val="00A4206F"/>
    <w:rsid w:val="00A42790"/>
    <w:rsid w:val="00A42986"/>
    <w:rsid w:val="00A42E6B"/>
    <w:rsid w:val="00A44526"/>
    <w:rsid w:val="00A449D5"/>
    <w:rsid w:val="00A44B0B"/>
    <w:rsid w:val="00A44F2F"/>
    <w:rsid w:val="00A45603"/>
    <w:rsid w:val="00A4564B"/>
    <w:rsid w:val="00A45904"/>
    <w:rsid w:val="00A46557"/>
    <w:rsid w:val="00A4670E"/>
    <w:rsid w:val="00A4694B"/>
    <w:rsid w:val="00A469A8"/>
    <w:rsid w:val="00A47598"/>
    <w:rsid w:val="00A502D7"/>
    <w:rsid w:val="00A512E7"/>
    <w:rsid w:val="00A52481"/>
    <w:rsid w:val="00A52A5C"/>
    <w:rsid w:val="00A52D2B"/>
    <w:rsid w:val="00A530DE"/>
    <w:rsid w:val="00A533A0"/>
    <w:rsid w:val="00A5388B"/>
    <w:rsid w:val="00A544F8"/>
    <w:rsid w:val="00A546F8"/>
    <w:rsid w:val="00A546FF"/>
    <w:rsid w:val="00A553D0"/>
    <w:rsid w:val="00A55529"/>
    <w:rsid w:val="00A56471"/>
    <w:rsid w:val="00A568BC"/>
    <w:rsid w:val="00A57315"/>
    <w:rsid w:val="00A57A7C"/>
    <w:rsid w:val="00A60BB5"/>
    <w:rsid w:val="00A60CFC"/>
    <w:rsid w:val="00A616A9"/>
    <w:rsid w:val="00A62267"/>
    <w:rsid w:val="00A6233A"/>
    <w:rsid w:val="00A624A6"/>
    <w:rsid w:val="00A63C80"/>
    <w:rsid w:val="00A643E4"/>
    <w:rsid w:val="00A64E7F"/>
    <w:rsid w:val="00A650FB"/>
    <w:rsid w:val="00A6560F"/>
    <w:rsid w:val="00A6618B"/>
    <w:rsid w:val="00A6768C"/>
    <w:rsid w:val="00A70EE6"/>
    <w:rsid w:val="00A70F7C"/>
    <w:rsid w:val="00A712F6"/>
    <w:rsid w:val="00A7172A"/>
    <w:rsid w:val="00A724D6"/>
    <w:rsid w:val="00A72E85"/>
    <w:rsid w:val="00A735E7"/>
    <w:rsid w:val="00A73741"/>
    <w:rsid w:val="00A73AA7"/>
    <w:rsid w:val="00A73BD0"/>
    <w:rsid w:val="00A74415"/>
    <w:rsid w:val="00A74E25"/>
    <w:rsid w:val="00A75840"/>
    <w:rsid w:val="00A75970"/>
    <w:rsid w:val="00A80217"/>
    <w:rsid w:val="00A80B58"/>
    <w:rsid w:val="00A80F85"/>
    <w:rsid w:val="00A80F99"/>
    <w:rsid w:val="00A81A56"/>
    <w:rsid w:val="00A825BE"/>
    <w:rsid w:val="00A84813"/>
    <w:rsid w:val="00A84899"/>
    <w:rsid w:val="00A850A6"/>
    <w:rsid w:val="00A85245"/>
    <w:rsid w:val="00A85412"/>
    <w:rsid w:val="00A86146"/>
    <w:rsid w:val="00A86464"/>
    <w:rsid w:val="00A86477"/>
    <w:rsid w:val="00A86689"/>
    <w:rsid w:val="00A86B5F"/>
    <w:rsid w:val="00A86FE1"/>
    <w:rsid w:val="00A87988"/>
    <w:rsid w:val="00A87BBD"/>
    <w:rsid w:val="00A90776"/>
    <w:rsid w:val="00A907EF"/>
    <w:rsid w:val="00A91E43"/>
    <w:rsid w:val="00A9315A"/>
    <w:rsid w:val="00A9322B"/>
    <w:rsid w:val="00A93B52"/>
    <w:rsid w:val="00A94DF0"/>
    <w:rsid w:val="00A94F28"/>
    <w:rsid w:val="00A95295"/>
    <w:rsid w:val="00A9541D"/>
    <w:rsid w:val="00A95B68"/>
    <w:rsid w:val="00A95B98"/>
    <w:rsid w:val="00A967B0"/>
    <w:rsid w:val="00A96844"/>
    <w:rsid w:val="00A97AEA"/>
    <w:rsid w:val="00A97FBC"/>
    <w:rsid w:val="00AA01D0"/>
    <w:rsid w:val="00AA0F8D"/>
    <w:rsid w:val="00AA1E2F"/>
    <w:rsid w:val="00AA1ED9"/>
    <w:rsid w:val="00AA25D2"/>
    <w:rsid w:val="00AA26D4"/>
    <w:rsid w:val="00AA2B7D"/>
    <w:rsid w:val="00AA3042"/>
    <w:rsid w:val="00AA3197"/>
    <w:rsid w:val="00AA34A8"/>
    <w:rsid w:val="00AA3651"/>
    <w:rsid w:val="00AA386E"/>
    <w:rsid w:val="00AA38FA"/>
    <w:rsid w:val="00AA3E28"/>
    <w:rsid w:val="00AA6A57"/>
    <w:rsid w:val="00AA76DD"/>
    <w:rsid w:val="00AA776D"/>
    <w:rsid w:val="00AA7AF7"/>
    <w:rsid w:val="00AB03C8"/>
    <w:rsid w:val="00AB07A5"/>
    <w:rsid w:val="00AB0E82"/>
    <w:rsid w:val="00AB15E5"/>
    <w:rsid w:val="00AB2732"/>
    <w:rsid w:val="00AB3094"/>
    <w:rsid w:val="00AB3377"/>
    <w:rsid w:val="00AB3A7D"/>
    <w:rsid w:val="00AB3B66"/>
    <w:rsid w:val="00AB3D64"/>
    <w:rsid w:val="00AB3F24"/>
    <w:rsid w:val="00AB4409"/>
    <w:rsid w:val="00AB446C"/>
    <w:rsid w:val="00AB5D95"/>
    <w:rsid w:val="00AB66A3"/>
    <w:rsid w:val="00AB69E5"/>
    <w:rsid w:val="00AB6A73"/>
    <w:rsid w:val="00AB6AAB"/>
    <w:rsid w:val="00AB6AE3"/>
    <w:rsid w:val="00AB7554"/>
    <w:rsid w:val="00AB7831"/>
    <w:rsid w:val="00AC030E"/>
    <w:rsid w:val="00AC1472"/>
    <w:rsid w:val="00AC1594"/>
    <w:rsid w:val="00AC220A"/>
    <w:rsid w:val="00AC29D1"/>
    <w:rsid w:val="00AC2D50"/>
    <w:rsid w:val="00AC2E0D"/>
    <w:rsid w:val="00AC31D3"/>
    <w:rsid w:val="00AC32E1"/>
    <w:rsid w:val="00AC3796"/>
    <w:rsid w:val="00AC4251"/>
    <w:rsid w:val="00AC5096"/>
    <w:rsid w:val="00AC5FAC"/>
    <w:rsid w:val="00AC61D2"/>
    <w:rsid w:val="00AC65F4"/>
    <w:rsid w:val="00AC6B2E"/>
    <w:rsid w:val="00AC7285"/>
    <w:rsid w:val="00AC7F15"/>
    <w:rsid w:val="00AD00DD"/>
    <w:rsid w:val="00AD0A20"/>
    <w:rsid w:val="00AD0ADA"/>
    <w:rsid w:val="00AD0FF8"/>
    <w:rsid w:val="00AD19BB"/>
    <w:rsid w:val="00AD2694"/>
    <w:rsid w:val="00AD275C"/>
    <w:rsid w:val="00AD2BD9"/>
    <w:rsid w:val="00AD328C"/>
    <w:rsid w:val="00AD4012"/>
    <w:rsid w:val="00AD405A"/>
    <w:rsid w:val="00AD4374"/>
    <w:rsid w:val="00AD4A95"/>
    <w:rsid w:val="00AD4E00"/>
    <w:rsid w:val="00AD6BA4"/>
    <w:rsid w:val="00AD7B55"/>
    <w:rsid w:val="00AD7CCE"/>
    <w:rsid w:val="00AE02A0"/>
    <w:rsid w:val="00AE0628"/>
    <w:rsid w:val="00AE0742"/>
    <w:rsid w:val="00AE1D8F"/>
    <w:rsid w:val="00AE249A"/>
    <w:rsid w:val="00AE270F"/>
    <w:rsid w:val="00AE275F"/>
    <w:rsid w:val="00AE3F00"/>
    <w:rsid w:val="00AE4767"/>
    <w:rsid w:val="00AE47FC"/>
    <w:rsid w:val="00AE5D84"/>
    <w:rsid w:val="00AE60B9"/>
    <w:rsid w:val="00AE6E4C"/>
    <w:rsid w:val="00AE72C3"/>
    <w:rsid w:val="00AE7310"/>
    <w:rsid w:val="00AE77AA"/>
    <w:rsid w:val="00AF0206"/>
    <w:rsid w:val="00AF0BB7"/>
    <w:rsid w:val="00AF0C40"/>
    <w:rsid w:val="00AF1944"/>
    <w:rsid w:val="00AF20B7"/>
    <w:rsid w:val="00AF26DA"/>
    <w:rsid w:val="00AF2A6E"/>
    <w:rsid w:val="00AF2C3A"/>
    <w:rsid w:val="00AF3407"/>
    <w:rsid w:val="00AF40B5"/>
    <w:rsid w:val="00AF45DC"/>
    <w:rsid w:val="00AF46EA"/>
    <w:rsid w:val="00AF53D7"/>
    <w:rsid w:val="00AF5423"/>
    <w:rsid w:val="00AF5662"/>
    <w:rsid w:val="00AF5666"/>
    <w:rsid w:val="00AF5C2F"/>
    <w:rsid w:val="00AF5D10"/>
    <w:rsid w:val="00AF6962"/>
    <w:rsid w:val="00AF6DF6"/>
    <w:rsid w:val="00AF7128"/>
    <w:rsid w:val="00AF7676"/>
    <w:rsid w:val="00AF7DFC"/>
    <w:rsid w:val="00B0059C"/>
    <w:rsid w:val="00B0120C"/>
    <w:rsid w:val="00B019E6"/>
    <w:rsid w:val="00B02924"/>
    <w:rsid w:val="00B03A60"/>
    <w:rsid w:val="00B03DCA"/>
    <w:rsid w:val="00B04610"/>
    <w:rsid w:val="00B04AE6"/>
    <w:rsid w:val="00B04BBB"/>
    <w:rsid w:val="00B04FFC"/>
    <w:rsid w:val="00B051B2"/>
    <w:rsid w:val="00B055E3"/>
    <w:rsid w:val="00B05895"/>
    <w:rsid w:val="00B0646A"/>
    <w:rsid w:val="00B06C79"/>
    <w:rsid w:val="00B06F7F"/>
    <w:rsid w:val="00B1019B"/>
    <w:rsid w:val="00B104A8"/>
    <w:rsid w:val="00B110B3"/>
    <w:rsid w:val="00B11B6D"/>
    <w:rsid w:val="00B11D9A"/>
    <w:rsid w:val="00B11F9F"/>
    <w:rsid w:val="00B13E68"/>
    <w:rsid w:val="00B140FC"/>
    <w:rsid w:val="00B160C9"/>
    <w:rsid w:val="00B16234"/>
    <w:rsid w:val="00B1628B"/>
    <w:rsid w:val="00B170A9"/>
    <w:rsid w:val="00B17FCE"/>
    <w:rsid w:val="00B20191"/>
    <w:rsid w:val="00B2022E"/>
    <w:rsid w:val="00B20DA8"/>
    <w:rsid w:val="00B21028"/>
    <w:rsid w:val="00B210BF"/>
    <w:rsid w:val="00B210F7"/>
    <w:rsid w:val="00B2140E"/>
    <w:rsid w:val="00B21D0C"/>
    <w:rsid w:val="00B22735"/>
    <w:rsid w:val="00B23522"/>
    <w:rsid w:val="00B243CB"/>
    <w:rsid w:val="00B247E4"/>
    <w:rsid w:val="00B249F0"/>
    <w:rsid w:val="00B25520"/>
    <w:rsid w:val="00B255D2"/>
    <w:rsid w:val="00B25FE7"/>
    <w:rsid w:val="00B26368"/>
    <w:rsid w:val="00B263A9"/>
    <w:rsid w:val="00B265DD"/>
    <w:rsid w:val="00B26935"/>
    <w:rsid w:val="00B27419"/>
    <w:rsid w:val="00B275FC"/>
    <w:rsid w:val="00B2775B"/>
    <w:rsid w:val="00B27BE1"/>
    <w:rsid w:val="00B3119E"/>
    <w:rsid w:val="00B32F7F"/>
    <w:rsid w:val="00B33233"/>
    <w:rsid w:val="00B333CE"/>
    <w:rsid w:val="00B33B7E"/>
    <w:rsid w:val="00B33B97"/>
    <w:rsid w:val="00B33BB5"/>
    <w:rsid w:val="00B33EC3"/>
    <w:rsid w:val="00B343A6"/>
    <w:rsid w:val="00B3473F"/>
    <w:rsid w:val="00B35171"/>
    <w:rsid w:val="00B35B20"/>
    <w:rsid w:val="00B35B91"/>
    <w:rsid w:val="00B35CA3"/>
    <w:rsid w:val="00B363EA"/>
    <w:rsid w:val="00B364C6"/>
    <w:rsid w:val="00B366B6"/>
    <w:rsid w:val="00B37396"/>
    <w:rsid w:val="00B3794E"/>
    <w:rsid w:val="00B37DFF"/>
    <w:rsid w:val="00B40742"/>
    <w:rsid w:val="00B40982"/>
    <w:rsid w:val="00B40F92"/>
    <w:rsid w:val="00B41246"/>
    <w:rsid w:val="00B414B6"/>
    <w:rsid w:val="00B420F0"/>
    <w:rsid w:val="00B422BA"/>
    <w:rsid w:val="00B42ADE"/>
    <w:rsid w:val="00B435F6"/>
    <w:rsid w:val="00B4543E"/>
    <w:rsid w:val="00B459FD"/>
    <w:rsid w:val="00B46F9B"/>
    <w:rsid w:val="00B475A9"/>
    <w:rsid w:val="00B47BE9"/>
    <w:rsid w:val="00B503EF"/>
    <w:rsid w:val="00B50C2C"/>
    <w:rsid w:val="00B511BD"/>
    <w:rsid w:val="00B518C9"/>
    <w:rsid w:val="00B519F5"/>
    <w:rsid w:val="00B51BC8"/>
    <w:rsid w:val="00B52AC4"/>
    <w:rsid w:val="00B53BEC"/>
    <w:rsid w:val="00B54C06"/>
    <w:rsid w:val="00B551B9"/>
    <w:rsid w:val="00B5574A"/>
    <w:rsid w:val="00B56724"/>
    <w:rsid w:val="00B5685E"/>
    <w:rsid w:val="00B56E3C"/>
    <w:rsid w:val="00B57CC9"/>
    <w:rsid w:val="00B60E0A"/>
    <w:rsid w:val="00B62B4E"/>
    <w:rsid w:val="00B63496"/>
    <w:rsid w:val="00B6476E"/>
    <w:rsid w:val="00B64E99"/>
    <w:rsid w:val="00B64EC7"/>
    <w:rsid w:val="00B6504D"/>
    <w:rsid w:val="00B7035A"/>
    <w:rsid w:val="00B709B6"/>
    <w:rsid w:val="00B70C2D"/>
    <w:rsid w:val="00B7168F"/>
    <w:rsid w:val="00B71842"/>
    <w:rsid w:val="00B734D5"/>
    <w:rsid w:val="00B73864"/>
    <w:rsid w:val="00B75026"/>
    <w:rsid w:val="00B759BA"/>
    <w:rsid w:val="00B761FD"/>
    <w:rsid w:val="00B765C6"/>
    <w:rsid w:val="00B7669E"/>
    <w:rsid w:val="00B77F0C"/>
    <w:rsid w:val="00B803A7"/>
    <w:rsid w:val="00B804BF"/>
    <w:rsid w:val="00B80C72"/>
    <w:rsid w:val="00B8145C"/>
    <w:rsid w:val="00B816A4"/>
    <w:rsid w:val="00B83411"/>
    <w:rsid w:val="00B836DB"/>
    <w:rsid w:val="00B8458F"/>
    <w:rsid w:val="00B8464B"/>
    <w:rsid w:val="00B84A85"/>
    <w:rsid w:val="00B84C3D"/>
    <w:rsid w:val="00B8500E"/>
    <w:rsid w:val="00B85787"/>
    <w:rsid w:val="00B861A0"/>
    <w:rsid w:val="00B861F0"/>
    <w:rsid w:val="00B866BD"/>
    <w:rsid w:val="00B870A4"/>
    <w:rsid w:val="00B8787E"/>
    <w:rsid w:val="00B87F3D"/>
    <w:rsid w:val="00B90D32"/>
    <w:rsid w:val="00B91112"/>
    <w:rsid w:val="00B911FB"/>
    <w:rsid w:val="00B91469"/>
    <w:rsid w:val="00B91D30"/>
    <w:rsid w:val="00B91DB4"/>
    <w:rsid w:val="00B925D7"/>
    <w:rsid w:val="00B92660"/>
    <w:rsid w:val="00B9436C"/>
    <w:rsid w:val="00B9450B"/>
    <w:rsid w:val="00B94EB2"/>
    <w:rsid w:val="00B9523C"/>
    <w:rsid w:val="00B96259"/>
    <w:rsid w:val="00B971A0"/>
    <w:rsid w:val="00B978B9"/>
    <w:rsid w:val="00BA0D7F"/>
    <w:rsid w:val="00BA12A4"/>
    <w:rsid w:val="00BA22F5"/>
    <w:rsid w:val="00BA2383"/>
    <w:rsid w:val="00BA2D65"/>
    <w:rsid w:val="00BA3E2B"/>
    <w:rsid w:val="00BA440D"/>
    <w:rsid w:val="00BA44FF"/>
    <w:rsid w:val="00BA4796"/>
    <w:rsid w:val="00BA4884"/>
    <w:rsid w:val="00BA5163"/>
    <w:rsid w:val="00BA599D"/>
    <w:rsid w:val="00BA63D1"/>
    <w:rsid w:val="00BA6702"/>
    <w:rsid w:val="00BA6847"/>
    <w:rsid w:val="00BA6D1D"/>
    <w:rsid w:val="00BA6F04"/>
    <w:rsid w:val="00BB00B0"/>
    <w:rsid w:val="00BB0A62"/>
    <w:rsid w:val="00BB0CD7"/>
    <w:rsid w:val="00BB0D49"/>
    <w:rsid w:val="00BB1797"/>
    <w:rsid w:val="00BB1FEF"/>
    <w:rsid w:val="00BB2B63"/>
    <w:rsid w:val="00BB373F"/>
    <w:rsid w:val="00BB40BC"/>
    <w:rsid w:val="00BB456E"/>
    <w:rsid w:val="00BB494E"/>
    <w:rsid w:val="00BB4BB0"/>
    <w:rsid w:val="00BB51FA"/>
    <w:rsid w:val="00BB7E98"/>
    <w:rsid w:val="00BC020B"/>
    <w:rsid w:val="00BC0938"/>
    <w:rsid w:val="00BC0B0D"/>
    <w:rsid w:val="00BC1A98"/>
    <w:rsid w:val="00BC1B68"/>
    <w:rsid w:val="00BC2149"/>
    <w:rsid w:val="00BC2DF2"/>
    <w:rsid w:val="00BC33DF"/>
    <w:rsid w:val="00BC3A7A"/>
    <w:rsid w:val="00BC4A7D"/>
    <w:rsid w:val="00BC4BCC"/>
    <w:rsid w:val="00BC5DD5"/>
    <w:rsid w:val="00BC6ED0"/>
    <w:rsid w:val="00BD0F71"/>
    <w:rsid w:val="00BD0FDE"/>
    <w:rsid w:val="00BD1CB1"/>
    <w:rsid w:val="00BD1FCD"/>
    <w:rsid w:val="00BD20D4"/>
    <w:rsid w:val="00BD254D"/>
    <w:rsid w:val="00BD2B28"/>
    <w:rsid w:val="00BD34E9"/>
    <w:rsid w:val="00BD4362"/>
    <w:rsid w:val="00BD5336"/>
    <w:rsid w:val="00BD5FAA"/>
    <w:rsid w:val="00BD625B"/>
    <w:rsid w:val="00BD6DAD"/>
    <w:rsid w:val="00BD6E81"/>
    <w:rsid w:val="00BD7022"/>
    <w:rsid w:val="00BD7257"/>
    <w:rsid w:val="00BD75F9"/>
    <w:rsid w:val="00BD7B2B"/>
    <w:rsid w:val="00BD7BD4"/>
    <w:rsid w:val="00BE01E1"/>
    <w:rsid w:val="00BE181F"/>
    <w:rsid w:val="00BE1C75"/>
    <w:rsid w:val="00BE29B2"/>
    <w:rsid w:val="00BE32A2"/>
    <w:rsid w:val="00BE34EA"/>
    <w:rsid w:val="00BE3A5B"/>
    <w:rsid w:val="00BE4428"/>
    <w:rsid w:val="00BE5512"/>
    <w:rsid w:val="00BE5769"/>
    <w:rsid w:val="00BE5D4B"/>
    <w:rsid w:val="00BE6659"/>
    <w:rsid w:val="00BE73FA"/>
    <w:rsid w:val="00BE7B96"/>
    <w:rsid w:val="00BF0860"/>
    <w:rsid w:val="00BF0AAE"/>
    <w:rsid w:val="00BF1348"/>
    <w:rsid w:val="00BF1A67"/>
    <w:rsid w:val="00BF1FDB"/>
    <w:rsid w:val="00BF2732"/>
    <w:rsid w:val="00BF2C88"/>
    <w:rsid w:val="00BF2F1B"/>
    <w:rsid w:val="00BF39BA"/>
    <w:rsid w:val="00BF3CAA"/>
    <w:rsid w:val="00BF4195"/>
    <w:rsid w:val="00BF5B82"/>
    <w:rsid w:val="00BF5BFC"/>
    <w:rsid w:val="00BF66DF"/>
    <w:rsid w:val="00BF6C91"/>
    <w:rsid w:val="00BF7014"/>
    <w:rsid w:val="00BF78AD"/>
    <w:rsid w:val="00C012C6"/>
    <w:rsid w:val="00C02AEA"/>
    <w:rsid w:val="00C02C67"/>
    <w:rsid w:val="00C03C18"/>
    <w:rsid w:val="00C03D8D"/>
    <w:rsid w:val="00C03F0F"/>
    <w:rsid w:val="00C048D3"/>
    <w:rsid w:val="00C05CDE"/>
    <w:rsid w:val="00C0643D"/>
    <w:rsid w:val="00C07679"/>
    <w:rsid w:val="00C11C44"/>
    <w:rsid w:val="00C122D7"/>
    <w:rsid w:val="00C12D0B"/>
    <w:rsid w:val="00C1336E"/>
    <w:rsid w:val="00C135D4"/>
    <w:rsid w:val="00C138E7"/>
    <w:rsid w:val="00C13B38"/>
    <w:rsid w:val="00C13D8B"/>
    <w:rsid w:val="00C1536B"/>
    <w:rsid w:val="00C154F0"/>
    <w:rsid w:val="00C15C87"/>
    <w:rsid w:val="00C1613D"/>
    <w:rsid w:val="00C16A88"/>
    <w:rsid w:val="00C16B61"/>
    <w:rsid w:val="00C1736F"/>
    <w:rsid w:val="00C17559"/>
    <w:rsid w:val="00C17C6A"/>
    <w:rsid w:val="00C2167F"/>
    <w:rsid w:val="00C21681"/>
    <w:rsid w:val="00C2177C"/>
    <w:rsid w:val="00C21849"/>
    <w:rsid w:val="00C22150"/>
    <w:rsid w:val="00C2279F"/>
    <w:rsid w:val="00C22823"/>
    <w:rsid w:val="00C22D89"/>
    <w:rsid w:val="00C22F3B"/>
    <w:rsid w:val="00C23388"/>
    <w:rsid w:val="00C23EF3"/>
    <w:rsid w:val="00C2413E"/>
    <w:rsid w:val="00C2441F"/>
    <w:rsid w:val="00C24A06"/>
    <w:rsid w:val="00C2604C"/>
    <w:rsid w:val="00C26215"/>
    <w:rsid w:val="00C2653B"/>
    <w:rsid w:val="00C26958"/>
    <w:rsid w:val="00C26B82"/>
    <w:rsid w:val="00C270A8"/>
    <w:rsid w:val="00C304A0"/>
    <w:rsid w:val="00C30785"/>
    <w:rsid w:val="00C312A8"/>
    <w:rsid w:val="00C313EE"/>
    <w:rsid w:val="00C31483"/>
    <w:rsid w:val="00C31C1B"/>
    <w:rsid w:val="00C32DEC"/>
    <w:rsid w:val="00C330F5"/>
    <w:rsid w:val="00C33539"/>
    <w:rsid w:val="00C339F8"/>
    <w:rsid w:val="00C33F4C"/>
    <w:rsid w:val="00C34477"/>
    <w:rsid w:val="00C34727"/>
    <w:rsid w:val="00C34821"/>
    <w:rsid w:val="00C34C22"/>
    <w:rsid w:val="00C34D4F"/>
    <w:rsid w:val="00C34E54"/>
    <w:rsid w:val="00C3504D"/>
    <w:rsid w:val="00C358FB"/>
    <w:rsid w:val="00C35D09"/>
    <w:rsid w:val="00C363A6"/>
    <w:rsid w:val="00C3792A"/>
    <w:rsid w:val="00C412AB"/>
    <w:rsid w:val="00C41B72"/>
    <w:rsid w:val="00C42199"/>
    <w:rsid w:val="00C425BF"/>
    <w:rsid w:val="00C45A26"/>
    <w:rsid w:val="00C45B6E"/>
    <w:rsid w:val="00C45F3D"/>
    <w:rsid w:val="00C461D0"/>
    <w:rsid w:val="00C46BFE"/>
    <w:rsid w:val="00C46C8E"/>
    <w:rsid w:val="00C47583"/>
    <w:rsid w:val="00C4788F"/>
    <w:rsid w:val="00C47CA0"/>
    <w:rsid w:val="00C51099"/>
    <w:rsid w:val="00C51257"/>
    <w:rsid w:val="00C51C06"/>
    <w:rsid w:val="00C51F26"/>
    <w:rsid w:val="00C52490"/>
    <w:rsid w:val="00C52639"/>
    <w:rsid w:val="00C536EF"/>
    <w:rsid w:val="00C53A4D"/>
    <w:rsid w:val="00C53B73"/>
    <w:rsid w:val="00C53BD4"/>
    <w:rsid w:val="00C53C24"/>
    <w:rsid w:val="00C55A76"/>
    <w:rsid w:val="00C5612D"/>
    <w:rsid w:val="00C5645D"/>
    <w:rsid w:val="00C56868"/>
    <w:rsid w:val="00C5735F"/>
    <w:rsid w:val="00C6062E"/>
    <w:rsid w:val="00C617BE"/>
    <w:rsid w:val="00C623A3"/>
    <w:rsid w:val="00C62611"/>
    <w:rsid w:val="00C628EB"/>
    <w:rsid w:val="00C64B17"/>
    <w:rsid w:val="00C656DD"/>
    <w:rsid w:val="00C6571D"/>
    <w:rsid w:val="00C65A25"/>
    <w:rsid w:val="00C67455"/>
    <w:rsid w:val="00C67FBB"/>
    <w:rsid w:val="00C7046D"/>
    <w:rsid w:val="00C7094A"/>
    <w:rsid w:val="00C70F10"/>
    <w:rsid w:val="00C70FCF"/>
    <w:rsid w:val="00C711B5"/>
    <w:rsid w:val="00C711DD"/>
    <w:rsid w:val="00C71549"/>
    <w:rsid w:val="00C7313F"/>
    <w:rsid w:val="00C73176"/>
    <w:rsid w:val="00C73A52"/>
    <w:rsid w:val="00C74444"/>
    <w:rsid w:val="00C746B6"/>
    <w:rsid w:val="00C74F99"/>
    <w:rsid w:val="00C75991"/>
    <w:rsid w:val="00C75BBC"/>
    <w:rsid w:val="00C763C5"/>
    <w:rsid w:val="00C80325"/>
    <w:rsid w:val="00C820B6"/>
    <w:rsid w:val="00C82510"/>
    <w:rsid w:val="00C82746"/>
    <w:rsid w:val="00C8295E"/>
    <w:rsid w:val="00C82B1A"/>
    <w:rsid w:val="00C83204"/>
    <w:rsid w:val="00C839F1"/>
    <w:rsid w:val="00C83E31"/>
    <w:rsid w:val="00C857E0"/>
    <w:rsid w:val="00C85C4B"/>
    <w:rsid w:val="00C86A93"/>
    <w:rsid w:val="00C87592"/>
    <w:rsid w:val="00C87859"/>
    <w:rsid w:val="00C879DE"/>
    <w:rsid w:val="00C90175"/>
    <w:rsid w:val="00C90336"/>
    <w:rsid w:val="00C90845"/>
    <w:rsid w:val="00C90F2B"/>
    <w:rsid w:val="00C91189"/>
    <w:rsid w:val="00C92493"/>
    <w:rsid w:val="00C93380"/>
    <w:rsid w:val="00C9367C"/>
    <w:rsid w:val="00C9579B"/>
    <w:rsid w:val="00C96D54"/>
    <w:rsid w:val="00CA14DB"/>
    <w:rsid w:val="00CA16FE"/>
    <w:rsid w:val="00CA1A6C"/>
    <w:rsid w:val="00CA1DB7"/>
    <w:rsid w:val="00CA224F"/>
    <w:rsid w:val="00CA2999"/>
    <w:rsid w:val="00CA3EB2"/>
    <w:rsid w:val="00CA41F7"/>
    <w:rsid w:val="00CA488B"/>
    <w:rsid w:val="00CA71E7"/>
    <w:rsid w:val="00CA7481"/>
    <w:rsid w:val="00CA755F"/>
    <w:rsid w:val="00CA78F9"/>
    <w:rsid w:val="00CA7A97"/>
    <w:rsid w:val="00CA7CA7"/>
    <w:rsid w:val="00CB06C0"/>
    <w:rsid w:val="00CB0DDD"/>
    <w:rsid w:val="00CB1387"/>
    <w:rsid w:val="00CB179E"/>
    <w:rsid w:val="00CB1968"/>
    <w:rsid w:val="00CB1A76"/>
    <w:rsid w:val="00CB1E81"/>
    <w:rsid w:val="00CB2189"/>
    <w:rsid w:val="00CB2B29"/>
    <w:rsid w:val="00CB2B55"/>
    <w:rsid w:val="00CB47FB"/>
    <w:rsid w:val="00CB51D0"/>
    <w:rsid w:val="00CB564D"/>
    <w:rsid w:val="00CB67A2"/>
    <w:rsid w:val="00CC02E0"/>
    <w:rsid w:val="00CC0504"/>
    <w:rsid w:val="00CC0CF4"/>
    <w:rsid w:val="00CC0D04"/>
    <w:rsid w:val="00CC1A9A"/>
    <w:rsid w:val="00CC2055"/>
    <w:rsid w:val="00CC23D1"/>
    <w:rsid w:val="00CC45E3"/>
    <w:rsid w:val="00CC4D21"/>
    <w:rsid w:val="00CC4F4E"/>
    <w:rsid w:val="00CC5178"/>
    <w:rsid w:val="00CC5516"/>
    <w:rsid w:val="00CC5C3D"/>
    <w:rsid w:val="00CC5F27"/>
    <w:rsid w:val="00CC67BF"/>
    <w:rsid w:val="00CC6EF5"/>
    <w:rsid w:val="00CC712B"/>
    <w:rsid w:val="00CC754A"/>
    <w:rsid w:val="00CC7C44"/>
    <w:rsid w:val="00CD0038"/>
    <w:rsid w:val="00CD0549"/>
    <w:rsid w:val="00CD15C7"/>
    <w:rsid w:val="00CD38D4"/>
    <w:rsid w:val="00CD3A72"/>
    <w:rsid w:val="00CD4361"/>
    <w:rsid w:val="00CD457E"/>
    <w:rsid w:val="00CD4DEC"/>
    <w:rsid w:val="00CD6608"/>
    <w:rsid w:val="00CD6811"/>
    <w:rsid w:val="00CD7D8A"/>
    <w:rsid w:val="00CE0194"/>
    <w:rsid w:val="00CE0EE0"/>
    <w:rsid w:val="00CE11F7"/>
    <w:rsid w:val="00CE147E"/>
    <w:rsid w:val="00CE1F82"/>
    <w:rsid w:val="00CE216F"/>
    <w:rsid w:val="00CE24EA"/>
    <w:rsid w:val="00CE2D04"/>
    <w:rsid w:val="00CE356B"/>
    <w:rsid w:val="00CE43D9"/>
    <w:rsid w:val="00CE44C1"/>
    <w:rsid w:val="00CE4CBA"/>
    <w:rsid w:val="00CE59F9"/>
    <w:rsid w:val="00CE6129"/>
    <w:rsid w:val="00CE6134"/>
    <w:rsid w:val="00CE6935"/>
    <w:rsid w:val="00CE706B"/>
    <w:rsid w:val="00CE7289"/>
    <w:rsid w:val="00CE7FD6"/>
    <w:rsid w:val="00CF0F6A"/>
    <w:rsid w:val="00CF18A4"/>
    <w:rsid w:val="00CF2A27"/>
    <w:rsid w:val="00CF57C2"/>
    <w:rsid w:val="00CF7266"/>
    <w:rsid w:val="00CF728D"/>
    <w:rsid w:val="00CF7C24"/>
    <w:rsid w:val="00D00EBD"/>
    <w:rsid w:val="00D00FAF"/>
    <w:rsid w:val="00D012B5"/>
    <w:rsid w:val="00D019FD"/>
    <w:rsid w:val="00D03C0E"/>
    <w:rsid w:val="00D03D85"/>
    <w:rsid w:val="00D03E23"/>
    <w:rsid w:val="00D043FE"/>
    <w:rsid w:val="00D04ECF"/>
    <w:rsid w:val="00D062D7"/>
    <w:rsid w:val="00D0632D"/>
    <w:rsid w:val="00D06417"/>
    <w:rsid w:val="00D0648C"/>
    <w:rsid w:val="00D064F4"/>
    <w:rsid w:val="00D06B9B"/>
    <w:rsid w:val="00D072E0"/>
    <w:rsid w:val="00D10743"/>
    <w:rsid w:val="00D10CAF"/>
    <w:rsid w:val="00D11539"/>
    <w:rsid w:val="00D11ABB"/>
    <w:rsid w:val="00D11F4B"/>
    <w:rsid w:val="00D124E8"/>
    <w:rsid w:val="00D13E44"/>
    <w:rsid w:val="00D13E71"/>
    <w:rsid w:val="00D14B5F"/>
    <w:rsid w:val="00D15057"/>
    <w:rsid w:val="00D16A8C"/>
    <w:rsid w:val="00D17742"/>
    <w:rsid w:val="00D20997"/>
    <w:rsid w:val="00D20AC1"/>
    <w:rsid w:val="00D20C31"/>
    <w:rsid w:val="00D20D3F"/>
    <w:rsid w:val="00D2105B"/>
    <w:rsid w:val="00D2131F"/>
    <w:rsid w:val="00D225AB"/>
    <w:rsid w:val="00D2279A"/>
    <w:rsid w:val="00D22B99"/>
    <w:rsid w:val="00D23385"/>
    <w:rsid w:val="00D2507D"/>
    <w:rsid w:val="00D250A5"/>
    <w:rsid w:val="00D250D4"/>
    <w:rsid w:val="00D25A87"/>
    <w:rsid w:val="00D25C42"/>
    <w:rsid w:val="00D25D61"/>
    <w:rsid w:val="00D26B17"/>
    <w:rsid w:val="00D27711"/>
    <w:rsid w:val="00D30095"/>
    <w:rsid w:val="00D30AF2"/>
    <w:rsid w:val="00D318B5"/>
    <w:rsid w:val="00D32443"/>
    <w:rsid w:val="00D32C98"/>
    <w:rsid w:val="00D33A03"/>
    <w:rsid w:val="00D344F4"/>
    <w:rsid w:val="00D34551"/>
    <w:rsid w:val="00D35EA5"/>
    <w:rsid w:val="00D36053"/>
    <w:rsid w:val="00D3644D"/>
    <w:rsid w:val="00D37313"/>
    <w:rsid w:val="00D40867"/>
    <w:rsid w:val="00D40A07"/>
    <w:rsid w:val="00D40D95"/>
    <w:rsid w:val="00D41BF8"/>
    <w:rsid w:val="00D426B0"/>
    <w:rsid w:val="00D4352C"/>
    <w:rsid w:val="00D43850"/>
    <w:rsid w:val="00D45231"/>
    <w:rsid w:val="00D457B7"/>
    <w:rsid w:val="00D459FA"/>
    <w:rsid w:val="00D45BC9"/>
    <w:rsid w:val="00D45C0E"/>
    <w:rsid w:val="00D460F0"/>
    <w:rsid w:val="00D464B2"/>
    <w:rsid w:val="00D466E9"/>
    <w:rsid w:val="00D46AAD"/>
    <w:rsid w:val="00D46B0E"/>
    <w:rsid w:val="00D46FD5"/>
    <w:rsid w:val="00D479A5"/>
    <w:rsid w:val="00D47BF5"/>
    <w:rsid w:val="00D47ED6"/>
    <w:rsid w:val="00D50409"/>
    <w:rsid w:val="00D51651"/>
    <w:rsid w:val="00D51859"/>
    <w:rsid w:val="00D51B69"/>
    <w:rsid w:val="00D51C03"/>
    <w:rsid w:val="00D5269F"/>
    <w:rsid w:val="00D52951"/>
    <w:rsid w:val="00D5423B"/>
    <w:rsid w:val="00D54458"/>
    <w:rsid w:val="00D54BC2"/>
    <w:rsid w:val="00D54DCC"/>
    <w:rsid w:val="00D553B8"/>
    <w:rsid w:val="00D55923"/>
    <w:rsid w:val="00D56BB7"/>
    <w:rsid w:val="00D56E13"/>
    <w:rsid w:val="00D56E98"/>
    <w:rsid w:val="00D5707F"/>
    <w:rsid w:val="00D574E7"/>
    <w:rsid w:val="00D57989"/>
    <w:rsid w:val="00D57CC9"/>
    <w:rsid w:val="00D57E88"/>
    <w:rsid w:val="00D600E0"/>
    <w:rsid w:val="00D601C1"/>
    <w:rsid w:val="00D6075B"/>
    <w:rsid w:val="00D619F0"/>
    <w:rsid w:val="00D624A4"/>
    <w:rsid w:val="00D63B55"/>
    <w:rsid w:val="00D63F16"/>
    <w:rsid w:val="00D64512"/>
    <w:rsid w:val="00D65252"/>
    <w:rsid w:val="00D6543A"/>
    <w:rsid w:val="00D65947"/>
    <w:rsid w:val="00D65A12"/>
    <w:rsid w:val="00D65FC1"/>
    <w:rsid w:val="00D66191"/>
    <w:rsid w:val="00D661A5"/>
    <w:rsid w:val="00D67035"/>
    <w:rsid w:val="00D67318"/>
    <w:rsid w:val="00D67EF0"/>
    <w:rsid w:val="00D7006A"/>
    <w:rsid w:val="00D71F7D"/>
    <w:rsid w:val="00D72B47"/>
    <w:rsid w:val="00D733D3"/>
    <w:rsid w:val="00D73E50"/>
    <w:rsid w:val="00D74D8C"/>
    <w:rsid w:val="00D7517E"/>
    <w:rsid w:val="00D7532F"/>
    <w:rsid w:val="00D7549E"/>
    <w:rsid w:val="00D75B4F"/>
    <w:rsid w:val="00D75C6B"/>
    <w:rsid w:val="00D75CC6"/>
    <w:rsid w:val="00D7606E"/>
    <w:rsid w:val="00D76164"/>
    <w:rsid w:val="00D7635E"/>
    <w:rsid w:val="00D76554"/>
    <w:rsid w:val="00D765D2"/>
    <w:rsid w:val="00D76ABB"/>
    <w:rsid w:val="00D76CE5"/>
    <w:rsid w:val="00D779C1"/>
    <w:rsid w:val="00D77DDC"/>
    <w:rsid w:val="00D8068B"/>
    <w:rsid w:val="00D80BA8"/>
    <w:rsid w:val="00D80CFA"/>
    <w:rsid w:val="00D812CD"/>
    <w:rsid w:val="00D8179D"/>
    <w:rsid w:val="00D81D39"/>
    <w:rsid w:val="00D8294F"/>
    <w:rsid w:val="00D83081"/>
    <w:rsid w:val="00D84108"/>
    <w:rsid w:val="00D848AD"/>
    <w:rsid w:val="00D8500D"/>
    <w:rsid w:val="00D85036"/>
    <w:rsid w:val="00D8532B"/>
    <w:rsid w:val="00D85B86"/>
    <w:rsid w:val="00D87988"/>
    <w:rsid w:val="00D906B8"/>
    <w:rsid w:val="00D908A8"/>
    <w:rsid w:val="00D92415"/>
    <w:rsid w:val="00D92B4F"/>
    <w:rsid w:val="00D93B53"/>
    <w:rsid w:val="00D93E97"/>
    <w:rsid w:val="00D9448E"/>
    <w:rsid w:val="00D9482E"/>
    <w:rsid w:val="00D95A52"/>
    <w:rsid w:val="00D97591"/>
    <w:rsid w:val="00D97A85"/>
    <w:rsid w:val="00D97BB6"/>
    <w:rsid w:val="00D97DF3"/>
    <w:rsid w:val="00DA07D7"/>
    <w:rsid w:val="00DA1654"/>
    <w:rsid w:val="00DA1FEE"/>
    <w:rsid w:val="00DA455E"/>
    <w:rsid w:val="00DA4EFC"/>
    <w:rsid w:val="00DA57C9"/>
    <w:rsid w:val="00DA6336"/>
    <w:rsid w:val="00DA6708"/>
    <w:rsid w:val="00DA6790"/>
    <w:rsid w:val="00DA68BE"/>
    <w:rsid w:val="00DA79C9"/>
    <w:rsid w:val="00DB0B26"/>
    <w:rsid w:val="00DB1DB1"/>
    <w:rsid w:val="00DB1FB3"/>
    <w:rsid w:val="00DB22D8"/>
    <w:rsid w:val="00DB27A0"/>
    <w:rsid w:val="00DB2C2A"/>
    <w:rsid w:val="00DB2F3B"/>
    <w:rsid w:val="00DB339E"/>
    <w:rsid w:val="00DB3A34"/>
    <w:rsid w:val="00DB3EFC"/>
    <w:rsid w:val="00DB444E"/>
    <w:rsid w:val="00DB54D2"/>
    <w:rsid w:val="00DB57DD"/>
    <w:rsid w:val="00DB5814"/>
    <w:rsid w:val="00DB6F7A"/>
    <w:rsid w:val="00DB7C50"/>
    <w:rsid w:val="00DC0079"/>
    <w:rsid w:val="00DC020A"/>
    <w:rsid w:val="00DC0257"/>
    <w:rsid w:val="00DC0601"/>
    <w:rsid w:val="00DC0996"/>
    <w:rsid w:val="00DC0EF0"/>
    <w:rsid w:val="00DC1249"/>
    <w:rsid w:val="00DC1E2E"/>
    <w:rsid w:val="00DC280F"/>
    <w:rsid w:val="00DC2ED9"/>
    <w:rsid w:val="00DC46D7"/>
    <w:rsid w:val="00DC46EB"/>
    <w:rsid w:val="00DC5121"/>
    <w:rsid w:val="00DC5888"/>
    <w:rsid w:val="00DC693E"/>
    <w:rsid w:val="00DC6A43"/>
    <w:rsid w:val="00DC73C5"/>
    <w:rsid w:val="00DC7FCE"/>
    <w:rsid w:val="00DD01F5"/>
    <w:rsid w:val="00DD0714"/>
    <w:rsid w:val="00DD0C20"/>
    <w:rsid w:val="00DD0E9F"/>
    <w:rsid w:val="00DD11B0"/>
    <w:rsid w:val="00DD1E9C"/>
    <w:rsid w:val="00DD21A3"/>
    <w:rsid w:val="00DD2896"/>
    <w:rsid w:val="00DD32D2"/>
    <w:rsid w:val="00DD3962"/>
    <w:rsid w:val="00DD42B4"/>
    <w:rsid w:val="00DD4F7A"/>
    <w:rsid w:val="00DD573F"/>
    <w:rsid w:val="00DD5BA0"/>
    <w:rsid w:val="00DD60A1"/>
    <w:rsid w:val="00DD67CE"/>
    <w:rsid w:val="00DD6C5E"/>
    <w:rsid w:val="00DD7BAD"/>
    <w:rsid w:val="00DE0A3B"/>
    <w:rsid w:val="00DE104D"/>
    <w:rsid w:val="00DE19B7"/>
    <w:rsid w:val="00DE2677"/>
    <w:rsid w:val="00DE2CD6"/>
    <w:rsid w:val="00DE31A7"/>
    <w:rsid w:val="00DE396D"/>
    <w:rsid w:val="00DE3A50"/>
    <w:rsid w:val="00DE495C"/>
    <w:rsid w:val="00DE640E"/>
    <w:rsid w:val="00DE6514"/>
    <w:rsid w:val="00DE6A08"/>
    <w:rsid w:val="00DE79FA"/>
    <w:rsid w:val="00DE7B44"/>
    <w:rsid w:val="00DE7F13"/>
    <w:rsid w:val="00DF080C"/>
    <w:rsid w:val="00DF18F1"/>
    <w:rsid w:val="00DF1E1F"/>
    <w:rsid w:val="00DF216E"/>
    <w:rsid w:val="00DF22C0"/>
    <w:rsid w:val="00DF294E"/>
    <w:rsid w:val="00DF2AD5"/>
    <w:rsid w:val="00DF4B37"/>
    <w:rsid w:val="00DF4ED9"/>
    <w:rsid w:val="00DF54F9"/>
    <w:rsid w:val="00DF5BAD"/>
    <w:rsid w:val="00DF69C5"/>
    <w:rsid w:val="00DF7237"/>
    <w:rsid w:val="00DF7261"/>
    <w:rsid w:val="00DF7F18"/>
    <w:rsid w:val="00E00229"/>
    <w:rsid w:val="00E00C72"/>
    <w:rsid w:val="00E01A51"/>
    <w:rsid w:val="00E01F80"/>
    <w:rsid w:val="00E0201E"/>
    <w:rsid w:val="00E02ED4"/>
    <w:rsid w:val="00E039DD"/>
    <w:rsid w:val="00E046EF"/>
    <w:rsid w:val="00E04DA9"/>
    <w:rsid w:val="00E06146"/>
    <w:rsid w:val="00E06E66"/>
    <w:rsid w:val="00E078B3"/>
    <w:rsid w:val="00E12419"/>
    <w:rsid w:val="00E12BA8"/>
    <w:rsid w:val="00E132CD"/>
    <w:rsid w:val="00E136E5"/>
    <w:rsid w:val="00E16F1B"/>
    <w:rsid w:val="00E179BE"/>
    <w:rsid w:val="00E20268"/>
    <w:rsid w:val="00E210C1"/>
    <w:rsid w:val="00E21DF6"/>
    <w:rsid w:val="00E22295"/>
    <w:rsid w:val="00E22787"/>
    <w:rsid w:val="00E22A04"/>
    <w:rsid w:val="00E22ECB"/>
    <w:rsid w:val="00E235A9"/>
    <w:rsid w:val="00E23757"/>
    <w:rsid w:val="00E23968"/>
    <w:rsid w:val="00E24E68"/>
    <w:rsid w:val="00E25AE3"/>
    <w:rsid w:val="00E26A6E"/>
    <w:rsid w:val="00E2701B"/>
    <w:rsid w:val="00E27D5E"/>
    <w:rsid w:val="00E3015A"/>
    <w:rsid w:val="00E30EE0"/>
    <w:rsid w:val="00E330E0"/>
    <w:rsid w:val="00E3319C"/>
    <w:rsid w:val="00E336B1"/>
    <w:rsid w:val="00E33AFE"/>
    <w:rsid w:val="00E33CBB"/>
    <w:rsid w:val="00E352D6"/>
    <w:rsid w:val="00E3557A"/>
    <w:rsid w:val="00E35B9A"/>
    <w:rsid w:val="00E35FC8"/>
    <w:rsid w:val="00E3615E"/>
    <w:rsid w:val="00E361BB"/>
    <w:rsid w:val="00E36CFC"/>
    <w:rsid w:val="00E378BE"/>
    <w:rsid w:val="00E37BA0"/>
    <w:rsid w:val="00E401D7"/>
    <w:rsid w:val="00E402B7"/>
    <w:rsid w:val="00E4117B"/>
    <w:rsid w:val="00E41A98"/>
    <w:rsid w:val="00E431E7"/>
    <w:rsid w:val="00E44A99"/>
    <w:rsid w:val="00E45136"/>
    <w:rsid w:val="00E45F7C"/>
    <w:rsid w:val="00E46B01"/>
    <w:rsid w:val="00E46DAE"/>
    <w:rsid w:val="00E47620"/>
    <w:rsid w:val="00E50AA3"/>
    <w:rsid w:val="00E50DD8"/>
    <w:rsid w:val="00E515B0"/>
    <w:rsid w:val="00E51B72"/>
    <w:rsid w:val="00E52688"/>
    <w:rsid w:val="00E531D4"/>
    <w:rsid w:val="00E53609"/>
    <w:rsid w:val="00E53692"/>
    <w:rsid w:val="00E5375A"/>
    <w:rsid w:val="00E53992"/>
    <w:rsid w:val="00E5433D"/>
    <w:rsid w:val="00E548BA"/>
    <w:rsid w:val="00E55ED9"/>
    <w:rsid w:val="00E55F7F"/>
    <w:rsid w:val="00E55FB2"/>
    <w:rsid w:val="00E56243"/>
    <w:rsid w:val="00E56742"/>
    <w:rsid w:val="00E56C8B"/>
    <w:rsid w:val="00E571A5"/>
    <w:rsid w:val="00E576A5"/>
    <w:rsid w:val="00E57867"/>
    <w:rsid w:val="00E57B13"/>
    <w:rsid w:val="00E616BA"/>
    <w:rsid w:val="00E617FD"/>
    <w:rsid w:val="00E61864"/>
    <w:rsid w:val="00E626DC"/>
    <w:rsid w:val="00E62968"/>
    <w:rsid w:val="00E63C9F"/>
    <w:rsid w:val="00E63EB9"/>
    <w:rsid w:val="00E651FA"/>
    <w:rsid w:val="00E659E4"/>
    <w:rsid w:val="00E66033"/>
    <w:rsid w:val="00E66684"/>
    <w:rsid w:val="00E66B60"/>
    <w:rsid w:val="00E6705E"/>
    <w:rsid w:val="00E6780E"/>
    <w:rsid w:val="00E67D0F"/>
    <w:rsid w:val="00E7160F"/>
    <w:rsid w:val="00E71923"/>
    <w:rsid w:val="00E72045"/>
    <w:rsid w:val="00E724C5"/>
    <w:rsid w:val="00E72DD0"/>
    <w:rsid w:val="00E73E77"/>
    <w:rsid w:val="00E7427A"/>
    <w:rsid w:val="00E74BF7"/>
    <w:rsid w:val="00E74C2B"/>
    <w:rsid w:val="00E74C52"/>
    <w:rsid w:val="00E74EBA"/>
    <w:rsid w:val="00E7511F"/>
    <w:rsid w:val="00E75462"/>
    <w:rsid w:val="00E75583"/>
    <w:rsid w:val="00E75B45"/>
    <w:rsid w:val="00E75E90"/>
    <w:rsid w:val="00E75EF8"/>
    <w:rsid w:val="00E765F3"/>
    <w:rsid w:val="00E778F1"/>
    <w:rsid w:val="00E80328"/>
    <w:rsid w:val="00E8047C"/>
    <w:rsid w:val="00E8151D"/>
    <w:rsid w:val="00E81D56"/>
    <w:rsid w:val="00E82AEF"/>
    <w:rsid w:val="00E8432A"/>
    <w:rsid w:val="00E847A0"/>
    <w:rsid w:val="00E850B0"/>
    <w:rsid w:val="00E8539B"/>
    <w:rsid w:val="00E85D50"/>
    <w:rsid w:val="00E85F2E"/>
    <w:rsid w:val="00E86B28"/>
    <w:rsid w:val="00E86F36"/>
    <w:rsid w:val="00E87536"/>
    <w:rsid w:val="00E8762D"/>
    <w:rsid w:val="00E87B03"/>
    <w:rsid w:val="00E9038B"/>
    <w:rsid w:val="00E912CC"/>
    <w:rsid w:val="00E929E2"/>
    <w:rsid w:val="00E92E30"/>
    <w:rsid w:val="00E935FC"/>
    <w:rsid w:val="00E93F2B"/>
    <w:rsid w:val="00E941C5"/>
    <w:rsid w:val="00E94BCD"/>
    <w:rsid w:val="00E94F8A"/>
    <w:rsid w:val="00E9507B"/>
    <w:rsid w:val="00E95727"/>
    <w:rsid w:val="00E95B58"/>
    <w:rsid w:val="00E964E2"/>
    <w:rsid w:val="00E96829"/>
    <w:rsid w:val="00E96CC2"/>
    <w:rsid w:val="00E96D7B"/>
    <w:rsid w:val="00E97360"/>
    <w:rsid w:val="00E978FE"/>
    <w:rsid w:val="00EA1BD2"/>
    <w:rsid w:val="00EA2860"/>
    <w:rsid w:val="00EA28B9"/>
    <w:rsid w:val="00EA2CC8"/>
    <w:rsid w:val="00EA2E42"/>
    <w:rsid w:val="00EA309C"/>
    <w:rsid w:val="00EA3B18"/>
    <w:rsid w:val="00EA4B30"/>
    <w:rsid w:val="00EA4D53"/>
    <w:rsid w:val="00EA4FAD"/>
    <w:rsid w:val="00EA516C"/>
    <w:rsid w:val="00EA7626"/>
    <w:rsid w:val="00EA7ED7"/>
    <w:rsid w:val="00EB00B4"/>
    <w:rsid w:val="00EB03F7"/>
    <w:rsid w:val="00EB09B8"/>
    <w:rsid w:val="00EB0AFA"/>
    <w:rsid w:val="00EB1646"/>
    <w:rsid w:val="00EB1B81"/>
    <w:rsid w:val="00EB1FD5"/>
    <w:rsid w:val="00EB237C"/>
    <w:rsid w:val="00EB351A"/>
    <w:rsid w:val="00EB3869"/>
    <w:rsid w:val="00EB3D07"/>
    <w:rsid w:val="00EB4298"/>
    <w:rsid w:val="00EB484F"/>
    <w:rsid w:val="00EB5197"/>
    <w:rsid w:val="00EB528E"/>
    <w:rsid w:val="00EB52E1"/>
    <w:rsid w:val="00EB5810"/>
    <w:rsid w:val="00EB6641"/>
    <w:rsid w:val="00EB6713"/>
    <w:rsid w:val="00EB682F"/>
    <w:rsid w:val="00EB6BEF"/>
    <w:rsid w:val="00EB6CAF"/>
    <w:rsid w:val="00EB737D"/>
    <w:rsid w:val="00EC04FF"/>
    <w:rsid w:val="00EC0B80"/>
    <w:rsid w:val="00EC0E3D"/>
    <w:rsid w:val="00EC14C4"/>
    <w:rsid w:val="00EC14EA"/>
    <w:rsid w:val="00EC2A15"/>
    <w:rsid w:val="00EC2F25"/>
    <w:rsid w:val="00EC40AD"/>
    <w:rsid w:val="00EC4B3B"/>
    <w:rsid w:val="00EC4F55"/>
    <w:rsid w:val="00EC5469"/>
    <w:rsid w:val="00EC5A2D"/>
    <w:rsid w:val="00EC6B18"/>
    <w:rsid w:val="00EC6DC2"/>
    <w:rsid w:val="00EC7CEB"/>
    <w:rsid w:val="00ED0A5F"/>
    <w:rsid w:val="00ED0BC4"/>
    <w:rsid w:val="00ED0E00"/>
    <w:rsid w:val="00ED1D3E"/>
    <w:rsid w:val="00ED2025"/>
    <w:rsid w:val="00ED2124"/>
    <w:rsid w:val="00ED2392"/>
    <w:rsid w:val="00ED25C5"/>
    <w:rsid w:val="00ED2A3F"/>
    <w:rsid w:val="00ED3F75"/>
    <w:rsid w:val="00ED630E"/>
    <w:rsid w:val="00ED6401"/>
    <w:rsid w:val="00ED67E4"/>
    <w:rsid w:val="00ED7C21"/>
    <w:rsid w:val="00EE00A9"/>
    <w:rsid w:val="00EE03DC"/>
    <w:rsid w:val="00EE282D"/>
    <w:rsid w:val="00EE29E5"/>
    <w:rsid w:val="00EE2C41"/>
    <w:rsid w:val="00EE2D17"/>
    <w:rsid w:val="00EE2DDF"/>
    <w:rsid w:val="00EE3286"/>
    <w:rsid w:val="00EE328F"/>
    <w:rsid w:val="00EE3C50"/>
    <w:rsid w:val="00EE405D"/>
    <w:rsid w:val="00EE410B"/>
    <w:rsid w:val="00EE469E"/>
    <w:rsid w:val="00EE4AEB"/>
    <w:rsid w:val="00EE530D"/>
    <w:rsid w:val="00EE608D"/>
    <w:rsid w:val="00EE6395"/>
    <w:rsid w:val="00EE6B75"/>
    <w:rsid w:val="00EE71B4"/>
    <w:rsid w:val="00EE7BD2"/>
    <w:rsid w:val="00EF0122"/>
    <w:rsid w:val="00EF03A0"/>
    <w:rsid w:val="00EF059F"/>
    <w:rsid w:val="00EF09B0"/>
    <w:rsid w:val="00EF1A34"/>
    <w:rsid w:val="00EF1AB6"/>
    <w:rsid w:val="00EF2B45"/>
    <w:rsid w:val="00EF47BC"/>
    <w:rsid w:val="00EF4DCD"/>
    <w:rsid w:val="00EF513A"/>
    <w:rsid w:val="00EF6B32"/>
    <w:rsid w:val="00EF72BE"/>
    <w:rsid w:val="00EF743E"/>
    <w:rsid w:val="00EF782C"/>
    <w:rsid w:val="00F002B5"/>
    <w:rsid w:val="00F01083"/>
    <w:rsid w:val="00F01396"/>
    <w:rsid w:val="00F0281E"/>
    <w:rsid w:val="00F02CC7"/>
    <w:rsid w:val="00F031C4"/>
    <w:rsid w:val="00F032B4"/>
    <w:rsid w:val="00F03559"/>
    <w:rsid w:val="00F044D3"/>
    <w:rsid w:val="00F051E0"/>
    <w:rsid w:val="00F05A9C"/>
    <w:rsid w:val="00F07D64"/>
    <w:rsid w:val="00F101F5"/>
    <w:rsid w:val="00F1057F"/>
    <w:rsid w:val="00F10D2E"/>
    <w:rsid w:val="00F110C9"/>
    <w:rsid w:val="00F12489"/>
    <w:rsid w:val="00F1390C"/>
    <w:rsid w:val="00F139C3"/>
    <w:rsid w:val="00F13CB3"/>
    <w:rsid w:val="00F1475A"/>
    <w:rsid w:val="00F1488B"/>
    <w:rsid w:val="00F152E6"/>
    <w:rsid w:val="00F15ACD"/>
    <w:rsid w:val="00F15D4F"/>
    <w:rsid w:val="00F15F78"/>
    <w:rsid w:val="00F160FD"/>
    <w:rsid w:val="00F16201"/>
    <w:rsid w:val="00F16E64"/>
    <w:rsid w:val="00F17E96"/>
    <w:rsid w:val="00F20280"/>
    <w:rsid w:val="00F20E12"/>
    <w:rsid w:val="00F21A11"/>
    <w:rsid w:val="00F21AA8"/>
    <w:rsid w:val="00F21DBA"/>
    <w:rsid w:val="00F21E6E"/>
    <w:rsid w:val="00F222A6"/>
    <w:rsid w:val="00F22695"/>
    <w:rsid w:val="00F2338E"/>
    <w:rsid w:val="00F23693"/>
    <w:rsid w:val="00F24EB5"/>
    <w:rsid w:val="00F24F19"/>
    <w:rsid w:val="00F25928"/>
    <w:rsid w:val="00F26245"/>
    <w:rsid w:val="00F2655B"/>
    <w:rsid w:val="00F266A2"/>
    <w:rsid w:val="00F26AD8"/>
    <w:rsid w:val="00F26CFD"/>
    <w:rsid w:val="00F274C0"/>
    <w:rsid w:val="00F274FA"/>
    <w:rsid w:val="00F27C09"/>
    <w:rsid w:val="00F27E86"/>
    <w:rsid w:val="00F30815"/>
    <w:rsid w:val="00F30B46"/>
    <w:rsid w:val="00F31869"/>
    <w:rsid w:val="00F32300"/>
    <w:rsid w:val="00F32C4E"/>
    <w:rsid w:val="00F32D3A"/>
    <w:rsid w:val="00F34841"/>
    <w:rsid w:val="00F3513B"/>
    <w:rsid w:val="00F35618"/>
    <w:rsid w:val="00F35726"/>
    <w:rsid w:val="00F35D2F"/>
    <w:rsid w:val="00F35FB8"/>
    <w:rsid w:val="00F36759"/>
    <w:rsid w:val="00F36894"/>
    <w:rsid w:val="00F36BF9"/>
    <w:rsid w:val="00F37378"/>
    <w:rsid w:val="00F37AB3"/>
    <w:rsid w:val="00F40FFE"/>
    <w:rsid w:val="00F41823"/>
    <w:rsid w:val="00F42AA8"/>
    <w:rsid w:val="00F43E1F"/>
    <w:rsid w:val="00F4423D"/>
    <w:rsid w:val="00F447AD"/>
    <w:rsid w:val="00F44F89"/>
    <w:rsid w:val="00F45E4D"/>
    <w:rsid w:val="00F46578"/>
    <w:rsid w:val="00F46D8F"/>
    <w:rsid w:val="00F46F6B"/>
    <w:rsid w:val="00F47027"/>
    <w:rsid w:val="00F47050"/>
    <w:rsid w:val="00F514C5"/>
    <w:rsid w:val="00F524EE"/>
    <w:rsid w:val="00F529E3"/>
    <w:rsid w:val="00F52B61"/>
    <w:rsid w:val="00F530E4"/>
    <w:rsid w:val="00F53A80"/>
    <w:rsid w:val="00F549F2"/>
    <w:rsid w:val="00F55DD7"/>
    <w:rsid w:val="00F55F5E"/>
    <w:rsid w:val="00F562FF"/>
    <w:rsid w:val="00F56E6C"/>
    <w:rsid w:val="00F571BB"/>
    <w:rsid w:val="00F577EB"/>
    <w:rsid w:val="00F577EE"/>
    <w:rsid w:val="00F604AD"/>
    <w:rsid w:val="00F60EAF"/>
    <w:rsid w:val="00F613E1"/>
    <w:rsid w:val="00F615BF"/>
    <w:rsid w:val="00F6247D"/>
    <w:rsid w:val="00F62A4A"/>
    <w:rsid w:val="00F62CC6"/>
    <w:rsid w:val="00F62DD5"/>
    <w:rsid w:val="00F62E46"/>
    <w:rsid w:val="00F6321F"/>
    <w:rsid w:val="00F6350F"/>
    <w:rsid w:val="00F6351F"/>
    <w:rsid w:val="00F63B79"/>
    <w:rsid w:val="00F64D57"/>
    <w:rsid w:val="00F64EA7"/>
    <w:rsid w:val="00F65903"/>
    <w:rsid w:val="00F6631D"/>
    <w:rsid w:val="00F6650F"/>
    <w:rsid w:val="00F66A8E"/>
    <w:rsid w:val="00F709DD"/>
    <w:rsid w:val="00F712AF"/>
    <w:rsid w:val="00F722DA"/>
    <w:rsid w:val="00F7324C"/>
    <w:rsid w:val="00F73C77"/>
    <w:rsid w:val="00F74116"/>
    <w:rsid w:val="00F74309"/>
    <w:rsid w:val="00F74964"/>
    <w:rsid w:val="00F7624D"/>
    <w:rsid w:val="00F76C2C"/>
    <w:rsid w:val="00F77DC2"/>
    <w:rsid w:val="00F801B7"/>
    <w:rsid w:val="00F8021B"/>
    <w:rsid w:val="00F81E80"/>
    <w:rsid w:val="00F82B78"/>
    <w:rsid w:val="00F82DC7"/>
    <w:rsid w:val="00F8331C"/>
    <w:rsid w:val="00F844EF"/>
    <w:rsid w:val="00F8463E"/>
    <w:rsid w:val="00F84772"/>
    <w:rsid w:val="00F84A47"/>
    <w:rsid w:val="00F84A51"/>
    <w:rsid w:val="00F84D5C"/>
    <w:rsid w:val="00F85192"/>
    <w:rsid w:val="00F86A38"/>
    <w:rsid w:val="00F86A86"/>
    <w:rsid w:val="00F86DA8"/>
    <w:rsid w:val="00F87754"/>
    <w:rsid w:val="00F902A8"/>
    <w:rsid w:val="00F90E96"/>
    <w:rsid w:val="00F91250"/>
    <w:rsid w:val="00F916FC"/>
    <w:rsid w:val="00F91F0D"/>
    <w:rsid w:val="00F926E5"/>
    <w:rsid w:val="00F9323D"/>
    <w:rsid w:val="00F935A3"/>
    <w:rsid w:val="00F93829"/>
    <w:rsid w:val="00F9520B"/>
    <w:rsid w:val="00F9546F"/>
    <w:rsid w:val="00F95AA4"/>
    <w:rsid w:val="00F95F97"/>
    <w:rsid w:val="00F9684E"/>
    <w:rsid w:val="00F96979"/>
    <w:rsid w:val="00F969A6"/>
    <w:rsid w:val="00F9731C"/>
    <w:rsid w:val="00FA25B3"/>
    <w:rsid w:val="00FA2C53"/>
    <w:rsid w:val="00FA2E76"/>
    <w:rsid w:val="00FA3DEE"/>
    <w:rsid w:val="00FA45DB"/>
    <w:rsid w:val="00FA4E74"/>
    <w:rsid w:val="00FA5848"/>
    <w:rsid w:val="00FA5CC8"/>
    <w:rsid w:val="00FA5F98"/>
    <w:rsid w:val="00FA7A4F"/>
    <w:rsid w:val="00FB0B19"/>
    <w:rsid w:val="00FB0E40"/>
    <w:rsid w:val="00FB2DC4"/>
    <w:rsid w:val="00FB2FAB"/>
    <w:rsid w:val="00FB3299"/>
    <w:rsid w:val="00FB3E7A"/>
    <w:rsid w:val="00FB3EDE"/>
    <w:rsid w:val="00FB40ED"/>
    <w:rsid w:val="00FB4119"/>
    <w:rsid w:val="00FB4C15"/>
    <w:rsid w:val="00FB5178"/>
    <w:rsid w:val="00FB5ABF"/>
    <w:rsid w:val="00FB630C"/>
    <w:rsid w:val="00FB71D2"/>
    <w:rsid w:val="00FB79C2"/>
    <w:rsid w:val="00FB7E51"/>
    <w:rsid w:val="00FC0812"/>
    <w:rsid w:val="00FC09D5"/>
    <w:rsid w:val="00FC0EE6"/>
    <w:rsid w:val="00FC144E"/>
    <w:rsid w:val="00FC151A"/>
    <w:rsid w:val="00FC18C3"/>
    <w:rsid w:val="00FC1EEF"/>
    <w:rsid w:val="00FC20E1"/>
    <w:rsid w:val="00FC2255"/>
    <w:rsid w:val="00FC293B"/>
    <w:rsid w:val="00FC2C36"/>
    <w:rsid w:val="00FC3013"/>
    <w:rsid w:val="00FC346C"/>
    <w:rsid w:val="00FC39DE"/>
    <w:rsid w:val="00FC3E6F"/>
    <w:rsid w:val="00FC4E0F"/>
    <w:rsid w:val="00FC5352"/>
    <w:rsid w:val="00FC6991"/>
    <w:rsid w:val="00FC7486"/>
    <w:rsid w:val="00FC7866"/>
    <w:rsid w:val="00FD0DCE"/>
    <w:rsid w:val="00FD111D"/>
    <w:rsid w:val="00FD13AA"/>
    <w:rsid w:val="00FD2104"/>
    <w:rsid w:val="00FD29DD"/>
    <w:rsid w:val="00FD2B97"/>
    <w:rsid w:val="00FD367C"/>
    <w:rsid w:val="00FD3C52"/>
    <w:rsid w:val="00FD4007"/>
    <w:rsid w:val="00FD4BC1"/>
    <w:rsid w:val="00FD4CA7"/>
    <w:rsid w:val="00FD4F6F"/>
    <w:rsid w:val="00FD52F4"/>
    <w:rsid w:val="00FD66BB"/>
    <w:rsid w:val="00FD6B6E"/>
    <w:rsid w:val="00FD6E66"/>
    <w:rsid w:val="00FD7136"/>
    <w:rsid w:val="00FD7413"/>
    <w:rsid w:val="00FE1830"/>
    <w:rsid w:val="00FE1F61"/>
    <w:rsid w:val="00FE1FDA"/>
    <w:rsid w:val="00FE3111"/>
    <w:rsid w:val="00FE34D1"/>
    <w:rsid w:val="00FE36C2"/>
    <w:rsid w:val="00FE3F06"/>
    <w:rsid w:val="00FE4A29"/>
    <w:rsid w:val="00FE5F8C"/>
    <w:rsid w:val="00FE6E9A"/>
    <w:rsid w:val="00FE70CF"/>
    <w:rsid w:val="00FF143A"/>
    <w:rsid w:val="00FF2205"/>
    <w:rsid w:val="00FF2886"/>
    <w:rsid w:val="00FF2B79"/>
    <w:rsid w:val="00FF3528"/>
    <w:rsid w:val="00FF3901"/>
    <w:rsid w:val="00FF44A2"/>
    <w:rsid w:val="00FF4ADD"/>
    <w:rsid w:val="00FF4C80"/>
    <w:rsid w:val="00FF5E4F"/>
    <w:rsid w:val="00FF66FC"/>
    <w:rsid w:val="00FF6A15"/>
    <w:rsid w:val="00FF730C"/>
    <w:rsid w:val="00FF7B64"/>
    <w:rsid w:val="00FF7BEE"/>
    <w:rsid w:val="4855D7EB"/>
    <w:rsid w:val="68ED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8CF8"/>
  <w15:docId w15:val="{05E0A7EB-2FA2-460B-834A-74323110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D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36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">
    <w:name w:val="listparagraph"/>
    <w:basedOn w:val="Normal"/>
    <w:uiPriority w:val="99"/>
    <w:rsid w:val="008368C5"/>
    <w:pPr>
      <w:ind w:left="720"/>
    </w:pPr>
    <w:rPr>
      <w:rFonts w:ascii="Calibri" w:hAnsi="Calibri" w:cs="Calibri"/>
    </w:rPr>
  </w:style>
  <w:style w:type="table" w:styleId="LightList-Accent1">
    <w:name w:val="Light List Accent 1"/>
    <w:basedOn w:val="TableNormal"/>
    <w:uiPriority w:val="61"/>
    <w:rsid w:val="00617B1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17B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B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3F2B"/>
  </w:style>
  <w:style w:type="paragraph" w:styleId="Footer">
    <w:name w:val="footer"/>
    <w:basedOn w:val="Normal"/>
    <w:link w:val="FooterChar"/>
    <w:uiPriority w:val="99"/>
    <w:unhideWhenUsed/>
    <w:rsid w:val="00E93F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F2B"/>
  </w:style>
  <w:style w:type="paragraph" w:styleId="ListParagraph0">
    <w:name w:val="List Paragraph"/>
    <w:basedOn w:val="Normal"/>
    <w:uiPriority w:val="34"/>
    <w:qFormat/>
    <w:rsid w:val="009C3523"/>
    <w:pPr>
      <w:ind w:left="720"/>
      <w:contextualSpacing/>
    </w:pPr>
  </w:style>
  <w:style w:type="table" w:styleId="LightShading-Accent1">
    <w:name w:val="Light Shading Accent 1"/>
    <w:basedOn w:val="TableNormal"/>
    <w:uiPriority w:val="60"/>
    <w:rsid w:val="003A7BF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1">
    <w:name w:val="Medium List 2 Accent 1"/>
    <w:basedOn w:val="TableNormal"/>
    <w:uiPriority w:val="66"/>
    <w:rsid w:val="003A7BF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ghtGrid-Accent1">
    <w:name w:val="Light Grid Accent 1"/>
    <w:basedOn w:val="TableNormal"/>
    <w:uiPriority w:val="62"/>
    <w:rsid w:val="0027377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1">
    <w:name w:val="Light Grid - Accent 11"/>
    <w:basedOn w:val="TableNormal"/>
    <w:next w:val="LightGrid-Accent1"/>
    <w:uiPriority w:val="62"/>
    <w:rsid w:val="00FD6E6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ListBullet2">
    <w:name w:val="List Bullet 2"/>
    <w:basedOn w:val="Normal"/>
    <w:uiPriority w:val="99"/>
    <w:unhideWhenUsed/>
    <w:rsid w:val="00FA2C53"/>
    <w:pPr>
      <w:numPr>
        <w:numId w:val="2"/>
      </w:numPr>
      <w:spacing w:after="0" w:line="240" w:lineRule="auto"/>
    </w:pPr>
    <w:rPr>
      <w:rFonts w:ascii="Calibri" w:eastAsia="Malgun Gothic" w:hAnsi="Calibri" w:cs="Arial"/>
    </w:rPr>
  </w:style>
  <w:style w:type="table" w:styleId="MediumList2-Accent3">
    <w:name w:val="Medium List 2 Accent 3"/>
    <w:basedOn w:val="TableNormal"/>
    <w:uiPriority w:val="66"/>
    <w:rsid w:val="00D41BF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-Accent3">
    <w:name w:val="Medium Grid 1 Accent 3"/>
    <w:basedOn w:val="TableNormal"/>
    <w:uiPriority w:val="67"/>
    <w:rsid w:val="00D41BF8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71E5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rsid w:val="00391C3C"/>
    <w:pPr>
      <w:bidi/>
      <w:spacing w:after="0" w:line="360" w:lineRule="auto"/>
      <w:jc w:val="lowKashida"/>
    </w:pPr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customStyle="1" w:styleId="BodyTextChar">
    <w:name w:val="Body Text Char"/>
    <w:basedOn w:val="DefaultParagraphFont"/>
    <w:link w:val="BodyText"/>
    <w:rsid w:val="00391C3C"/>
    <w:rPr>
      <w:rFonts w:ascii="Times New Roman" w:eastAsia="Times New Roman" w:hAnsi="Times New Roman" w:cs="Simplified Arabic"/>
      <w:sz w:val="32"/>
      <w:szCs w:val="32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141A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1A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1A9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A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A96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52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826BCB"/>
    <w:pPr>
      <w:spacing w:after="0" w:line="240" w:lineRule="auto"/>
    </w:pPr>
    <w:rPr>
      <w:rFonts w:eastAsiaTheme="minorHAnsi"/>
      <w:sz w:val="20"/>
      <w:szCs w:val="20"/>
      <w:lang w:val="en-GB" w:eastAsia="en-US"/>
    </w:r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rwrro4">
    <w:name w:val="rwrro4"/>
    <w:basedOn w:val="DefaultParagraphFont"/>
    <w:rsid w:val="00FA7A4F"/>
    <w:rPr>
      <w:strike w:val="0"/>
      <w:dstrike w:val="0"/>
      <w:color w:val="408CD9"/>
      <w:u w:val="none"/>
      <w:effect w:val="none"/>
    </w:rPr>
  </w:style>
  <w:style w:type="paragraph" w:customStyle="1" w:styleId="Default">
    <w:name w:val="Default"/>
    <w:rsid w:val="0063162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FC535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6592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33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3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83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05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5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35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4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6956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75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41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41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199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81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80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707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2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0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44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87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49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50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014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6979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490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9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1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0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18888B5604AA48A0F5FCDF1F6D9E07" ma:contentTypeVersion="10" ma:contentTypeDescription="Create a new document." ma:contentTypeScope="" ma:versionID="d66e3f7aef96b62c069997397f74e109">
  <xsd:schema xmlns:xsd="http://www.w3.org/2001/XMLSchema" xmlns:xs="http://www.w3.org/2001/XMLSchema" xmlns:p="http://schemas.microsoft.com/office/2006/metadata/properties" xmlns:ns2="8df00350-c0c1-4d03-a940-2024f590418e" xmlns:ns3="5558af2a-db3e-442d-bbef-023087e290ee" targetNamespace="http://schemas.microsoft.com/office/2006/metadata/properties" ma:root="true" ma:fieldsID="4f479bab88b4b7f133afd94870171f3e" ns2:_="" ns3:_="">
    <xsd:import namespace="8df00350-c0c1-4d03-a940-2024f590418e"/>
    <xsd:import namespace="5558af2a-db3e-442d-bbef-023087e290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f00350-c0c1-4d03-a940-2024f59041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58af2a-db3e-442d-bbef-023087e290e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7A0A43-5334-4A82-9097-3A4ED83D32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9564C0-31E4-4DBA-A53C-F029D4D4D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f00350-c0c1-4d03-a940-2024f590418e"/>
    <ds:schemaRef ds:uri="5558af2a-db3e-442d-bbef-023087e290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C2FFE5-4E68-4246-82F4-270868BAA8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7319801-9097-4860-88BC-FCE3A6649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1048</Words>
  <Characters>5979</Characters>
  <Application>Microsoft Office Word</Application>
  <DocSecurity>0</DocSecurity>
  <Lines>49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ADRPBF</Company>
  <LinksUpToDate>false</LinksUpToDate>
  <CharactersWithSpaces>7013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Jumaa</dc:creator>
  <cp:keywords/>
  <dc:description/>
  <cp:lastModifiedBy>Daniel Choi</cp:lastModifiedBy>
  <cp:revision>2</cp:revision>
  <cp:lastPrinted>2020-07-15T01:29:00Z</cp:lastPrinted>
  <dcterms:created xsi:type="dcterms:W3CDTF">2023-02-28T09:11:00Z</dcterms:created>
  <dcterms:modified xsi:type="dcterms:W3CDTF">2023-02-28T09:11:00Z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334916721</vt:i4>
  </property>
  <property fmtid="{D5CDD505-2E9C-101B-9397-08002B2CF9AE}" pid="3" name="ContentTypeId">
    <vt:lpwstr>0x0101009B18888B5604AA48A0F5FCDF1F6D9E07</vt:lpwstr>
  </property>
</Properties>
</file>