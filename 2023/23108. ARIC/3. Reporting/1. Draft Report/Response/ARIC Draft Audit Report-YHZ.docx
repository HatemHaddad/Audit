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597FE2" w14:textId="77777777" w:rsidR="00AE1D07" w:rsidRDefault="00404029" w:rsidP="00AE1D07">
      <w:pPr>
        <w:widowControl w:val="0"/>
        <w:autoSpaceDE w:val="0"/>
        <w:autoSpaceDN w:val="0"/>
        <w:adjustRightInd w:val="0"/>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59264" behindDoc="0" locked="0" layoutInCell="0" allowOverlap="1" wp14:anchorId="0AD52E5A" wp14:editId="2F5FE32D">
                <wp:simplePos x="0" y="0"/>
                <wp:positionH relativeFrom="margin">
                  <wp:posOffset>4603805</wp:posOffset>
                </wp:positionH>
                <wp:positionV relativeFrom="page">
                  <wp:align>top</wp:align>
                </wp:positionV>
                <wp:extent cx="2824480" cy="10685310"/>
                <wp:effectExtent l="0" t="19050" r="33020" b="59055"/>
                <wp:wrapNone/>
                <wp:docPr id="3"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24480" cy="10685310"/>
                          <a:chOff x="7004" y="0"/>
                          <a:chExt cx="5237" cy="15840"/>
                        </a:xfrm>
                      </wpg:grpSpPr>
                      <wpg:grpSp>
                        <wpg:cNvPr id="7" name="Group 364"/>
                        <wpg:cNvGrpSpPr>
                          <a:grpSpLocks/>
                        </wpg:cNvGrpSpPr>
                        <wpg:grpSpPr bwMode="auto">
                          <a:xfrm>
                            <a:off x="7344" y="0"/>
                            <a:ext cx="4896" cy="15840"/>
                            <a:chOff x="7560" y="0"/>
                            <a:chExt cx="4700" cy="15840"/>
                          </a:xfrm>
                        </wpg:grpSpPr>
                        <wps:wsp>
                          <wps:cNvPr id="8" name="Rectangle 365"/>
                          <wps:cNvSpPr>
                            <a:spLocks noChangeArrowheads="1"/>
                          </wps:cNvSpPr>
                          <wps:spPr bwMode="auto">
                            <a:xfrm>
                              <a:off x="7755" y="0"/>
                              <a:ext cx="4505" cy="15840"/>
                            </a:xfrm>
                            <a:prstGeom prst="rect">
                              <a:avLst/>
                            </a:prstGeom>
                            <a:solidFill>
                              <a:srgbClr val="0054BB"/>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wps:wsp>
                          <wps:cNvPr id="9" name="Rectangle 366" descr="Light vertical"/>
                          <wps:cNvSpPr>
                            <a:spLocks noChangeArrowheads="1"/>
                          </wps:cNvSpPr>
                          <wps:spPr bwMode="auto">
                            <a:xfrm>
                              <a:off x="7560" y="8"/>
                              <a:ext cx="195" cy="15825"/>
                            </a:xfrm>
                            <a:prstGeom prst="rect">
                              <a:avLst/>
                            </a:prstGeom>
                            <a:pattFill prst="ltVert">
                              <a:fgClr>
                                <a:srgbClr val="002060">
                                  <a:alpha val="80000"/>
                                </a:srgbClr>
                              </a:fgClr>
                              <a:bgClr>
                                <a:srgbClr val="FFFFFF">
                                  <a:alpha val="80000"/>
                                </a:srgbClr>
                              </a:bgClr>
                            </a:pattFill>
                            <a:ln>
                              <a:noFill/>
                            </a:ln>
                            <a:effectLst/>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g:grpSp>
                      <wps:wsp>
                        <wps:cNvPr id="10" name="Rectangle 367"/>
                        <wps:cNvSpPr>
                          <a:spLocks noChangeArrowheads="1"/>
                        </wps:cNvSpPr>
                        <wps:spPr bwMode="auto">
                          <a:xfrm>
                            <a:off x="7344" y="290"/>
                            <a:ext cx="4896" cy="3958"/>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726606CB" w14:textId="77777777" w:rsidR="00F64E95" w:rsidRPr="00EF0170" w:rsidRDefault="00F64E9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wps:txbx>
                        <wps:bodyPr rot="0" vert="horz" wrap="square" lIns="365760" tIns="182880" rIns="182880" bIns="182880" anchor="b" anchorCtr="0" upright="1">
                          <a:noAutofit/>
                        </wps:bodyPr>
                      </wps:wsp>
                      <wps:wsp>
                        <wps:cNvPr id="11" name="Rectangle 9"/>
                        <wps:cNvSpPr>
                          <a:spLocks noChangeArrowheads="1"/>
                        </wps:cNvSpPr>
                        <wps:spPr bwMode="auto">
                          <a:xfrm>
                            <a:off x="7004" y="10658"/>
                            <a:ext cx="5237" cy="4462"/>
                          </a:xfrm>
                          <a:prstGeom prst="rect">
                            <a:avLst/>
                          </a:prstGeom>
                          <a:noFill/>
                          <a:ln>
                            <a:noFill/>
                          </a:ln>
                          <a:extLst>
                            <a:ext uri="{909E8E84-426E-40DD-AFC4-6F175D3DCCD1}">
                              <a14:hiddenFill xmlns:a14="http://schemas.microsoft.com/office/drawing/2010/main">
                                <a:solidFill>
                                  <a:srgbClr val="FFFFFF">
                                    <a:alpha val="79999"/>
                                  </a:srgbClr>
                                </a:solidFill>
                              </a14:hiddenFill>
                            </a:ext>
                            <a:ext uri="{91240B29-F687-4F45-9708-019B960494DF}">
                              <a14:hiddenLine xmlns:a14="http://schemas.microsoft.com/office/drawing/2010/main" w="12700">
                                <a:solidFill>
                                  <a:srgbClr val="FFFFFF"/>
                                </a:solidFill>
                                <a:miter lim="800000"/>
                                <a:headEnd/>
                                <a:tailEnd/>
                              </a14:hiddenLine>
                            </a:ext>
                          </a:extLst>
                        </wps:spPr>
                        <wps:txbx>
                          <w:txbxContent>
                            <w:p w14:paraId="090BC058" w14:textId="77777777" w:rsidR="00F64E95" w:rsidRPr="00E57B23" w:rsidRDefault="00F64E9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F64E95" w:rsidRPr="00E57B23" w:rsidRDefault="00F64E9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F64E95" w:rsidRPr="00E57B23" w:rsidRDefault="00F64E9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F64E95" w:rsidRPr="00220F0A" w:rsidRDefault="00F64E95" w:rsidP="00AE1D07"/>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52E5A" id="Group 14" o:spid="_x0000_s1026" style="position:absolute;margin-left:362.5pt;margin-top:0;width:222.4pt;height:841.35pt;z-index:251659264;mso-position-horizontal-relative:margin;mso-position-vertical:top;mso-position-vertical-relative:page" coordorigin="7004" coordsize="5237,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" o:allowincell="f">
                <v:group id="Group 364" o:spid="_x0000_s1027" style="position:absolute;left:7344;width:4896;height:15840" coordorigin="7560" coordsize="4700,1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365" o:spid="_x0000_s1028" style="position:absolute;left:7755;width:4505;height:15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" fillcolor="#0054bb" strokecolor="#f2f2f2 [3041]" strokeweight="3pt">
                    <v:shadow on="t" color="#1f3763 [1604]" opacity=".5" offset="1pt"/>
                  </v:rect>
                  <v:rect id="Rectangle 366" o:spid="_x0000_s1029" alt="Light vertical" style="position:absolute;left:7560;top:8;width:195;height:15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" fillcolor="#002060" stroked="f" strokecolor="white" strokeweight="1pt">
                    <v:fill r:id="rId11" o:title="" opacity="52428f" o:opacity2="52428f" type="pattern"/>
                    <v:shadow color="#d8d8d8" offset="3pt,3pt"/>
                  </v:rect>
                </v:group>
                <v:rect id="Rectangle 367" o:spid="_x0000_s1030" style="position:absolute;left:7344;top:290;width:4896;height:395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" filled="f" stroked="f" strokecolor="white" strokeweight="1pt">
                  <v:fill opacity="52428f"/>
                  <v:textbox inset="28.8pt,14.4pt,14.4pt,14.4pt">
                    <w:txbxContent>
                      <w:p w14:paraId="726606CB" w14:textId="77777777" w:rsidR="00F64E95" w:rsidRPr="00EF0170" w:rsidRDefault="00F64E95" w:rsidP="00AE1D07">
                        <w:pPr>
                          <w:pStyle w:val="NoSpacing"/>
                          <w:jc w:val="center"/>
                          <w:rPr>
                            <w:rFonts w:ascii="Calibri Light" w:hAnsi="Calibri Light" w:cs="Calibri Light"/>
                            <w:b/>
                            <w:bCs/>
                            <w:color w:val="FFFFFF"/>
                            <w:sz w:val="96"/>
                            <w:szCs w:val="96"/>
                          </w:rPr>
                        </w:pPr>
                        <w:r w:rsidRPr="00EF0170">
                          <w:rPr>
                            <w:rFonts w:ascii="Calibri Light" w:hAnsi="Calibri Light" w:cs="Calibri Light"/>
                            <w:b/>
                            <w:bCs/>
                            <w:color w:val="FFFFFF"/>
                            <w:sz w:val="96"/>
                            <w:szCs w:val="96"/>
                          </w:rPr>
                          <w:t>20</w:t>
                        </w:r>
                        <w:r>
                          <w:rPr>
                            <w:rFonts w:ascii="Calibri Light" w:hAnsi="Calibri Light" w:cs="Calibri Light"/>
                            <w:b/>
                            <w:bCs/>
                            <w:color w:val="FFFFFF"/>
                            <w:sz w:val="96"/>
                            <w:szCs w:val="96"/>
                          </w:rPr>
                          <w:t>23</w:t>
                        </w:r>
                      </w:p>
                    </w:txbxContent>
                  </v:textbox>
                </v:rect>
                <v:rect id="Rectangle 9" o:spid="_x0000_s1031" style="position:absolute;left:7004;top:10658;width:5237;height:446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" filled="f" stroked="f" strokecolor="white" strokeweight="1pt">
                  <v:fill opacity="52428f"/>
                  <v:textbox inset="28.8pt,14.4pt,14.4pt,14.4pt">
                    <w:txbxContent>
                      <w:p w14:paraId="090BC058" w14:textId="77777777" w:rsidR="00F64E95" w:rsidRPr="00E57B23" w:rsidRDefault="00F64E9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Internal Audit</w:t>
                        </w:r>
                        <w:r w:rsidRPr="00E57B23">
                          <w:rPr>
                            <w:rFonts w:ascii="Calibri Light" w:hAnsi="Calibri Light" w:cs="Calibri Light"/>
                            <w:color w:val="FFFFFF"/>
                            <w:sz w:val="24"/>
                          </w:rPr>
                          <w:t xml:space="preserve"> Department</w:t>
                        </w:r>
                      </w:p>
                      <w:p w14:paraId="22DE9AAE" w14:textId="77777777" w:rsidR="00F64E95" w:rsidRPr="00E57B23" w:rsidRDefault="00F64E95" w:rsidP="00AE1D07">
                        <w:pPr>
                          <w:pStyle w:val="NoSpacing"/>
                          <w:spacing w:line="360" w:lineRule="auto"/>
                          <w:ind w:left="90"/>
                          <w:rPr>
                            <w:rFonts w:ascii="Calibri Light" w:hAnsi="Calibri Light" w:cs="Calibri Light"/>
                            <w:color w:val="FFFFFF"/>
                            <w:sz w:val="24"/>
                          </w:rPr>
                        </w:pPr>
                        <w:r w:rsidRPr="00E57B23">
                          <w:rPr>
                            <w:rFonts w:ascii="Calibri Light" w:hAnsi="Calibri Light" w:cs="Calibri Light"/>
                            <w:color w:val="FFFFFF"/>
                            <w:sz w:val="24"/>
                          </w:rPr>
                          <w:t>Khalifa University of Science and Technology</w:t>
                        </w:r>
                      </w:p>
                      <w:p w14:paraId="50E0CD37" w14:textId="06DF624D" w:rsidR="00F64E95" w:rsidRPr="00E57B23" w:rsidRDefault="00F64E95" w:rsidP="00AE1D07">
                        <w:pPr>
                          <w:pStyle w:val="NoSpacing"/>
                          <w:spacing w:line="360" w:lineRule="auto"/>
                          <w:ind w:left="90"/>
                          <w:rPr>
                            <w:rFonts w:ascii="Calibri Light" w:hAnsi="Calibri Light" w:cs="Calibri Light"/>
                            <w:color w:val="FFFFFF"/>
                            <w:sz w:val="24"/>
                          </w:rPr>
                        </w:pPr>
                        <w:r>
                          <w:rPr>
                            <w:rFonts w:ascii="Calibri Light" w:hAnsi="Calibri Light" w:cs="Calibri Light"/>
                            <w:color w:val="FFFFFF"/>
                            <w:sz w:val="24"/>
                          </w:rPr>
                          <w:t>June - 2023</w:t>
                        </w:r>
                      </w:p>
                      <w:p w14:paraId="5B2DA62C" w14:textId="77777777" w:rsidR="00F64E95" w:rsidRPr="00220F0A" w:rsidRDefault="00F64E95" w:rsidP="00AE1D07"/>
                    </w:txbxContent>
                  </v:textbox>
                </v:rect>
                <w10:wrap anchorx="margin" anchory="page"/>
              </v:group>
            </w:pict>
          </mc:Fallback>
        </mc:AlternateContent>
      </w:r>
    </w:p>
    <w:p w14:paraId="3A8BDBD7"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bookmarkStart w:id="0" w:name="_Hlk83195189"/>
      <w:bookmarkEnd w:id="0"/>
      <w:r>
        <w:rPr>
          <w:rFonts w:ascii="Times New Roman" w:hAnsi="Times New Roman" w:cs="Times New Roman"/>
          <w:sz w:val="24"/>
          <w:szCs w:val="24"/>
        </w:rPr>
        <w:tab/>
      </w:r>
    </w:p>
    <w:p w14:paraId="227D9FAC"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486357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62B8CBE"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FC31CE1"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2B37C4FF"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158D3BC9" w14:textId="77777777" w:rsidR="00AE1D07" w:rsidRDefault="00AE1D07" w:rsidP="00AE1D07">
      <w:pPr>
        <w:widowControl w:val="0"/>
        <w:autoSpaceDE w:val="0"/>
        <w:autoSpaceDN w:val="0"/>
        <w:adjustRightInd w:val="0"/>
        <w:jc w:val="center"/>
        <w:rPr>
          <w:rFonts w:ascii="Times New Roman" w:hAnsi="Times New Roman" w:cs="Times New Roman"/>
          <w:sz w:val="24"/>
          <w:szCs w:val="24"/>
        </w:rPr>
      </w:pPr>
    </w:p>
    <w:p w14:paraId="663B5CFE" w14:textId="77777777" w:rsidR="00AE1D07" w:rsidRDefault="0055198D" w:rsidP="00AE1D07">
      <w:pPr>
        <w:widowControl w:val="0"/>
        <w:autoSpaceDE w:val="0"/>
        <w:autoSpaceDN w:val="0"/>
        <w:adjustRightInd w:val="0"/>
        <w:rPr>
          <w:rFonts w:ascii="Times New Roman" w:hAnsi="Times New Roman" w:cs="Times New Roman"/>
          <w:sz w:val="24"/>
          <w:szCs w:val="24"/>
        </w:rPr>
        <w:sectPr w:rsidR="00AE1D07" w:rsidSect="00CF7134">
          <w:headerReference w:type="default" r:id="rId12"/>
          <w:footerReference w:type="default" r:id="rId13"/>
          <w:headerReference w:type="first" r:id="rId14"/>
          <w:pgSz w:w="11907" w:h="16839"/>
          <w:pgMar w:top="360" w:right="0" w:bottom="360" w:left="0" w:header="720" w:footer="720" w:gutter="0"/>
          <w:cols w:space="720"/>
          <w:noEndnote/>
          <w:titlePg/>
          <w:docGrid w:linePitch="299"/>
        </w:sect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0" allowOverlap="1" wp14:anchorId="0C9AFCD5" wp14:editId="30E235CC">
                <wp:simplePos x="0" y="0"/>
                <wp:positionH relativeFrom="margin">
                  <wp:posOffset>180312</wp:posOffset>
                </wp:positionH>
                <wp:positionV relativeFrom="page">
                  <wp:posOffset>5642720</wp:posOffset>
                </wp:positionV>
                <wp:extent cx="5532990" cy="1417281"/>
                <wp:effectExtent l="19050" t="19050" r="29845" b="50165"/>
                <wp:wrapNone/>
                <wp:docPr id="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2990" cy="1417281"/>
                        </a:xfrm>
                        <a:prstGeom prst="rect">
                          <a:avLst/>
                        </a:prstGeom>
                        <a:solidFill>
                          <a:srgbClr val="0057B8"/>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B982E98" w14:textId="77777777" w:rsidR="00F64E95" w:rsidRPr="00EF0170" w:rsidRDefault="00F64E95"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5B5669E8" w:rsidR="00F64E95" w:rsidRPr="00EF0170" w:rsidRDefault="00F64E95"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Advanced Research and Innovation Center</w:t>
                            </w:r>
                          </w:p>
                          <w:p w14:paraId="7A1BD7EB" w14:textId="77777777" w:rsidR="00F64E95" w:rsidRPr="00EF0170" w:rsidRDefault="00F64E95" w:rsidP="00CF7134">
                            <w:pPr>
                              <w:rPr>
                                <w:rFonts w:ascii="Calibri Light" w:hAnsi="Calibri Light" w:cs="Calibri Light"/>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C9AFCD5" id="Rectangle 16" o:spid="_x0000_s1032" style="position:absolute;margin-left:14.2pt;margin-top:444.3pt;width:435.65pt;height:11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" o:allowincell="f" fillcolor="#0057b8" strokecolor="#f2f2f2 [3041]" strokeweight="3pt">
                <v:shadow on="t" color="#1f3763 [1604]" opacity=".5" offset="1pt"/>
                <v:textbox inset="14.4pt,,14.4pt">
                  <w:txbxContent>
                    <w:p w14:paraId="7B982E98" w14:textId="77777777" w:rsidR="00F64E95" w:rsidRPr="00EF0170" w:rsidRDefault="00F64E95" w:rsidP="00CF7134">
                      <w:pPr>
                        <w:pStyle w:val="NoSpacing"/>
                        <w:spacing w:before="120" w:after="120"/>
                        <w:rPr>
                          <w:rFonts w:ascii="Calibri Light" w:hAnsi="Calibri Light" w:cs="Calibri Light"/>
                          <w:color w:val="FFFFFF"/>
                          <w:sz w:val="48"/>
                          <w:szCs w:val="48"/>
                          <w:lang w:bidi="ar-AE"/>
                        </w:rPr>
                      </w:pPr>
                      <w:r w:rsidRPr="00EF0170">
                        <w:rPr>
                          <w:rFonts w:ascii="Calibri Light" w:hAnsi="Calibri Light" w:cs="Calibri Light"/>
                          <w:color w:val="FFFFFF"/>
                          <w:sz w:val="48"/>
                          <w:szCs w:val="48"/>
                          <w:lang w:bidi="ar-AE"/>
                        </w:rPr>
                        <w:t xml:space="preserve">Internal Audit Report </w:t>
                      </w:r>
                    </w:p>
                    <w:p w14:paraId="1840697E" w14:textId="5B5669E8" w:rsidR="00F64E95" w:rsidRPr="00EF0170" w:rsidRDefault="00F64E95" w:rsidP="00CF7134">
                      <w:pPr>
                        <w:pStyle w:val="NoSpacing"/>
                        <w:spacing w:before="120" w:after="120"/>
                        <w:rPr>
                          <w:rFonts w:ascii="Calibri Light" w:hAnsi="Calibri Light" w:cs="Calibri Light"/>
                          <w:color w:val="FFFFFF"/>
                          <w:sz w:val="96"/>
                          <w:szCs w:val="96"/>
                        </w:rPr>
                      </w:pPr>
                      <w:r w:rsidRPr="00EF0170">
                        <w:rPr>
                          <w:rFonts w:ascii="Calibri Light" w:hAnsi="Calibri Light" w:cs="Calibri Light"/>
                          <w:color w:val="FFFFFF"/>
                          <w:sz w:val="48"/>
                          <w:szCs w:val="48"/>
                          <w:lang w:bidi="ar-AE"/>
                        </w:rPr>
                        <w:t xml:space="preserve">Review of </w:t>
                      </w:r>
                      <w:r>
                        <w:rPr>
                          <w:rFonts w:ascii="Calibri Light" w:hAnsi="Calibri Light" w:cs="Calibri Light"/>
                          <w:color w:val="FFFFFF"/>
                          <w:sz w:val="48"/>
                          <w:szCs w:val="48"/>
                          <w:lang w:bidi="ar-AE"/>
                        </w:rPr>
                        <w:t>Advanced Research and Innovation Center</w:t>
                      </w:r>
                    </w:p>
                    <w:p w14:paraId="7A1BD7EB" w14:textId="77777777" w:rsidR="00F64E95" w:rsidRPr="00EF0170" w:rsidRDefault="00F64E95" w:rsidP="00CF7134">
                      <w:pPr>
                        <w:rPr>
                          <w:rFonts w:ascii="Calibri Light" w:hAnsi="Calibri Light" w:cs="Calibri Light"/>
                        </w:rPr>
                      </w:pPr>
                    </w:p>
                  </w:txbxContent>
                </v:textbox>
                <w10:wrap anchorx="margin" anchory="page"/>
              </v:rect>
            </w:pict>
          </mc:Fallback>
        </mc:AlternateContent>
      </w:r>
      <w:r w:rsidRPr="00EF0170">
        <w:rPr>
          <w:rFonts w:ascii="Times New Roman" w:hAnsi="Times New Roman" w:cs="Times New Roman"/>
          <w:noProof/>
          <w:sz w:val="24"/>
          <w:szCs w:val="24"/>
        </w:rPr>
        <w:drawing>
          <wp:anchor distT="0" distB="0" distL="114300" distR="114300" simplePos="0" relativeHeight="251661312" behindDoc="0" locked="0" layoutInCell="1" allowOverlap="1" wp14:anchorId="71369259" wp14:editId="559945DC">
            <wp:simplePos x="0" y="0"/>
            <wp:positionH relativeFrom="column">
              <wp:posOffset>1432717</wp:posOffset>
            </wp:positionH>
            <wp:positionV relativeFrom="paragraph">
              <wp:posOffset>1927081</wp:posOffset>
            </wp:positionV>
            <wp:extent cx="2483485" cy="575310"/>
            <wp:effectExtent l="0" t="0" r="0" b="0"/>
            <wp:wrapSquare wrapText="bothSides"/>
            <wp:docPr id="6" name="Picture 5">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3485" cy="575310"/>
                    </a:xfrm>
                    <a:prstGeom prst="rect">
                      <a:avLst/>
                    </a:prstGeom>
                  </pic:spPr>
                </pic:pic>
              </a:graphicData>
            </a:graphic>
            <wp14:sizeRelV relativeFrom="margin">
              <wp14:pctHeight>0</wp14:pctHeight>
            </wp14:sizeRelV>
          </wp:anchor>
        </w:drawing>
      </w:r>
      <w:r w:rsidR="00AE1D07">
        <w:rPr>
          <w:rFonts w:ascii="Times New Roman" w:hAnsi="Times New Roman" w:cs="Times New Roman"/>
          <w:sz w:val="24"/>
          <w:szCs w:val="24"/>
        </w:rPr>
        <w:t xml:space="preserve">                                                              </w:t>
      </w:r>
    </w:p>
    <w:p w14:paraId="53CBCF1C" w14:textId="21A16D29" w:rsidR="00AE1D07" w:rsidRPr="00BE5E6B" w:rsidRDefault="00AE1D07" w:rsidP="00AE1D07">
      <w:pPr>
        <w:pStyle w:val="Contents"/>
        <w:ind w:left="142"/>
        <w:rPr>
          <w:rFonts w:ascii="Calibri Light" w:hAnsi="Calibri Light" w:cs="Calibri Light"/>
          <w:color w:val="0057B8"/>
          <w:u w:val="single"/>
        </w:rPr>
      </w:pPr>
      <w:r w:rsidRPr="00BE5E6B">
        <w:rPr>
          <w:rFonts w:ascii="Calibri Light" w:hAnsi="Calibri Light" w:cs="Calibri Light"/>
          <w:color w:val="0057B8"/>
          <w:u w:val="single"/>
        </w:rPr>
        <w:lastRenderedPageBreak/>
        <w:t>Table of Contents</w:t>
      </w:r>
    </w:p>
    <w:p w14:paraId="4CD53498" w14:textId="77777777" w:rsidR="00AE1D07" w:rsidRPr="0009002D" w:rsidRDefault="00AE1D07" w:rsidP="00AE1D07">
      <w:pPr>
        <w:pStyle w:val="Contents"/>
        <w:ind w:left="142"/>
        <w:rPr>
          <w:rFonts w:ascii="Calibri Light" w:hAnsi="Calibri Light" w:cs="Calibri Light"/>
          <w:color w:val="0057B8"/>
        </w:rPr>
      </w:pPr>
    </w:p>
    <w:p w14:paraId="2A4F99BD" w14:textId="77777777" w:rsidR="00AE1D07" w:rsidRPr="0009002D" w:rsidRDefault="00AE1D07" w:rsidP="00AE1D07">
      <w:pPr>
        <w:ind w:left="993"/>
        <w:rPr>
          <w:rFonts w:ascii="Calibri Light" w:hAnsi="Calibri Light" w:cs="Calibri Light"/>
          <w:color w:val="76923C"/>
        </w:rPr>
      </w:pPr>
    </w:p>
    <w:p w14:paraId="4AC9BE6D" w14:textId="5FCDC652" w:rsidR="009E74C6" w:rsidRPr="000641CE" w:rsidRDefault="00AE1D07" w:rsidP="000641CE">
      <w:pPr>
        <w:pStyle w:val="TOC2"/>
        <w:spacing w:before="120"/>
        <w:ind w:left="1051" w:hanging="331"/>
      </w:pPr>
      <w:r w:rsidRPr="0009002D">
        <w:fldChar w:fldCharType="begin"/>
      </w:r>
      <w:r w:rsidRPr="0009002D">
        <w:instrText xml:space="preserve"> TOC \o "1-1" \h \z \t "Appendix,1,Numbered Heading 1,2" </w:instrText>
      </w:r>
      <w:r w:rsidRPr="0009002D">
        <w:fldChar w:fldCharType="separate"/>
      </w:r>
      <w:hyperlink w:anchor="_Toc128482365" w:history="1">
        <w:r w:rsidR="009E74C6" w:rsidRPr="000641CE">
          <w:rPr>
            <w:rStyle w:val="Hyperlink"/>
            <w:rFonts w:cs="Calibri Light"/>
            <w:b/>
            <w:bCs/>
          </w:rPr>
          <w:t>1.</w:t>
        </w:r>
        <w:r w:rsidR="009E74C6" w:rsidRPr="000641CE">
          <w:rPr>
            <w:rFonts w:asciiTheme="minorHAnsi" w:eastAsiaTheme="minorEastAsia" w:hAnsiTheme="minorHAnsi" w:cstheme="minorBidi"/>
            <w:sz w:val="22"/>
            <w:szCs w:val="22"/>
          </w:rPr>
          <w:tab/>
        </w:r>
        <w:r w:rsidR="009E74C6" w:rsidRPr="000641CE">
          <w:rPr>
            <w:rStyle w:val="Hyperlink"/>
            <w:rFonts w:cs="Calibri Light"/>
            <w:b/>
            <w:bCs/>
          </w:rPr>
          <w:t>Executive Summary</w:t>
        </w:r>
        <w:r w:rsidR="009E74C6" w:rsidRPr="000641CE">
          <w:rPr>
            <w:webHidden/>
          </w:rPr>
          <w:tab/>
        </w:r>
        <w:r w:rsidR="009E74C6" w:rsidRPr="000641CE">
          <w:rPr>
            <w:webHidden/>
          </w:rPr>
          <w:fldChar w:fldCharType="begin"/>
        </w:r>
        <w:r w:rsidR="009E74C6" w:rsidRPr="000641CE">
          <w:rPr>
            <w:webHidden/>
          </w:rPr>
          <w:instrText xml:space="preserve"> PAGEREF _Toc128482365 \h </w:instrText>
        </w:r>
        <w:r w:rsidR="009E74C6" w:rsidRPr="000641CE">
          <w:rPr>
            <w:webHidden/>
          </w:rPr>
        </w:r>
        <w:r w:rsidR="009E74C6" w:rsidRPr="000641CE">
          <w:rPr>
            <w:webHidden/>
          </w:rPr>
          <w:fldChar w:fldCharType="separate"/>
        </w:r>
        <w:r w:rsidR="008F7970">
          <w:rPr>
            <w:webHidden/>
          </w:rPr>
          <w:t>3</w:t>
        </w:r>
        <w:r w:rsidR="009E74C6" w:rsidRPr="000641CE">
          <w:rPr>
            <w:webHidden/>
          </w:rPr>
          <w:fldChar w:fldCharType="end"/>
        </w:r>
      </w:hyperlink>
    </w:p>
    <w:p w14:paraId="389B427A" w14:textId="1E2DBE08" w:rsidR="00B318FB" w:rsidRDefault="004E62A2" w:rsidP="000641CE">
      <w:pPr>
        <w:pStyle w:val="TOC2"/>
        <w:spacing w:before="120"/>
      </w:pPr>
      <w:r>
        <w:t xml:space="preserve">       </w:t>
      </w:r>
      <w:r w:rsidRPr="000641CE">
        <w:rPr>
          <w:rStyle w:val="Hyperlink"/>
          <w:rFonts w:cs="Calibri Light"/>
          <w:b/>
          <w:bCs/>
          <w:color w:val="000000" w:themeColor="text1"/>
          <w:u w:val="none"/>
        </w:rPr>
        <w:t>1.1</w:t>
      </w:r>
      <w:r>
        <w:t xml:space="preserve"> </w:t>
      </w:r>
      <w:hyperlink w:anchor="_Toc128482365" w:history="1">
        <w:r w:rsidR="00B318FB">
          <w:rPr>
            <w:rStyle w:val="Hyperlink"/>
            <w:rFonts w:cs="Calibri Light"/>
          </w:rPr>
          <w:t>Introduction</w:t>
        </w:r>
        <w:r w:rsidR="00B318FB">
          <w:rPr>
            <w:webHidden/>
          </w:rPr>
          <w:tab/>
        </w:r>
        <w:r w:rsidR="00B318FB">
          <w:rPr>
            <w:webHidden/>
          </w:rPr>
          <w:fldChar w:fldCharType="begin"/>
        </w:r>
        <w:r w:rsidR="00B318FB">
          <w:rPr>
            <w:webHidden/>
          </w:rPr>
          <w:instrText xml:space="preserve"> PAGEREF _Toc128482365 \h </w:instrText>
        </w:r>
        <w:r w:rsidR="00B318FB">
          <w:rPr>
            <w:webHidden/>
          </w:rPr>
        </w:r>
        <w:r w:rsidR="00B318FB">
          <w:rPr>
            <w:webHidden/>
          </w:rPr>
          <w:fldChar w:fldCharType="separate"/>
        </w:r>
        <w:r w:rsidR="008F7970">
          <w:rPr>
            <w:webHidden/>
          </w:rPr>
          <w:t>3</w:t>
        </w:r>
        <w:r w:rsidR="00B318FB">
          <w:rPr>
            <w:webHidden/>
          </w:rPr>
          <w:fldChar w:fldCharType="end"/>
        </w:r>
      </w:hyperlink>
    </w:p>
    <w:p w14:paraId="375204DC" w14:textId="3BFA350E" w:rsidR="00541544" w:rsidRDefault="00541544" w:rsidP="000641CE">
      <w:pPr>
        <w:pStyle w:val="TOC2"/>
        <w:spacing w:before="120"/>
      </w:pPr>
      <w:r>
        <w:tab/>
      </w:r>
      <w:hyperlink w:anchor="_Toc128482365" w:history="1">
        <w:r w:rsidRPr="000641CE">
          <w:rPr>
            <w:rStyle w:val="Hyperlink"/>
            <w:rFonts w:cs="Calibri Light"/>
            <w:b/>
            <w:bCs/>
          </w:rPr>
          <w:t>1.2</w:t>
        </w:r>
        <w:r>
          <w:rPr>
            <w:rStyle w:val="Hyperlink"/>
            <w:rFonts w:cs="Calibri Light"/>
          </w:rPr>
          <w:t xml:space="preserve"> Scope of Work</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60912AC9" w14:textId="00B4D894" w:rsidR="00541544" w:rsidRDefault="002F0607" w:rsidP="000641CE">
      <w:pPr>
        <w:pStyle w:val="TOC2"/>
        <w:spacing w:before="120"/>
      </w:pPr>
      <w:r>
        <w:tab/>
      </w:r>
      <w:hyperlink w:anchor="_Toc128482365" w:history="1">
        <w:r w:rsidRPr="000641CE">
          <w:rPr>
            <w:rStyle w:val="Hyperlink"/>
            <w:rFonts w:cs="Calibri Light"/>
            <w:b/>
            <w:bCs/>
          </w:rPr>
          <w:t>1.3</w:t>
        </w:r>
        <w:r>
          <w:rPr>
            <w:rFonts w:asciiTheme="minorHAnsi" w:eastAsiaTheme="minorEastAsia" w:hAnsiTheme="minorHAnsi" w:cstheme="minorBidi"/>
            <w:sz w:val="22"/>
            <w:szCs w:val="22"/>
          </w:rPr>
          <w:t xml:space="preserve"> </w:t>
        </w:r>
        <w:r>
          <w:rPr>
            <w:rStyle w:val="Hyperlink"/>
            <w:rFonts w:cs="Calibri Light"/>
          </w:rPr>
          <w:t>Audit Objectives</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3C234A12" w14:textId="5E190BA2" w:rsidR="00A907B0" w:rsidRPr="00A907B0" w:rsidRDefault="00A907B0" w:rsidP="000641CE">
      <w:pPr>
        <w:pStyle w:val="TOC2"/>
        <w:spacing w:before="120"/>
      </w:pPr>
      <w:r>
        <w:tab/>
      </w:r>
      <w:hyperlink w:anchor="_Toc128482365" w:history="1">
        <w:r w:rsidRPr="000641CE">
          <w:rPr>
            <w:rStyle w:val="Hyperlink"/>
            <w:rFonts w:cs="Calibri Light"/>
            <w:b/>
            <w:bCs/>
          </w:rPr>
          <w:t>1.4</w:t>
        </w:r>
        <w:r>
          <w:rPr>
            <w:rFonts w:asciiTheme="minorHAnsi" w:eastAsiaTheme="minorEastAsia" w:hAnsiTheme="minorHAnsi" w:cstheme="minorBidi"/>
            <w:sz w:val="22"/>
            <w:szCs w:val="22"/>
          </w:rPr>
          <w:t xml:space="preserve"> </w:t>
        </w:r>
        <w:r>
          <w:rPr>
            <w:rStyle w:val="Hyperlink"/>
            <w:rFonts w:cs="Calibri Light"/>
          </w:rPr>
          <w:t>Audit Process</w:t>
        </w:r>
        <w:r>
          <w:rPr>
            <w:webHidden/>
          </w:rPr>
          <w:tab/>
        </w:r>
        <w:r>
          <w:rPr>
            <w:webHidden/>
          </w:rPr>
          <w:fldChar w:fldCharType="begin"/>
        </w:r>
        <w:r>
          <w:rPr>
            <w:webHidden/>
          </w:rPr>
          <w:instrText xml:space="preserve"> PAGEREF _Toc128482365 \h </w:instrText>
        </w:r>
        <w:r>
          <w:rPr>
            <w:webHidden/>
          </w:rPr>
        </w:r>
        <w:r>
          <w:rPr>
            <w:webHidden/>
          </w:rPr>
          <w:fldChar w:fldCharType="separate"/>
        </w:r>
        <w:r w:rsidR="008F7970">
          <w:rPr>
            <w:webHidden/>
          </w:rPr>
          <w:t>3</w:t>
        </w:r>
        <w:r>
          <w:rPr>
            <w:webHidden/>
          </w:rPr>
          <w:fldChar w:fldCharType="end"/>
        </w:r>
      </w:hyperlink>
    </w:p>
    <w:p w14:paraId="36AC15DA" w14:textId="12051EA5" w:rsidR="00B517CB" w:rsidRPr="00A907B0" w:rsidRDefault="00C313BD" w:rsidP="00B517CB">
      <w:pPr>
        <w:pStyle w:val="TOC2"/>
        <w:spacing w:before="120"/>
      </w:pPr>
      <w:r>
        <w:fldChar w:fldCharType="begin"/>
      </w:r>
      <w:r>
        <w:instrText xml:space="preserve"> HYPERLINK \l "_Toc128482367" </w:instrText>
      </w:r>
      <w:r>
        <w:fldChar w:fldCharType="separate"/>
      </w:r>
      <w:r w:rsidR="009E74C6" w:rsidRPr="000641CE">
        <w:rPr>
          <w:rFonts w:asciiTheme="minorHAnsi" w:eastAsiaTheme="minorEastAsia" w:hAnsiTheme="minorHAnsi" w:cstheme="minorBidi"/>
          <w:sz w:val="22"/>
          <w:szCs w:val="22"/>
        </w:rPr>
        <w:tab/>
      </w:r>
      <w:hyperlink w:anchor="_Toc128482365" w:history="1">
        <w:r w:rsidR="00B517CB" w:rsidRPr="00B517CB">
          <w:rPr>
            <w:rStyle w:val="Hyperlink"/>
            <w:rFonts w:cs="Calibri Light"/>
            <w:b/>
            <w:bCs/>
            <w:color w:val="auto"/>
            <w:u w:val="none"/>
          </w:rPr>
          <w:t xml:space="preserve">1.5 </w:t>
        </w:r>
        <w:r w:rsidR="00B517CB" w:rsidRPr="00B517CB">
          <w:rPr>
            <w:rFonts w:asciiTheme="minorHAnsi" w:eastAsiaTheme="minorEastAsia" w:hAnsiTheme="minorHAnsi" w:cstheme="minorBidi"/>
            <w:sz w:val="22"/>
            <w:szCs w:val="22"/>
          </w:rPr>
          <w:t xml:space="preserve"> </w:t>
        </w:r>
        <w:r w:rsidR="00B517CB" w:rsidRPr="00B517CB">
          <w:rPr>
            <w:rStyle w:val="Hyperlink"/>
            <w:rFonts w:cs="Calibri Light"/>
            <w:color w:val="auto"/>
            <w:u w:val="none"/>
          </w:rPr>
          <w:t>Summary of Audit Findings</w:t>
        </w:r>
        <w:r w:rsidR="00B517CB">
          <w:rPr>
            <w:webHidden/>
          </w:rPr>
          <w:tab/>
        </w:r>
        <w:r w:rsidR="00B517CB">
          <w:rPr>
            <w:webHidden/>
          </w:rPr>
          <w:fldChar w:fldCharType="begin"/>
        </w:r>
        <w:r w:rsidR="00B517CB">
          <w:rPr>
            <w:webHidden/>
          </w:rPr>
          <w:instrText xml:space="preserve"> PAGEREF _Toc128482365 \h </w:instrText>
        </w:r>
        <w:r w:rsidR="00B517CB">
          <w:rPr>
            <w:webHidden/>
          </w:rPr>
        </w:r>
        <w:r w:rsidR="00B517CB">
          <w:rPr>
            <w:webHidden/>
          </w:rPr>
          <w:fldChar w:fldCharType="separate"/>
        </w:r>
        <w:r w:rsidR="008F7970">
          <w:rPr>
            <w:webHidden/>
          </w:rPr>
          <w:t>3</w:t>
        </w:r>
        <w:r w:rsidR="00B517CB">
          <w:rPr>
            <w:webHidden/>
          </w:rPr>
          <w:fldChar w:fldCharType="end"/>
        </w:r>
      </w:hyperlink>
    </w:p>
    <w:p w14:paraId="37EC276A" w14:textId="19CE1E2B" w:rsidR="00AD26D7" w:rsidRPr="000641CE" w:rsidRDefault="00C313BD" w:rsidP="000641CE">
      <w:pPr>
        <w:pStyle w:val="TOC2"/>
        <w:spacing w:before="120"/>
        <w:rPr>
          <w:rFonts w:asciiTheme="minorHAnsi" w:eastAsiaTheme="minorEastAsia" w:hAnsiTheme="minorHAnsi" w:cstheme="minorBidi"/>
          <w:sz w:val="22"/>
          <w:szCs w:val="22"/>
        </w:rPr>
      </w:pPr>
      <w:r>
        <w:fldChar w:fldCharType="end"/>
      </w:r>
      <w:hyperlink w:anchor="_Toc128482366" w:history="1">
        <w:r w:rsidR="00B517CB">
          <w:rPr>
            <w:rStyle w:val="Hyperlink"/>
            <w:rFonts w:cs="Calibri Light"/>
            <w:b/>
            <w:bCs/>
          </w:rPr>
          <w:t>2</w:t>
        </w:r>
        <w:r w:rsidR="00AD26D7" w:rsidRPr="000641CE">
          <w:rPr>
            <w:rStyle w:val="Hyperlink"/>
            <w:rFonts w:cs="Calibri Light"/>
            <w:b/>
            <w:bCs/>
          </w:rPr>
          <w:t>.</w:t>
        </w:r>
        <w:r w:rsidR="00AD26D7" w:rsidRPr="000641CE">
          <w:rPr>
            <w:rFonts w:asciiTheme="minorHAnsi" w:eastAsiaTheme="minorEastAsia" w:hAnsiTheme="minorHAnsi" w:cstheme="minorBidi"/>
            <w:sz w:val="22"/>
            <w:szCs w:val="22"/>
          </w:rPr>
          <w:tab/>
        </w:r>
        <w:r w:rsidR="00AD26D7" w:rsidRPr="000641CE">
          <w:rPr>
            <w:rStyle w:val="Hyperlink"/>
            <w:rFonts w:cs="Calibri Light"/>
            <w:b/>
            <w:bCs/>
          </w:rPr>
          <w:t>Background</w:t>
        </w:r>
        <w:r w:rsidR="00AD26D7" w:rsidRPr="000641CE">
          <w:rPr>
            <w:webHidden/>
          </w:rPr>
          <w:tab/>
        </w:r>
      </w:hyperlink>
      <w:r w:rsidR="00B65C91">
        <w:t>4</w:t>
      </w:r>
    </w:p>
    <w:p w14:paraId="79B0DB0E" w14:textId="06D12219" w:rsidR="009E74C6" w:rsidRPr="000641CE" w:rsidRDefault="00A62118" w:rsidP="000641CE">
      <w:pPr>
        <w:pStyle w:val="TOC2"/>
        <w:spacing w:before="120"/>
        <w:rPr>
          <w:rFonts w:asciiTheme="minorHAnsi" w:eastAsiaTheme="minorEastAsia" w:hAnsiTheme="minorHAnsi" w:cstheme="minorBidi"/>
          <w:sz w:val="22"/>
          <w:szCs w:val="22"/>
        </w:rPr>
      </w:pPr>
      <w:hyperlink w:anchor="_Toc128482369" w:history="1">
        <w:r w:rsidR="00B517CB">
          <w:rPr>
            <w:rStyle w:val="Hyperlink"/>
            <w:rFonts w:cs="Calibri Light"/>
            <w:b/>
            <w:bCs/>
          </w:rPr>
          <w:t>3</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Detailed Audit Findings</w:t>
        </w:r>
        <w:r w:rsidR="009E74C6" w:rsidRPr="000641CE">
          <w:rPr>
            <w:webHidden/>
          </w:rPr>
          <w:tab/>
        </w:r>
      </w:hyperlink>
      <w:r w:rsidR="00307AE2">
        <w:t>5</w:t>
      </w:r>
    </w:p>
    <w:p w14:paraId="10D0A837" w14:textId="7889406F" w:rsidR="009E74C6" w:rsidRPr="000641CE" w:rsidRDefault="00A62118" w:rsidP="000641CE">
      <w:pPr>
        <w:pStyle w:val="TOC2"/>
        <w:spacing w:before="120"/>
        <w:rPr>
          <w:rFonts w:asciiTheme="minorHAnsi" w:eastAsiaTheme="minorEastAsia" w:hAnsiTheme="minorHAnsi" w:cstheme="minorBidi"/>
          <w:sz w:val="22"/>
          <w:szCs w:val="22"/>
        </w:rPr>
      </w:pPr>
      <w:hyperlink w:anchor="_Toc128482371" w:history="1">
        <w:r w:rsidR="00B517CB">
          <w:rPr>
            <w:rStyle w:val="Hyperlink"/>
            <w:rFonts w:cs="Calibri Light"/>
            <w:b/>
            <w:bCs/>
          </w:rPr>
          <w:t>4</w:t>
        </w:r>
        <w:r w:rsidR="009E74C6" w:rsidRPr="000641CE">
          <w:rPr>
            <w:rStyle w:val="Hyperlink"/>
            <w:rFonts w:cs="Calibri Light"/>
            <w:b/>
            <w:bCs/>
          </w:rPr>
          <w:t>.</w:t>
        </w:r>
        <w:r w:rsidR="009E74C6" w:rsidRPr="000641CE">
          <w:rPr>
            <w:rFonts w:asciiTheme="minorHAnsi" w:eastAsiaTheme="minorEastAsia" w:hAnsiTheme="minorHAnsi" w:cstheme="minorBidi"/>
            <w:sz w:val="22"/>
            <w:szCs w:val="22"/>
          </w:rPr>
          <w:tab/>
        </w:r>
        <w:r w:rsidR="00E000A1" w:rsidRPr="000641CE">
          <w:rPr>
            <w:rStyle w:val="Hyperlink"/>
            <w:rFonts w:cs="Calibri Light"/>
            <w:b/>
            <w:bCs/>
          </w:rPr>
          <w:t>Appendix</w:t>
        </w:r>
        <w:r w:rsidR="009E74C6" w:rsidRPr="000641CE">
          <w:rPr>
            <w:webHidden/>
          </w:rPr>
          <w:tab/>
        </w:r>
        <w:r w:rsidR="00A152E2" w:rsidRPr="000641CE">
          <w:rPr>
            <w:webHidden/>
          </w:rPr>
          <w:t>1</w:t>
        </w:r>
      </w:hyperlink>
      <w:r w:rsidR="001C5E6E">
        <w:t>2</w:t>
      </w:r>
    </w:p>
    <w:p w14:paraId="2FD210D6" w14:textId="77777777" w:rsidR="00AE1D07" w:rsidRPr="004912A3" w:rsidRDefault="00AE1D07" w:rsidP="000641CE">
      <w:pPr>
        <w:pStyle w:val="TOC2"/>
        <w:spacing w:before="120"/>
        <w:rPr>
          <w:rFonts w:asciiTheme="minorHAnsi" w:eastAsiaTheme="minorEastAsia" w:hAnsiTheme="minorHAnsi" w:cstheme="minorBidi"/>
          <w:sz w:val="22"/>
          <w:szCs w:val="22"/>
        </w:rPr>
      </w:pPr>
      <w:r w:rsidRPr="0009002D">
        <w:fldChar w:fldCharType="end"/>
      </w:r>
    </w:p>
    <w:p w14:paraId="28DCA6D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3F8D8A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C9B4225"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B458559"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5195D3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91984BB"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305E8E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44C4C022" w14:textId="77777777" w:rsidR="00AE1D07" w:rsidRDefault="00AE1D07" w:rsidP="00EF2730">
      <w:pPr>
        <w:widowControl w:val="0"/>
        <w:tabs>
          <w:tab w:val="left" w:pos="1020"/>
        </w:tabs>
        <w:autoSpaceDE w:val="0"/>
        <w:autoSpaceDN w:val="0"/>
        <w:adjustRightInd w:val="0"/>
        <w:ind w:left="-284"/>
        <w:rPr>
          <w:rFonts w:ascii="Calibri Light" w:hAnsi="Calibri Light" w:cs="Calibri Light"/>
          <w:sz w:val="24"/>
          <w:szCs w:val="24"/>
        </w:rPr>
      </w:pPr>
    </w:p>
    <w:p w14:paraId="4B0BA68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FF67A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9381B6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801EEE"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62F422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E0922F6" w14:textId="7020A5EF"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8AA5C8" w14:textId="77777777" w:rsidR="00A406A6" w:rsidRDefault="00A406A6" w:rsidP="00AE1D07">
      <w:pPr>
        <w:widowControl w:val="0"/>
        <w:tabs>
          <w:tab w:val="left" w:pos="1020"/>
        </w:tabs>
        <w:autoSpaceDE w:val="0"/>
        <w:autoSpaceDN w:val="0"/>
        <w:adjustRightInd w:val="0"/>
        <w:rPr>
          <w:rFonts w:ascii="Calibri Light" w:hAnsi="Calibri Light" w:cs="Calibri Light"/>
          <w:sz w:val="24"/>
          <w:szCs w:val="24"/>
        </w:rPr>
      </w:pPr>
    </w:p>
    <w:p w14:paraId="1F8F26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1D58A6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82C24C8"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08BD471"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2F61A6FA"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504F99F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8D17337"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363DD574"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7D32A020"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A35D56D"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1E497C5C"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04348D06" w14:textId="77777777" w:rsidR="00AE1D07" w:rsidRDefault="00AE1D07" w:rsidP="00AE1D07">
      <w:pPr>
        <w:widowControl w:val="0"/>
        <w:tabs>
          <w:tab w:val="left" w:pos="1020"/>
        </w:tabs>
        <w:autoSpaceDE w:val="0"/>
        <w:autoSpaceDN w:val="0"/>
        <w:adjustRightInd w:val="0"/>
        <w:rPr>
          <w:rFonts w:ascii="Calibri Light" w:hAnsi="Calibri Light" w:cs="Calibri Light"/>
          <w:sz w:val="24"/>
          <w:szCs w:val="24"/>
        </w:rPr>
      </w:pPr>
    </w:p>
    <w:p w14:paraId="6F12CA1C"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3EE09772"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491ED33F" w14:textId="77777777" w:rsidR="00FC7144" w:rsidRDefault="00FC7144" w:rsidP="00AE1D07">
      <w:pPr>
        <w:widowControl w:val="0"/>
        <w:tabs>
          <w:tab w:val="left" w:pos="1020"/>
        </w:tabs>
        <w:autoSpaceDE w:val="0"/>
        <w:autoSpaceDN w:val="0"/>
        <w:adjustRightInd w:val="0"/>
        <w:rPr>
          <w:rFonts w:ascii="Calibri Light" w:hAnsi="Calibri Light" w:cs="Calibri Light"/>
          <w:sz w:val="24"/>
          <w:szCs w:val="24"/>
        </w:rPr>
      </w:pPr>
    </w:p>
    <w:p w14:paraId="3E9AE1C4" w14:textId="77777777" w:rsidR="00AE44E1" w:rsidRDefault="00AE44E1" w:rsidP="00AE1D07">
      <w:pPr>
        <w:widowControl w:val="0"/>
        <w:tabs>
          <w:tab w:val="left" w:pos="1020"/>
        </w:tabs>
        <w:autoSpaceDE w:val="0"/>
        <w:autoSpaceDN w:val="0"/>
        <w:adjustRightInd w:val="0"/>
        <w:rPr>
          <w:rFonts w:ascii="Calibri Light" w:hAnsi="Calibri Light" w:cs="Calibri Light"/>
          <w:sz w:val="24"/>
          <w:szCs w:val="24"/>
        </w:rPr>
      </w:pPr>
    </w:p>
    <w:p w14:paraId="56D3F9CA" w14:textId="77777777" w:rsidR="00A73465" w:rsidRDefault="00A73465" w:rsidP="00AE1D07">
      <w:pPr>
        <w:widowControl w:val="0"/>
        <w:tabs>
          <w:tab w:val="left" w:pos="1020"/>
        </w:tabs>
        <w:autoSpaceDE w:val="0"/>
        <w:autoSpaceDN w:val="0"/>
        <w:adjustRightInd w:val="0"/>
        <w:rPr>
          <w:rFonts w:ascii="Calibri Light" w:hAnsi="Calibri Light" w:cs="Calibri Light"/>
          <w:sz w:val="24"/>
          <w:szCs w:val="24"/>
        </w:rPr>
      </w:pPr>
    </w:p>
    <w:p w14:paraId="1D228F34" w14:textId="77777777" w:rsidR="00AE1D07" w:rsidRPr="00BE5E6B" w:rsidRDefault="00E31434" w:rsidP="0096219A">
      <w:pPr>
        <w:pStyle w:val="NumberedHeading1"/>
        <w:numPr>
          <w:ilvl w:val="0"/>
          <w:numId w:val="2"/>
        </w:numPr>
        <w:ind w:left="284" w:right="283" w:hanging="284"/>
        <w:rPr>
          <w:rFonts w:ascii="Calibri Light" w:hAnsi="Calibri Light" w:cs="Calibri Light"/>
          <w:color w:val="0057B8"/>
          <w:u w:val="single"/>
        </w:rPr>
      </w:pPr>
      <w:bookmarkStart w:id="1" w:name="_Toc128482365"/>
      <w:r>
        <w:rPr>
          <w:rFonts w:ascii="Calibri Light" w:hAnsi="Calibri Light" w:cs="Calibri Light"/>
          <w:color w:val="0057B8"/>
          <w:u w:val="single"/>
        </w:rPr>
        <w:lastRenderedPageBreak/>
        <w:t>Executive Summary</w:t>
      </w:r>
      <w:bookmarkEnd w:id="1"/>
    </w:p>
    <w:p w14:paraId="51DC890B" w14:textId="77777777" w:rsidR="009E072C" w:rsidRPr="00FE10AA" w:rsidRDefault="009E072C" w:rsidP="0096219A">
      <w:pPr>
        <w:pStyle w:val="Body-2forcontinuation"/>
        <w:numPr>
          <w:ilvl w:val="1"/>
          <w:numId w:val="7"/>
        </w:numPr>
        <w:spacing w:before="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Introduction</w:t>
      </w:r>
    </w:p>
    <w:p w14:paraId="14824BF5" w14:textId="3A000AC8" w:rsidR="006A10A3" w:rsidRPr="00E9128F" w:rsidRDefault="00416891" w:rsidP="00FC6780">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E9128F">
        <w:rPr>
          <w:rFonts w:ascii="Calibri Light" w:hAnsi="Calibri Light" w:cs="Calibri Light"/>
          <w:sz w:val="20"/>
          <w:szCs w:val="20"/>
        </w:rPr>
        <w:t xml:space="preserve">We have completed the Review </w:t>
      </w:r>
      <w:r w:rsidR="00330441">
        <w:rPr>
          <w:rFonts w:ascii="Calibri Light" w:hAnsi="Calibri Light" w:cs="Calibri Light"/>
          <w:sz w:val="20"/>
          <w:szCs w:val="20"/>
        </w:rPr>
        <w:t>of Advanced Research and Innovation Center</w:t>
      </w:r>
      <w:r w:rsidRPr="00E9128F">
        <w:rPr>
          <w:rFonts w:ascii="Calibri Light" w:hAnsi="Calibri Light" w:cs="Calibri Light"/>
          <w:sz w:val="20"/>
          <w:szCs w:val="20"/>
        </w:rPr>
        <w:t>, in line with the Approved Internal Audit Pl</w:t>
      </w:r>
      <w:r w:rsidR="00330441">
        <w:rPr>
          <w:rFonts w:ascii="Calibri Light" w:hAnsi="Calibri Light" w:cs="Calibri Light"/>
          <w:sz w:val="20"/>
          <w:szCs w:val="20"/>
        </w:rPr>
        <w:t>an and Scope Letter Dated March</w:t>
      </w:r>
      <w:r w:rsidRPr="00E9128F">
        <w:rPr>
          <w:rFonts w:ascii="Calibri Light" w:hAnsi="Calibri Light" w:cs="Calibri Light"/>
          <w:sz w:val="20"/>
          <w:szCs w:val="20"/>
        </w:rPr>
        <w:t xml:space="preserve"> 2023. The Internal Audit Findings / Improvement Opportunities to address associated risks / control gaps were identified and reported as part of this report.</w:t>
      </w:r>
    </w:p>
    <w:p w14:paraId="65A8AB20" w14:textId="77777777" w:rsidR="009E072C" w:rsidRPr="00DD56EB" w:rsidRDefault="009E072C" w:rsidP="0096219A">
      <w:pPr>
        <w:pStyle w:val="Body-2forcontinuation"/>
        <w:numPr>
          <w:ilvl w:val="1"/>
          <w:numId w:val="7"/>
        </w:numPr>
        <w:spacing w:before="120"/>
        <w:ind w:left="284" w:right="283" w:hanging="284"/>
        <w:jc w:val="both"/>
        <w:rPr>
          <w:rFonts w:ascii="Calibri Light" w:hAnsi="Calibri Light" w:cs="Calibri Light"/>
        </w:rPr>
      </w:pPr>
      <w:r w:rsidRPr="00FE10AA">
        <w:rPr>
          <w:rFonts w:ascii="Calibri Light" w:hAnsi="Calibri Light" w:cs="Calibri Light"/>
          <w:b/>
          <w:bCs/>
          <w:color w:val="0057B8"/>
          <w:sz w:val="24"/>
          <w:szCs w:val="24"/>
          <w:u w:val="single"/>
        </w:rPr>
        <w:t xml:space="preserve">Scope </w:t>
      </w:r>
      <w:r w:rsidR="00416891" w:rsidRPr="00FE10AA">
        <w:rPr>
          <w:rFonts w:ascii="Calibri Light" w:hAnsi="Calibri Light" w:cs="Calibri Light"/>
          <w:b/>
          <w:bCs/>
          <w:color w:val="0057B8"/>
          <w:sz w:val="24"/>
          <w:szCs w:val="24"/>
          <w:u w:val="single"/>
        </w:rPr>
        <w:t>of Work</w:t>
      </w:r>
    </w:p>
    <w:p w14:paraId="12B9E283" w14:textId="77777777" w:rsidR="00AE1D07" w:rsidRPr="00632600" w:rsidRDefault="00AE1D07" w:rsidP="006A10A3">
      <w:pPr>
        <w:pStyle w:val="Body-2forcontinuation"/>
        <w:spacing w:before="60"/>
        <w:ind w:left="284" w:right="283" w:firstLine="436"/>
        <w:jc w:val="both"/>
        <w:rPr>
          <w:rFonts w:ascii="Calibri Light" w:hAnsi="Calibri Light" w:cs="Calibri Light"/>
        </w:rPr>
      </w:pPr>
      <w:r w:rsidRPr="00632600">
        <w:rPr>
          <w:rFonts w:ascii="Calibri Light" w:hAnsi="Calibri Light" w:cs="Calibri Light"/>
        </w:rPr>
        <w:t xml:space="preserve">The </w:t>
      </w:r>
      <w:r>
        <w:rPr>
          <w:rFonts w:ascii="Calibri Light" w:hAnsi="Calibri Light" w:cs="Calibri Light"/>
          <w:b/>
          <w:color w:val="0057B8"/>
          <w:spacing w:val="-10"/>
          <w:kern w:val="32"/>
        </w:rPr>
        <w:t xml:space="preserve">Scope of Work </w:t>
      </w:r>
      <w:r w:rsidRPr="00632600">
        <w:rPr>
          <w:rFonts w:ascii="Calibri Light" w:hAnsi="Calibri Light" w:cs="Calibri Light"/>
        </w:rPr>
        <w:t>comprised of the following areas:</w:t>
      </w:r>
    </w:p>
    <w:p w14:paraId="0033870C" w14:textId="77777777" w:rsidR="00AE1D07" w:rsidRPr="00416891"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416891">
        <w:rPr>
          <w:rFonts w:ascii="Calibri Light" w:hAnsi="Calibri Light" w:cs="Calibri Light"/>
          <w:bCs/>
          <w:iCs/>
          <w:sz w:val="20"/>
          <w:szCs w:val="20"/>
        </w:rPr>
        <w:t>Governance and Compliance.</w:t>
      </w:r>
    </w:p>
    <w:p w14:paraId="7C5AFE33" w14:textId="68C03846" w:rsidR="006A10A3" w:rsidRPr="00330441" w:rsidRDefault="00330441"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Project/Resource Management</w:t>
      </w:r>
      <w:r w:rsidR="00AE1D07" w:rsidRPr="00416891">
        <w:rPr>
          <w:rFonts w:ascii="Calibri Light" w:hAnsi="Calibri Light" w:cs="Calibri Light"/>
          <w:bCs/>
          <w:iCs/>
          <w:sz w:val="20"/>
          <w:szCs w:val="20"/>
        </w:rPr>
        <w:t>.</w:t>
      </w:r>
    </w:p>
    <w:p w14:paraId="49D6EFD4" w14:textId="77777777" w:rsidR="008F09D3" w:rsidRPr="00FE10AA" w:rsidRDefault="008F09D3"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FE10AA">
        <w:rPr>
          <w:rFonts w:ascii="Calibri Light" w:hAnsi="Calibri Light" w:cs="Calibri Light"/>
          <w:b/>
          <w:bCs/>
          <w:color w:val="0057B8"/>
          <w:sz w:val="24"/>
          <w:szCs w:val="24"/>
          <w:u w:val="single"/>
        </w:rPr>
        <w:t xml:space="preserve">Audit </w:t>
      </w:r>
      <w:r w:rsidR="00B6621C">
        <w:rPr>
          <w:rFonts w:ascii="Calibri Light" w:hAnsi="Calibri Light" w:cs="Calibri Light"/>
          <w:b/>
          <w:bCs/>
          <w:color w:val="0057B8"/>
          <w:sz w:val="24"/>
          <w:szCs w:val="24"/>
          <w:u w:val="single"/>
        </w:rPr>
        <w:t>Objecti</w:t>
      </w:r>
      <w:r>
        <w:rPr>
          <w:rFonts w:ascii="Calibri Light" w:hAnsi="Calibri Light" w:cs="Calibri Light"/>
          <w:b/>
          <w:bCs/>
          <w:color w:val="0057B8"/>
          <w:sz w:val="24"/>
          <w:szCs w:val="24"/>
          <w:u w:val="single"/>
        </w:rPr>
        <w:t>ves</w:t>
      </w:r>
      <w:r w:rsidRPr="00FE10AA">
        <w:rPr>
          <w:rFonts w:ascii="Calibri Light" w:hAnsi="Calibri Light" w:cs="Calibri Light"/>
          <w:b/>
          <w:bCs/>
          <w:color w:val="0057B8"/>
          <w:sz w:val="24"/>
          <w:szCs w:val="24"/>
          <w:u w:val="single"/>
        </w:rPr>
        <w:t xml:space="preserve"> </w:t>
      </w:r>
    </w:p>
    <w:p w14:paraId="55BB67D0" w14:textId="77777777" w:rsidR="008F09D3" w:rsidRDefault="008F09D3" w:rsidP="00E9128F">
      <w:pPr>
        <w:pStyle w:val="Body-2forcontinuation"/>
        <w:spacing w:before="60" w:after="60"/>
        <w:ind w:left="720" w:right="-1"/>
        <w:jc w:val="both"/>
        <w:rPr>
          <w:rFonts w:ascii="Calibri Light" w:hAnsi="Calibri Light" w:cs="Calibri Light"/>
        </w:rPr>
      </w:pPr>
      <w:r>
        <w:rPr>
          <w:rFonts w:ascii="Calibri Light" w:hAnsi="Calibri Light" w:cs="Calibri Light"/>
        </w:rPr>
        <w:t xml:space="preserve">The </w:t>
      </w:r>
      <w:r w:rsidR="00FD5EAC">
        <w:rPr>
          <w:rFonts w:ascii="Calibri Light" w:hAnsi="Calibri Light" w:cs="Calibri Light"/>
          <w:b/>
          <w:bCs/>
          <w:color w:val="0057B8"/>
        </w:rPr>
        <w:t>O</w:t>
      </w:r>
      <w:r w:rsidRPr="00FD5EAC">
        <w:rPr>
          <w:rFonts w:ascii="Calibri Light" w:hAnsi="Calibri Light" w:cs="Calibri Light"/>
          <w:b/>
          <w:bCs/>
          <w:color w:val="0057B8"/>
        </w:rPr>
        <w:t>bjective</w:t>
      </w:r>
      <w:r w:rsidRPr="00FD5EAC">
        <w:rPr>
          <w:rFonts w:ascii="Calibri Light" w:hAnsi="Calibri Light" w:cs="Calibri Light"/>
          <w:color w:val="0057B8"/>
        </w:rPr>
        <w:t xml:space="preserve"> </w:t>
      </w:r>
      <w:r>
        <w:rPr>
          <w:rFonts w:ascii="Calibri Light" w:hAnsi="Calibri Light" w:cs="Calibri Light"/>
        </w:rPr>
        <w:t>o</w:t>
      </w:r>
      <w:r w:rsidRPr="00E9128F">
        <w:rPr>
          <w:rFonts w:ascii="Calibri Light" w:hAnsi="Calibri Light" w:cs="Calibri Light"/>
          <w:color w:val="auto"/>
        </w:rPr>
        <w:t>f this review is to provide independent and objective assessments of KU’s business processes and systems of risk management, internal controls and governance processes. Further, assess compliance with policies/procedures and efficiency and effectiveness of operations and resource utilization.</w:t>
      </w:r>
    </w:p>
    <w:p w14:paraId="118A8190" w14:textId="77777777" w:rsidR="00416891" w:rsidRPr="00FE10AA" w:rsidRDefault="00531E49"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Pr>
          <w:rFonts w:ascii="Calibri Light" w:hAnsi="Calibri Light" w:cs="Calibri Light"/>
          <w:b/>
          <w:bCs/>
          <w:color w:val="0057B8"/>
          <w:sz w:val="24"/>
          <w:szCs w:val="24"/>
          <w:u w:val="single"/>
        </w:rPr>
        <w:t>Audit Process</w:t>
      </w:r>
    </w:p>
    <w:p w14:paraId="0999337A" w14:textId="77777777" w:rsidR="00AE1D07" w:rsidRPr="00FB3F44" w:rsidRDefault="00AE1D07" w:rsidP="006A10A3">
      <w:pPr>
        <w:pStyle w:val="Body-2forcontinuation"/>
        <w:spacing w:before="60" w:after="120"/>
        <w:ind w:left="284" w:right="283" w:firstLine="436"/>
        <w:jc w:val="both"/>
        <w:rPr>
          <w:rFonts w:ascii="Calibri Light" w:hAnsi="Calibri Light" w:cs="Calibri Light"/>
        </w:rPr>
      </w:pPr>
      <w:r w:rsidRPr="00FB3F44">
        <w:rPr>
          <w:rFonts w:ascii="Calibri Light" w:hAnsi="Calibri Light" w:cs="Calibri Light"/>
        </w:rPr>
        <w:t xml:space="preserve">The following are the key </w:t>
      </w:r>
      <w:r w:rsidR="00FD5EAC">
        <w:rPr>
          <w:rFonts w:ascii="Calibri Light" w:hAnsi="Calibri Light" w:cs="Calibri Light"/>
          <w:b/>
          <w:bCs/>
          <w:color w:val="0057B8"/>
        </w:rPr>
        <w:t>A</w:t>
      </w:r>
      <w:r w:rsidR="00531E49" w:rsidRPr="00531E49">
        <w:rPr>
          <w:rFonts w:ascii="Calibri Light" w:hAnsi="Calibri Light" w:cs="Calibri Light"/>
          <w:b/>
          <w:bCs/>
          <w:color w:val="0057B8"/>
        </w:rPr>
        <w:t xml:space="preserve">udit </w:t>
      </w:r>
      <w:r w:rsidR="00FD5EAC">
        <w:rPr>
          <w:rFonts w:ascii="Calibri Light" w:hAnsi="Calibri Light" w:cs="Calibri Light"/>
          <w:b/>
          <w:bCs/>
          <w:color w:val="0057B8"/>
        </w:rPr>
        <w:t>S</w:t>
      </w:r>
      <w:r w:rsidR="00531E49" w:rsidRPr="00531E49">
        <w:rPr>
          <w:rFonts w:ascii="Calibri Light" w:hAnsi="Calibri Light" w:cs="Calibri Light"/>
          <w:b/>
          <w:bCs/>
          <w:color w:val="0057B8"/>
        </w:rPr>
        <w:t xml:space="preserve">teps </w:t>
      </w:r>
      <w:r w:rsidR="00531E49">
        <w:rPr>
          <w:rFonts w:ascii="Calibri Light" w:hAnsi="Calibri Light" w:cs="Calibri Light"/>
        </w:rPr>
        <w:t>undertak</w:t>
      </w:r>
      <w:r w:rsidR="00364D9C">
        <w:rPr>
          <w:rFonts w:ascii="Calibri Light" w:hAnsi="Calibri Light" w:cs="Calibri Light"/>
        </w:rPr>
        <w:t>en</w:t>
      </w:r>
      <w:r w:rsidR="00531E49">
        <w:rPr>
          <w:rFonts w:ascii="Calibri Light" w:hAnsi="Calibri Light" w:cs="Calibri Light"/>
        </w:rPr>
        <w:t xml:space="preserve"> by the IA Department</w:t>
      </w:r>
      <w:r w:rsidRPr="00FB3F44">
        <w:rPr>
          <w:rFonts w:ascii="Calibri Light" w:hAnsi="Calibri Light" w:cs="Calibri Light"/>
        </w:rPr>
        <w:t xml:space="preserve">: </w:t>
      </w:r>
    </w:p>
    <w:p w14:paraId="555891B5" w14:textId="77777777" w:rsidR="00AE1D07" w:rsidRPr="006A10A3"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 xml:space="preserve">Gain an understanding of the processes of the areas covered in the scope listed above. </w:t>
      </w:r>
    </w:p>
    <w:p w14:paraId="41DAA40C" w14:textId="77777777" w:rsidR="00AE1D07" w:rsidRPr="006A10A3" w:rsidRDefault="000641CE"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 xml:space="preserve">Reviewed </w:t>
      </w:r>
      <w:r w:rsidR="00AE1D07" w:rsidRPr="006A10A3">
        <w:rPr>
          <w:rFonts w:ascii="Calibri Light" w:hAnsi="Calibri Light" w:cs="Calibri Light"/>
          <w:bCs/>
          <w:iCs/>
          <w:sz w:val="20"/>
          <w:szCs w:val="20"/>
        </w:rPr>
        <w:t>adequacy and effectiveness of internal controls system and procedures.</w:t>
      </w:r>
    </w:p>
    <w:p w14:paraId="7BD42B49" w14:textId="77777777" w:rsidR="00AE1D07" w:rsidRPr="006A10A3" w:rsidRDefault="00F44863"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Pr>
          <w:rFonts w:ascii="Calibri Light" w:hAnsi="Calibri Light" w:cs="Calibri Light"/>
          <w:bCs/>
          <w:iCs/>
          <w:sz w:val="20"/>
          <w:szCs w:val="20"/>
        </w:rPr>
        <w:t>Reviewed</w:t>
      </w:r>
      <w:r w:rsidR="000641CE">
        <w:rPr>
          <w:rFonts w:ascii="Calibri Light" w:hAnsi="Calibri Light" w:cs="Calibri Light"/>
          <w:bCs/>
          <w:iCs/>
          <w:sz w:val="20"/>
          <w:szCs w:val="20"/>
        </w:rPr>
        <w:t xml:space="preserve"> c</w:t>
      </w:r>
      <w:r w:rsidR="00AE1D07" w:rsidRPr="006A10A3">
        <w:rPr>
          <w:rFonts w:ascii="Calibri Light" w:hAnsi="Calibri Light" w:cs="Calibri Light"/>
          <w:bCs/>
          <w:iCs/>
          <w:sz w:val="20"/>
          <w:szCs w:val="20"/>
        </w:rPr>
        <w:t>ompliance with the policies and procedures, laws and regulations.</w:t>
      </w:r>
    </w:p>
    <w:p w14:paraId="158D81F0" w14:textId="77777777" w:rsidR="006A10A3" w:rsidRPr="00356CC5" w:rsidRDefault="00AE1D07" w:rsidP="0096219A">
      <w:pPr>
        <w:pStyle w:val="Body"/>
        <w:numPr>
          <w:ilvl w:val="0"/>
          <w:numId w:val="1"/>
        </w:numPr>
        <w:tabs>
          <w:tab w:val="left" w:pos="5040"/>
        </w:tabs>
        <w:spacing w:before="20" w:after="20" w:line="240" w:lineRule="auto"/>
        <w:ind w:left="993" w:right="284" w:hanging="284"/>
        <w:rPr>
          <w:rFonts w:ascii="Calibri Light" w:hAnsi="Calibri Light" w:cs="Calibri Light"/>
          <w:bCs/>
          <w:iCs/>
          <w:sz w:val="20"/>
          <w:szCs w:val="20"/>
        </w:rPr>
      </w:pPr>
      <w:r w:rsidRPr="006A10A3">
        <w:rPr>
          <w:rFonts w:ascii="Calibri Light" w:hAnsi="Calibri Light" w:cs="Calibri Light"/>
          <w:bCs/>
          <w:iCs/>
          <w:sz w:val="20"/>
          <w:szCs w:val="20"/>
        </w:rPr>
        <w:t>Agree</w:t>
      </w:r>
      <w:r w:rsidR="000641CE">
        <w:rPr>
          <w:rFonts w:ascii="Calibri Light" w:hAnsi="Calibri Light" w:cs="Calibri Light"/>
          <w:bCs/>
          <w:iCs/>
          <w:sz w:val="20"/>
          <w:szCs w:val="20"/>
        </w:rPr>
        <w:t>d</w:t>
      </w:r>
      <w:r w:rsidRPr="006A10A3">
        <w:rPr>
          <w:rFonts w:ascii="Calibri Light" w:hAnsi="Calibri Light" w:cs="Calibri Light"/>
          <w:bCs/>
          <w:iCs/>
          <w:sz w:val="20"/>
          <w:szCs w:val="20"/>
        </w:rPr>
        <w:t xml:space="preserve"> </w:t>
      </w:r>
      <w:r w:rsidR="004A4E27">
        <w:rPr>
          <w:rFonts w:ascii="Calibri Light" w:hAnsi="Calibri Light" w:cs="Calibri Light"/>
          <w:bCs/>
          <w:iCs/>
          <w:sz w:val="20"/>
          <w:szCs w:val="20"/>
        </w:rPr>
        <w:t xml:space="preserve">with process owners </w:t>
      </w:r>
      <w:r w:rsidRPr="006A10A3">
        <w:rPr>
          <w:rFonts w:ascii="Calibri Light" w:hAnsi="Calibri Light" w:cs="Calibri Light"/>
          <w:bCs/>
          <w:iCs/>
          <w:sz w:val="20"/>
          <w:szCs w:val="20"/>
        </w:rPr>
        <w:t xml:space="preserve">on action plans to improve control effectiveness </w:t>
      </w:r>
      <w:r w:rsidR="004A4E27">
        <w:rPr>
          <w:rFonts w:ascii="Calibri Light" w:hAnsi="Calibri Light" w:cs="Calibri Light"/>
          <w:bCs/>
          <w:iCs/>
          <w:sz w:val="20"/>
          <w:szCs w:val="20"/>
        </w:rPr>
        <w:t xml:space="preserve">/ </w:t>
      </w:r>
      <w:r w:rsidRPr="006A10A3">
        <w:rPr>
          <w:rFonts w:ascii="Calibri Light" w:hAnsi="Calibri Light" w:cs="Calibri Light"/>
          <w:bCs/>
          <w:iCs/>
          <w:sz w:val="20"/>
          <w:szCs w:val="20"/>
        </w:rPr>
        <w:t>process performance.</w:t>
      </w:r>
      <w:r w:rsidRPr="00356CC5">
        <w:rPr>
          <w:rFonts w:ascii="Calibri Light" w:hAnsi="Calibri Light" w:cs="Calibri Light"/>
          <w:sz w:val="20"/>
          <w:szCs w:val="20"/>
        </w:rPr>
        <w:t xml:space="preserve"> </w:t>
      </w:r>
    </w:p>
    <w:p w14:paraId="70BE95BF" w14:textId="77777777" w:rsidR="006A10A3" w:rsidRPr="00DF56F6" w:rsidRDefault="0017517C" w:rsidP="0096219A">
      <w:pPr>
        <w:pStyle w:val="Body-2forcontinuation"/>
        <w:numPr>
          <w:ilvl w:val="1"/>
          <w:numId w:val="7"/>
        </w:numPr>
        <w:spacing w:before="120"/>
        <w:ind w:left="284" w:right="283" w:hanging="284"/>
        <w:jc w:val="both"/>
        <w:rPr>
          <w:rFonts w:ascii="Calibri Light" w:hAnsi="Calibri Light" w:cs="Calibri Light"/>
          <w:b/>
          <w:bCs/>
          <w:color w:val="0057B8"/>
          <w:sz w:val="24"/>
          <w:szCs w:val="24"/>
          <w:u w:val="single"/>
        </w:rPr>
      </w:pPr>
      <w:r w:rsidRPr="00DF56F6">
        <w:rPr>
          <w:rFonts w:ascii="Calibri Light" w:hAnsi="Calibri Light" w:cs="Calibri Light"/>
          <w:b/>
          <w:bCs/>
          <w:color w:val="0057B8"/>
          <w:sz w:val="24"/>
          <w:szCs w:val="24"/>
          <w:u w:val="single"/>
        </w:rPr>
        <w:t xml:space="preserve">Summary of Audit Findings </w:t>
      </w:r>
    </w:p>
    <w:p w14:paraId="5A83BE1D" w14:textId="2658F312" w:rsidR="00AE1D07" w:rsidRPr="0017517C" w:rsidRDefault="00AE1D07" w:rsidP="00DF56F6">
      <w:pPr>
        <w:pStyle w:val="Body-2forcontinuation"/>
        <w:spacing w:before="60" w:after="120"/>
        <w:ind w:left="720" w:right="283"/>
        <w:jc w:val="both"/>
        <w:rPr>
          <w:rFonts w:ascii="Calibri Light" w:hAnsi="Calibri Light" w:cs="Calibri Light"/>
        </w:rPr>
      </w:pPr>
      <w:r w:rsidRPr="000A18D0">
        <w:rPr>
          <w:rFonts w:ascii="Calibri Light" w:hAnsi="Calibri Light" w:cs="Calibri Light"/>
          <w:color w:val="000000" w:themeColor="text1"/>
        </w:rPr>
        <w:t xml:space="preserve">Controls need to be </w:t>
      </w:r>
      <w:r w:rsidRPr="00A24C0B">
        <w:rPr>
          <w:rFonts w:ascii="Calibri Light" w:hAnsi="Calibri Light" w:cs="Calibri Light"/>
          <w:color w:val="000000" w:themeColor="text1"/>
        </w:rPr>
        <w:t xml:space="preserve">enhanced for </w:t>
      </w:r>
      <w:r w:rsidR="0023589A">
        <w:rPr>
          <w:rFonts w:ascii="Calibri Light" w:hAnsi="Calibri Light" w:cs="Calibri Light"/>
          <w:b/>
          <w:bCs/>
          <w:color w:val="000000" w:themeColor="text1"/>
        </w:rPr>
        <w:t>13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of the observations. A balance of </w:t>
      </w:r>
      <w:r w:rsidR="0023589A">
        <w:rPr>
          <w:rFonts w:ascii="Calibri Light" w:hAnsi="Calibri Light" w:cs="Calibri Light"/>
          <w:b/>
          <w:color w:val="000000" w:themeColor="text1"/>
        </w:rPr>
        <w:t>63</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moderate range and </w:t>
      </w:r>
      <w:r w:rsidR="0023589A">
        <w:rPr>
          <w:rFonts w:ascii="Calibri Light" w:hAnsi="Calibri Light" w:cs="Calibri Light"/>
          <w:b/>
          <w:bCs/>
          <w:color w:val="000000" w:themeColor="text1"/>
        </w:rPr>
        <w:t>25</w:t>
      </w:r>
      <w:r w:rsidRPr="00A24C0B">
        <w:rPr>
          <w:rFonts w:ascii="Calibri Light" w:hAnsi="Calibri Light" w:cs="Calibri Light"/>
          <w:b/>
          <w:bCs/>
          <w:color w:val="000000" w:themeColor="text1"/>
        </w:rPr>
        <w:t>%</w:t>
      </w:r>
      <w:r w:rsidRPr="00A24C0B">
        <w:rPr>
          <w:rFonts w:ascii="Calibri Light" w:hAnsi="Calibri Light" w:cs="Calibri Light"/>
          <w:color w:val="000000" w:themeColor="text1"/>
        </w:rPr>
        <w:t xml:space="preserve"> is within the low range and needs to be monitored and</w:t>
      </w:r>
      <w:r w:rsidRPr="000A18D0">
        <w:rPr>
          <w:rFonts w:ascii="Calibri Light" w:hAnsi="Calibri Light" w:cs="Calibri Light"/>
          <w:color w:val="000000" w:themeColor="text1"/>
        </w:rPr>
        <w:t xml:space="preserve"> prevented from entering the high-risk category and moderate range as applicable.</w:t>
      </w:r>
    </w:p>
    <w:p w14:paraId="0B2156F3" w14:textId="77777777" w:rsidR="00AE1D07" w:rsidRDefault="00A5415C" w:rsidP="00A5415C">
      <w:pPr>
        <w:ind w:left="360"/>
        <w:jc w:val="both"/>
        <w:rPr>
          <w:rFonts w:ascii="Calibri Light" w:hAnsi="Calibri Light" w:cs="Calibri Light"/>
          <w:color w:val="000000" w:themeColor="text1"/>
          <w:sz w:val="20"/>
          <w:szCs w:val="20"/>
        </w:rPr>
      </w:pPr>
      <w:r w:rsidRPr="00EE31E7">
        <w:rPr>
          <w:rFonts w:ascii="Calibri Light" w:hAnsi="Calibri Light" w:cs="Calibri Light"/>
          <w:noProof/>
          <w:color w:val="000000" w:themeColor="text1"/>
          <w:sz w:val="32"/>
          <w:szCs w:val="32"/>
        </w:rPr>
        <w:drawing>
          <wp:inline distT="0" distB="0" distL="0" distR="0" wp14:anchorId="7419E78E" wp14:editId="30C6BE80">
            <wp:extent cx="6323330" cy="1247775"/>
            <wp:effectExtent l="0" t="0" r="1270" b="0"/>
            <wp:docPr id="63" name="Chart 63">
              <a:extLst xmlns:a="http://schemas.openxmlformats.org/drawingml/2006/main">
                <a:ext uri="{FF2B5EF4-FFF2-40B4-BE49-F238E27FC236}">
                  <a16:creationId xmlns:a16="http://schemas.microsoft.com/office/drawing/2014/main" id="{94E60DF9-B59A-4248-A8ED-8CB848AA0E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91157C9" w14:textId="358A1D0E" w:rsidR="00E9128F" w:rsidRDefault="00423A65" w:rsidP="00386971">
      <w:pPr>
        <w:spacing w:before="60" w:after="60"/>
        <w:ind w:left="360"/>
        <w:jc w:val="right"/>
        <w:rPr>
          <w:rFonts w:ascii="Calibri Light" w:hAnsi="Calibri Light" w:cs="Calibri Light"/>
          <w:color w:val="000000" w:themeColor="text1"/>
          <w:sz w:val="16"/>
          <w:szCs w:val="16"/>
        </w:rPr>
      </w:pPr>
      <w:r>
        <w:rPr>
          <w:rFonts w:ascii="Calibri Light" w:hAnsi="Calibri Light" w:cs="Calibri Light"/>
          <w:color w:val="000000" w:themeColor="text1"/>
          <w:sz w:val="16"/>
          <w:szCs w:val="16"/>
        </w:rPr>
        <w:t xml:space="preserve">Please refer to Appendix </w:t>
      </w:r>
      <w:r w:rsidR="00A5415C" w:rsidRPr="00A5415C">
        <w:rPr>
          <w:rFonts w:ascii="Calibri Light" w:hAnsi="Calibri Light" w:cs="Calibri Light"/>
          <w:color w:val="000000" w:themeColor="text1"/>
          <w:sz w:val="16"/>
          <w:szCs w:val="16"/>
        </w:rPr>
        <w:t xml:space="preserve">1 for </w:t>
      </w:r>
      <w:r w:rsidR="00A5415C">
        <w:rPr>
          <w:rFonts w:ascii="Calibri Light" w:hAnsi="Calibri Light" w:cs="Calibri Light"/>
          <w:color w:val="000000" w:themeColor="text1"/>
          <w:sz w:val="16"/>
          <w:szCs w:val="16"/>
        </w:rPr>
        <w:t xml:space="preserve">detailed </w:t>
      </w:r>
      <w:r w:rsidR="00A5415C" w:rsidRPr="00A5415C">
        <w:rPr>
          <w:rFonts w:ascii="Calibri Light" w:hAnsi="Calibri Light" w:cs="Calibri Light"/>
          <w:color w:val="000000" w:themeColor="text1"/>
          <w:sz w:val="16"/>
          <w:szCs w:val="16"/>
        </w:rPr>
        <w:t>Ratings</w:t>
      </w:r>
    </w:p>
    <w:p w14:paraId="496173A4" w14:textId="77777777" w:rsidR="00B8318E" w:rsidRDefault="00B8318E" w:rsidP="00450C84">
      <w:pPr>
        <w:spacing w:before="240" w:after="60"/>
        <w:ind w:left="720"/>
        <w:jc w:val="both"/>
        <w:rPr>
          <w:rFonts w:ascii="Calibri Light" w:hAnsi="Calibri Light" w:cs="Calibri Light"/>
          <w:sz w:val="20"/>
          <w:szCs w:val="20"/>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w:t>
      </w:r>
      <w:r>
        <w:rPr>
          <w:rFonts w:ascii="Calibri Light" w:hAnsi="Calibri Light" w:cs="Calibri Light"/>
          <w:sz w:val="20"/>
          <w:szCs w:val="20"/>
        </w:rPr>
        <w:t xml:space="preserve">found </w:t>
      </w:r>
      <w:r w:rsidRPr="00FB3F44">
        <w:rPr>
          <w:rFonts w:ascii="Calibri Light" w:hAnsi="Calibri Light" w:cs="Calibri Light"/>
          <w:sz w:val="20"/>
          <w:szCs w:val="20"/>
        </w:rPr>
        <w:t xml:space="preserve">during the </w:t>
      </w:r>
      <w:r>
        <w:rPr>
          <w:rFonts w:ascii="Calibri Light" w:hAnsi="Calibri Light" w:cs="Calibri Light"/>
          <w:sz w:val="20"/>
          <w:szCs w:val="20"/>
        </w:rPr>
        <w:t xml:space="preserve">review </w:t>
      </w:r>
      <w:r w:rsidRPr="00FB3F44">
        <w:rPr>
          <w:rFonts w:ascii="Calibri Light" w:hAnsi="Calibri Light" w:cs="Calibri Light"/>
          <w:sz w:val="20"/>
          <w:szCs w:val="20"/>
        </w:rPr>
        <w:t>are summarized below.</w:t>
      </w:r>
      <w:r>
        <w:rPr>
          <w:rFonts w:ascii="Calibri Light" w:hAnsi="Calibri Light" w:cs="Calibri Light"/>
          <w:sz w:val="20"/>
          <w:szCs w:val="20"/>
        </w:rPr>
        <w:t xml:space="preserve"> </w:t>
      </w:r>
      <w:r w:rsidRPr="00FB3F44">
        <w:rPr>
          <w:rFonts w:ascii="Calibri Light" w:hAnsi="Calibri Light" w:cs="Calibri Light"/>
          <w:sz w:val="20"/>
          <w:szCs w:val="20"/>
        </w:rPr>
        <w:t>It should be noted that we have reported only on the exceptions detected during the course of our review.</w:t>
      </w:r>
    </w:p>
    <w:p w14:paraId="3A9E2834" w14:textId="7702341E" w:rsidR="00B8318E" w:rsidRPr="005A1F44" w:rsidRDefault="00FB7208" w:rsidP="0096219A">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Center Budgeting Process</w:t>
      </w:r>
      <w:r w:rsidR="00430B35">
        <w:rPr>
          <w:rFonts w:ascii="Calibri Light" w:hAnsi="Calibri Light" w:cs="Calibri Light"/>
          <w:b/>
          <w:bCs/>
          <w:sz w:val="20"/>
          <w:szCs w:val="20"/>
          <w:u w:val="single"/>
        </w:rPr>
        <w:t xml:space="preserve"> and Equipment Management</w:t>
      </w:r>
    </w:p>
    <w:p w14:paraId="3A7DD8D4" w14:textId="77777777" w:rsidR="00C51ED7" w:rsidRPr="00C51ED7" w:rsidRDefault="00430B35" w:rsidP="00C51ED7">
      <w:pPr>
        <w:pStyle w:val="Body-2forcontinuation"/>
        <w:numPr>
          <w:ilvl w:val="0"/>
          <w:numId w:val="30"/>
        </w:numPr>
        <w:spacing w:before="60" w:after="60"/>
        <w:jc w:val="both"/>
        <w:rPr>
          <w:rFonts w:ascii="Calibri Light" w:hAnsi="Calibri Light" w:cs="Calibri Light"/>
          <w:color w:val="auto"/>
        </w:rPr>
      </w:pPr>
      <w:r w:rsidRPr="00C51ED7">
        <w:rPr>
          <w:rFonts w:ascii="Calibri Light" w:hAnsi="Calibri Light" w:cs="Calibri Light"/>
          <w:color w:val="auto"/>
        </w:rPr>
        <w:t>Budgeting process for center did not consider open PO commitments and accruals during budget preparati</w:t>
      </w:r>
      <w:r w:rsidR="00C51ED7" w:rsidRPr="00C51ED7">
        <w:rPr>
          <w:rFonts w:ascii="Calibri Light" w:hAnsi="Calibri Light" w:cs="Calibri Light"/>
          <w:color w:val="auto"/>
        </w:rPr>
        <w:t>on leading to net fund deficit.</w:t>
      </w:r>
    </w:p>
    <w:p w14:paraId="1DB79936" w14:textId="0E816699" w:rsidR="001F5ABB" w:rsidRPr="00C51ED7" w:rsidRDefault="00430B35" w:rsidP="00C51ED7">
      <w:pPr>
        <w:pStyle w:val="Body-2forcontinuation"/>
        <w:numPr>
          <w:ilvl w:val="0"/>
          <w:numId w:val="30"/>
        </w:numPr>
        <w:spacing w:before="60" w:after="60"/>
        <w:jc w:val="both"/>
        <w:rPr>
          <w:rFonts w:ascii="Calibri Light" w:hAnsi="Calibri Light" w:cs="Calibri Light"/>
          <w:color w:val="auto"/>
        </w:rPr>
      </w:pPr>
      <w:r w:rsidRPr="00C51ED7">
        <w:rPr>
          <w:rFonts w:ascii="Calibri Light" w:hAnsi="Calibri Light" w:cs="Calibri Light"/>
          <w:color w:val="auto"/>
        </w:rPr>
        <w:t>Research Equipment was incorrectly expensed in ARIC Financial Statement</w:t>
      </w:r>
      <w:r w:rsidR="00C51ED7">
        <w:rPr>
          <w:rFonts w:ascii="Calibri Light" w:hAnsi="Calibri Light" w:cs="Calibri Light"/>
          <w:color w:val="auto"/>
        </w:rPr>
        <w:t xml:space="preserve">, </w:t>
      </w:r>
      <w:r w:rsidR="00C51ED7" w:rsidRPr="002C2D6A">
        <w:rPr>
          <w:rFonts w:ascii="Calibri Light" w:hAnsi="Calibri Light" w:cs="Calibri Light"/>
        </w:rPr>
        <w:t xml:space="preserve">instead of being recognized as an </w:t>
      </w:r>
      <w:r w:rsidR="00C51ED7">
        <w:rPr>
          <w:rFonts w:ascii="Calibri Light" w:hAnsi="Calibri Light" w:cs="Calibri Light"/>
        </w:rPr>
        <w:t>A</w:t>
      </w:r>
      <w:r w:rsidR="00C51ED7" w:rsidRPr="002C2D6A">
        <w:rPr>
          <w:rFonts w:ascii="Calibri Light" w:hAnsi="Calibri Light" w:cs="Calibri Light"/>
        </w:rPr>
        <w:t>sset</w:t>
      </w:r>
      <w:r w:rsidRPr="00C51ED7">
        <w:rPr>
          <w:rFonts w:ascii="Calibri Light" w:hAnsi="Calibri Light" w:cs="Calibri Light"/>
          <w:color w:val="auto"/>
        </w:rPr>
        <w:t>.</w:t>
      </w:r>
    </w:p>
    <w:p w14:paraId="24BE47B6" w14:textId="6B91725F" w:rsidR="00B8318E" w:rsidRPr="005A1F44" w:rsidRDefault="00FB7208" w:rsidP="00C51ED7">
      <w:pPr>
        <w:pStyle w:val="ListParagraph"/>
        <w:widowControl w:val="0"/>
        <w:numPr>
          <w:ilvl w:val="0"/>
          <w:numId w:val="10"/>
        </w:numPr>
        <w:autoSpaceDE w:val="0"/>
        <w:autoSpaceDN w:val="0"/>
        <w:adjustRightInd w:val="0"/>
        <w:spacing w:before="120" w:after="60"/>
        <w:jc w:val="both"/>
        <w:rPr>
          <w:rFonts w:ascii="Calibri Light" w:hAnsi="Calibri Light" w:cs="Calibri Light"/>
          <w:b/>
          <w:bCs/>
          <w:sz w:val="20"/>
          <w:szCs w:val="20"/>
          <w:u w:val="single"/>
        </w:rPr>
      </w:pPr>
      <w:r>
        <w:rPr>
          <w:rFonts w:ascii="Calibri Light" w:hAnsi="Calibri Light" w:cs="Calibri Light"/>
          <w:b/>
          <w:bCs/>
          <w:sz w:val="20"/>
          <w:szCs w:val="20"/>
          <w:u w:val="single"/>
        </w:rPr>
        <w:t xml:space="preserve">Non </w:t>
      </w:r>
      <w:r w:rsidR="00C51ED7">
        <w:rPr>
          <w:rFonts w:ascii="Calibri Light" w:hAnsi="Calibri Light" w:cs="Calibri Light"/>
          <w:b/>
          <w:bCs/>
          <w:sz w:val="20"/>
          <w:szCs w:val="20"/>
          <w:u w:val="single"/>
        </w:rPr>
        <w:t>Compliance with A</w:t>
      </w:r>
      <w:r>
        <w:rPr>
          <w:rFonts w:ascii="Calibri Light" w:hAnsi="Calibri Light" w:cs="Calibri Light"/>
          <w:b/>
          <w:bCs/>
          <w:sz w:val="20"/>
          <w:szCs w:val="20"/>
          <w:u w:val="single"/>
        </w:rPr>
        <w:t>greement</w:t>
      </w:r>
    </w:p>
    <w:p w14:paraId="2F14414E" w14:textId="04A05667" w:rsidR="00C51ED7" w:rsidRDefault="00C51ED7" w:rsidP="004D6801">
      <w:pPr>
        <w:pStyle w:val="NumberedHeading1"/>
        <w:numPr>
          <w:ilvl w:val="0"/>
          <w:numId w:val="32"/>
        </w:numPr>
        <w:spacing w:before="120" w:after="120"/>
        <w:jc w:val="both"/>
        <w:rPr>
          <w:rFonts w:ascii="Calibri Light" w:hAnsi="Calibri Light" w:cs="Calibri Light"/>
          <w:b w:val="0"/>
          <w:iCs/>
          <w:spacing w:val="0"/>
          <w:kern w:val="0"/>
          <w:sz w:val="20"/>
          <w:szCs w:val="20"/>
        </w:rPr>
      </w:pPr>
      <w:r>
        <w:rPr>
          <w:rFonts w:ascii="Calibri Light" w:hAnsi="Calibri Light" w:cs="Calibri Light"/>
          <w:b w:val="0"/>
          <w:iCs/>
          <w:spacing w:val="0"/>
          <w:kern w:val="0"/>
          <w:sz w:val="20"/>
          <w:szCs w:val="20"/>
        </w:rPr>
        <w:t>I</w:t>
      </w:r>
      <w:r w:rsidRPr="00936D03">
        <w:rPr>
          <w:rFonts w:ascii="Calibri Light" w:hAnsi="Calibri Light" w:cs="Calibri Light"/>
          <w:b w:val="0"/>
          <w:iCs/>
          <w:spacing w:val="0"/>
          <w:kern w:val="0"/>
          <w:sz w:val="20"/>
          <w:szCs w:val="20"/>
        </w:rPr>
        <w:t>n 2022, there were no distinct operational plans established</w:t>
      </w:r>
      <w:r>
        <w:rPr>
          <w:rFonts w:ascii="Calibri Light" w:hAnsi="Calibri Light" w:cs="Calibri Light"/>
          <w:b w:val="0"/>
          <w:iCs/>
          <w:spacing w:val="0"/>
          <w:kern w:val="0"/>
          <w:sz w:val="20"/>
          <w:szCs w:val="20"/>
        </w:rPr>
        <w:t xml:space="preserve"> for ARIC, resulting in non-</w:t>
      </w:r>
      <w:r w:rsidR="00713E22">
        <w:rPr>
          <w:rFonts w:ascii="Calibri Light" w:hAnsi="Calibri Light" w:cs="Calibri Light"/>
          <w:b w:val="0"/>
          <w:iCs/>
          <w:spacing w:val="0"/>
          <w:kern w:val="0"/>
          <w:sz w:val="20"/>
          <w:szCs w:val="20"/>
        </w:rPr>
        <w:t>adherence</w:t>
      </w:r>
      <w:r>
        <w:rPr>
          <w:rFonts w:ascii="Calibri Light" w:hAnsi="Calibri Light" w:cs="Calibri Light"/>
          <w:b w:val="0"/>
          <w:iCs/>
          <w:spacing w:val="0"/>
          <w:kern w:val="0"/>
          <w:sz w:val="20"/>
          <w:szCs w:val="20"/>
        </w:rPr>
        <w:t xml:space="preserve"> to Agreement (Clause 3.3). </w:t>
      </w:r>
    </w:p>
    <w:p w14:paraId="07B993C9" w14:textId="77777777" w:rsidR="004D6801" w:rsidRDefault="00FB7208" w:rsidP="004D6801">
      <w:pPr>
        <w:pStyle w:val="CommentText"/>
        <w:numPr>
          <w:ilvl w:val="0"/>
          <w:numId w:val="32"/>
        </w:numPr>
        <w:spacing w:before="120"/>
        <w:jc w:val="both"/>
      </w:pPr>
      <w:r>
        <w:rPr>
          <w:noProof/>
        </w:rPr>
        <w:t>Statement of Work for 5 active projects were not approved by the SMB</w:t>
      </w:r>
      <w:r w:rsidR="004D6801">
        <w:rPr>
          <w:noProof/>
        </w:rPr>
        <w:t xml:space="preserve"> resuling in non-compliance with Agreement (Appendix 1)</w:t>
      </w:r>
      <w:r w:rsidR="00831195" w:rsidRPr="009661BB">
        <w:t>.</w:t>
      </w:r>
    </w:p>
    <w:p w14:paraId="3C0D29A8" w14:textId="518E3F17" w:rsidR="00895A00" w:rsidRDefault="00960E11" w:rsidP="004D6801">
      <w:pPr>
        <w:pStyle w:val="CommentText"/>
        <w:numPr>
          <w:ilvl w:val="0"/>
          <w:numId w:val="32"/>
        </w:numPr>
        <w:spacing w:before="120"/>
        <w:jc w:val="both"/>
      </w:pPr>
      <w:r>
        <w:t>Draw</w:t>
      </w:r>
      <w:r w:rsidR="00895A00">
        <w:t xml:space="preserve"> down of funds and Fund disburse</w:t>
      </w:r>
      <w:r w:rsidR="004D6801">
        <w:t xml:space="preserve">ment was not </w:t>
      </w:r>
      <w:proofErr w:type="spellStart"/>
      <w:r w:rsidR="004D6801">
        <w:t>minuted</w:t>
      </w:r>
      <w:proofErr w:type="spellEnd"/>
      <w:r w:rsidR="004D6801">
        <w:t xml:space="preserve"> in SMB MoM resulting in non-compliance with Agreement (Clause 4.7).</w:t>
      </w:r>
    </w:p>
    <w:p w14:paraId="64BD2D93" w14:textId="24DAE8A0" w:rsidR="00FB7208" w:rsidRDefault="00FB7208" w:rsidP="00831195">
      <w:pPr>
        <w:pStyle w:val="CommentText"/>
        <w:ind w:left="1080"/>
        <w:jc w:val="both"/>
      </w:pPr>
    </w:p>
    <w:p w14:paraId="7D1B03D5" w14:textId="09DC7A31" w:rsidR="00FB7208" w:rsidRDefault="00FB7208" w:rsidP="00831195">
      <w:pPr>
        <w:pStyle w:val="CommentText"/>
        <w:ind w:left="1080"/>
        <w:jc w:val="both"/>
      </w:pPr>
    </w:p>
    <w:p w14:paraId="6A4871F4" w14:textId="0975AC33" w:rsidR="00FB7208" w:rsidRDefault="00FB7208" w:rsidP="00831195">
      <w:pPr>
        <w:pStyle w:val="CommentText"/>
        <w:ind w:left="1080"/>
        <w:jc w:val="both"/>
      </w:pPr>
    </w:p>
    <w:p w14:paraId="72D0C9AC" w14:textId="77777777" w:rsidR="00356CC5" w:rsidRPr="00BE5E6B" w:rsidRDefault="00F35DFB" w:rsidP="0096219A">
      <w:pPr>
        <w:pStyle w:val="NumberedHeading1"/>
        <w:numPr>
          <w:ilvl w:val="0"/>
          <w:numId w:val="2"/>
        </w:numPr>
        <w:spacing w:before="240"/>
        <w:ind w:left="284" w:right="283" w:hanging="284"/>
        <w:rPr>
          <w:rFonts w:ascii="Calibri Light" w:hAnsi="Calibri Light" w:cs="Calibri Light"/>
          <w:color w:val="0057B8"/>
          <w:u w:val="single"/>
        </w:rPr>
      </w:pPr>
      <w:r>
        <w:rPr>
          <w:rFonts w:ascii="Calibri Light" w:hAnsi="Calibri Light" w:cs="Calibri Light"/>
          <w:color w:val="0057B8"/>
          <w:u w:val="single"/>
        </w:rPr>
        <w:lastRenderedPageBreak/>
        <w:t>Background</w:t>
      </w:r>
    </w:p>
    <w:p w14:paraId="06C79DBC" w14:textId="77777777" w:rsidR="005B1128"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T</w:t>
      </w:r>
      <w:r w:rsidRPr="00330441">
        <w:rPr>
          <w:rFonts w:ascii="Calibri Light" w:hAnsi="Calibri Light" w:cs="Calibri Light"/>
          <w:sz w:val="20"/>
          <w:szCs w:val="20"/>
        </w:rPr>
        <w:t xml:space="preserve">he </w:t>
      </w:r>
      <w:r w:rsidR="007653A6" w:rsidRPr="007653A6">
        <w:rPr>
          <w:rFonts w:ascii="Calibri Light" w:hAnsi="Calibri Light" w:cs="Calibri Light"/>
          <w:sz w:val="20"/>
          <w:szCs w:val="20"/>
        </w:rPr>
        <w:t xml:space="preserve">Aerospace Research and Innovation Center </w:t>
      </w:r>
      <w:r w:rsidRPr="00330441">
        <w:rPr>
          <w:rFonts w:ascii="Calibri Light" w:hAnsi="Calibri Light" w:cs="Calibri Light"/>
          <w:sz w:val="20"/>
          <w:szCs w:val="20"/>
        </w:rPr>
        <w:t xml:space="preserve">was founded in </w:t>
      </w:r>
      <w:r w:rsidRPr="00D32FC7">
        <w:rPr>
          <w:rFonts w:ascii="Calibri Light" w:hAnsi="Calibri Light" w:cs="Calibri Light"/>
          <w:b/>
          <w:bCs/>
          <w:sz w:val="20"/>
          <w:szCs w:val="20"/>
        </w:rPr>
        <w:t>2012</w:t>
      </w:r>
      <w:r w:rsidRPr="00330441">
        <w:rPr>
          <w:rFonts w:ascii="Calibri Light" w:hAnsi="Calibri Light" w:cs="Calibri Light"/>
          <w:sz w:val="20"/>
          <w:szCs w:val="20"/>
        </w:rPr>
        <w:t xml:space="preserve"> through a joint effort between by the Khalifa University of Science, Technology and Research (KUSTAR), and Mubadala Aerospace, in partnership with Strata</w:t>
      </w:r>
      <w:r w:rsidR="007653A6">
        <w:rPr>
          <w:rFonts w:ascii="Calibri Light" w:hAnsi="Calibri Light" w:cs="Calibri Light"/>
          <w:sz w:val="20"/>
          <w:szCs w:val="20"/>
        </w:rPr>
        <w:t xml:space="preserve"> to undertake cutting edge research in aerospace engineering</w:t>
      </w:r>
      <w:r w:rsidRPr="00330441">
        <w:rPr>
          <w:rFonts w:ascii="Calibri Light" w:hAnsi="Calibri Light" w:cs="Calibri Light"/>
          <w:sz w:val="20"/>
          <w:szCs w:val="20"/>
        </w:rPr>
        <w:t>.</w:t>
      </w:r>
    </w:p>
    <w:p w14:paraId="62D29CD8" w14:textId="22D621CA" w:rsidR="00D32FC7" w:rsidRDefault="007653A6"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7653A6">
        <w:rPr>
          <w:rFonts w:ascii="Calibri Light" w:hAnsi="Calibri Light" w:cs="Calibri Light"/>
          <w:sz w:val="20"/>
          <w:szCs w:val="20"/>
        </w:rPr>
        <w:t xml:space="preserve">The initial definitive agreement between Aerospace holding company (AHC) and KU to establish ARIC program was signed in 2013. AHC is wholly owned subsidiary of Mubadala, which is a wholly owned investment vehicle of the </w:t>
      </w:r>
      <w:r w:rsidR="005B1128">
        <w:rPr>
          <w:rFonts w:ascii="Calibri Light" w:hAnsi="Calibri Light" w:cs="Calibri Light"/>
          <w:sz w:val="20"/>
          <w:szCs w:val="20"/>
        </w:rPr>
        <w:t>G</w:t>
      </w:r>
      <w:r w:rsidRPr="007653A6">
        <w:rPr>
          <w:rFonts w:ascii="Calibri Light" w:hAnsi="Calibri Light" w:cs="Calibri Light"/>
          <w:sz w:val="20"/>
          <w:szCs w:val="20"/>
        </w:rPr>
        <w:t>overnment of Abu Dhabi.</w:t>
      </w:r>
      <w:r>
        <w:rPr>
          <w:rFonts w:ascii="Calibri Light" w:hAnsi="Calibri Light" w:cs="Calibri Light"/>
          <w:sz w:val="20"/>
          <w:szCs w:val="20"/>
        </w:rPr>
        <w:t xml:space="preserve"> </w:t>
      </w:r>
      <w:r w:rsidRPr="007653A6">
        <w:rPr>
          <w:rFonts w:ascii="Calibri Light" w:hAnsi="Calibri Light" w:cs="Calibri Light"/>
          <w:sz w:val="20"/>
          <w:szCs w:val="20"/>
        </w:rPr>
        <w:t xml:space="preserve">The </w:t>
      </w:r>
      <w:r w:rsidRPr="00D32FC7">
        <w:rPr>
          <w:rFonts w:ascii="Calibri Light" w:hAnsi="Calibri Light" w:cs="Calibri Light"/>
          <w:b/>
          <w:bCs/>
          <w:sz w:val="20"/>
          <w:szCs w:val="20"/>
        </w:rPr>
        <w:t>phase II</w:t>
      </w:r>
      <w:r w:rsidRPr="007653A6">
        <w:rPr>
          <w:rFonts w:ascii="Calibri Light" w:hAnsi="Calibri Light" w:cs="Calibri Light"/>
          <w:sz w:val="20"/>
          <w:szCs w:val="20"/>
        </w:rPr>
        <w:t xml:space="preserve"> of the ARIC agreeme</w:t>
      </w:r>
      <w:r w:rsidR="00BC3686">
        <w:rPr>
          <w:rFonts w:ascii="Calibri Light" w:hAnsi="Calibri Light" w:cs="Calibri Light"/>
          <w:sz w:val="20"/>
          <w:szCs w:val="20"/>
        </w:rPr>
        <w:t xml:space="preserve">nt was signed in </w:t>
      </w:r>
      <w:r w:rsidR="00BC3686" w:rsidRPr="00D32FC7">
        <w:rPr>
          <w:rFonts w:ascii="Calibri Light" w:hAnsi="Calibri Light" w:cs="Calibri Light"/>
          <w:b/>
          <w:bCs/>
          <w:sz w:val="20"/>
          <w:szCs w:val="20"/>
        </w:rPr>
        <w:t>September 2019</w:t>
      </w:r>
      <w:r w:rsidR="00BC3686">
        <w:rPr>
          <w:rFonts w:ascii="Calibri Light" w:hAnsi="Calibri Light" w:cs="Calibri Light"/>
          <w:sz w:val="20"/>
          <w:szCs w:val="20"/>
        </w:rPr>
        <w:t xml:space="preserve"> with two research focus areas on Advanced Materials and Processing and Robotics and Digital Tech</w:t>
      </w:r>
      <w:r w:rsidR="000F7EED">
        <w:rPr>
          <w:rFonts w:ascii="Calibri Light" w:hAnsi="Calibri Light" w:cs="Calibri Light"/>
          <w:sz w:val="20"/>
          <w:szCs w:val="20"/>
        </w:rPr>
        <w:t xml:space="preserve">nologies and </w:t>
      </w:r>
      <w:r w:rsidRPr="007653A6">
        <w:rPr>
          <w:rFonts w:ascii="Calibri Light" w:hAnsi="Calibri Light" w:cs="Calibri Light"/>
          <w:sz w:val="20"/>
          <w:szCs w:val="20"/>
        </w:rPr>
        <w:t>applied retrospectively from November 2018 (effective date).</w:t>
      </w:r>
      <w:r>
        <w:rPr>
          <w:rFonts w:ascii="Calibri Light" w:hAnsi="Calibri Light" w:cs="Calibri Light"/>
          <w:sz w:val="20"/>
          <w:szCs w:val="20"/>
        </w:rPr>
        <w:t xml:space="preserve"> The </w:t>
      </w:r>
      <w:r w:rsidRPr="00D32FC7">
        <w:rPr>
          <w:rFonts w:ascii="Calibri Light" w:hAnsi="Calibri Light" w:cs="Calibri Light"/>
          <w:b/>
          <w:bCs/>
          <w:sz w:val="20"/>
          <w:szCs w:val="20"/>
        </w:rPr>
        <w:t>phase III</w:t>
      </w:r>
      <w:r>
        <w:rPr>
          <w:rFonts w:ascii="Calibri Light" w:hAnsi="Calibri Light" w:cs="Calibri Light"/>
          <w:sz w:val="20"/>
          <w:szCs w:val="20"/>
        </w:rPr>
        <w:t xml:space="preserve"> was signed in </w:t>
      </w:r>
      <w:r w:rsidRPr="00D32FC7">
        <w:rPr>
          <w:rFonts w:ascii="Calibri Light" w:hAnsi="Calibri Light" w:cs="Calibri Light"/>
          <w:b/>
          <w:bCs/>
          <w:sz w:val="20"/>
          <w:szCs w:val="20"/>
        </w:rPr>
        <w:t>November 2022</w:t>
      </w:r>
      <w:r>
        <w:rPr>
          <w:rFonts w:ascii="Calibri Light" w:hAnsi="Calibri Light" w:cs="Calibri Light"/>
          <w:sz w:val="20"/>
          <w:szCs w:val="20"/>
        </w:rPr>
        <w:t xml:space="preserve"> and the Center was renamed to Advanced Research and Innovation Center taking into account the increase in research focus areas</w:t>
      </w:r>
      <w:r w:rsidR="000F7EED">
        <w:rPr>
          <w:rFonts w:ascii="Calibri Light" w:hAnsi="Calibri Light" w:cs="Calibri Light"/>
          <w:sz w:val="20"/>
          <w:szCs w:val="20"/>
        </w:rPr>
        <w:t xml:space="preserve"> </w:t>
      </w:r>
      <w:r w:rsidR="0089036F">
        <w:rPr>
          <w:rFonts w:ascii="Calibri Light" w:hAnsi="Calibri Light" w:cs="Calibri Light"/>
          <w:sz w:val="20"/>
          <w:szCs w:val="20"/>
        </w:rPr>
        <w:t xml:space="preserve">from two </w:t>
      </w:r>
      <w:r w:rsidR="00D32FC7">
        <w:rPr>
          <w:rFonts w:ascii="Calibri Light" w:hAnsi="Calibri Light" w:cs="Calibri Light"/>
          <w:sz w:val="20"/>
          <w:szCs w:val="20"/>
        </w:rPr>
        <w:t>to four. (</w:t>
      </w:r>
      <w:r w:rsidR="0089036F" w:rsidRPr="0089036F">
        <w:rPr>
          <w:rFonts w:ascii="Calibri Light" w:hAnsi="Calibri Light" w:cs="Calibri Light"/>
          <w:sz w:val="20"/>
          <w:szCs w:val="20"/>
        </w:rPr>
        <w:t xml:space="preserve">Advanced Materials and Processing Technologies, Applied Digital Technologies for Part Manufacturing and Operations, Applied Technologies for Healthcare </w:t>
      </w:r>
      <w:r w:rsidR="00960E11" w:rsidRPr="0089036F">
        <w:rPr>
          <w:rFonts w:ascii="Calibri Light" w:hAnsi="Calibri Light" w:cs="Calibri Light"/>
          <w:sz w:val="20"/>
          <w:szCs w:val="20"/>
        </w:rPr>
        <w:t>and Applied</w:t>
      </w:r>
      <w:r w:rsidR="0089036F" w:rsidRPr="0089036F">
        <w:rPr>
          <w:rFonts w:ascii="Calibri Light" w:hAnsi="Calibri Light" w:cs="Calibri Light"/>
          <w:sz w:val="20"/>
          <w:szCs w:val="20"/>
        </w:rPr>
        <w:t xml:space="preserve"> Technologies for Sustainability</w:t>
      </w:r>
      <w:r w:rsidR="000F7EED">
        <w:rPr>
          <w:rFonts w:ascii="Calibri Light" w:hAnsi="Calibri Light" w:cs="Calibri Light"/>
          <w:sz w:val="20"/>
          <w:szCs w:val="20"/>
        </w:rPr>
        <w:t>)</w:t>
      </w:r>
      <w:r>
        <w:rPr>
          <w:rFonts w:ascii="Calibri Light" w:hAnsi="Calibri Light" w:cs="Calibri Light"/>
          <w:sz w:val="20"/>
          <w:szCs w:val="20"/>
        </w:rPr>
        <w:t xml:space="preserve">. </w:t>
      </w:r>
    </w:p>
    <w:p w14:paraId="39F2CFF8" w14:textId="22BDB4ED" w:rsidR="007653A6" w:rsidRDefault="00330441" w:rsidP="005B1128">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ARIC houses a wide range of facilities, including advanced manufacturing equipment for the cost-effective production of aerospace components, testing and characterization facilities for evaluating the properties of materials under extreme loading conditions, and advanced modeling capabilities for predicting the behavior of larger structures in operational conditions.</w:t>
      </w:r>
      <w:r>
        <w:rPr>
          <w:rFonts w:ascii="Calibri Light" w:hAnsi="Calibri Light" w:cs="Calibri Light"/>
          <w:b/>
          <w:sz w:val="20"/>
          <w:szCs w:val="20"/>
        </w:rPr>
        <w:t xml:space="preserve"> </w:t>
      </w:r>
    </w:p>
    <w:p w14:paraId="4ED5BBBA" w14:textId="285389F2" w:rsidR="009B7FCC" w:rsidRDefault="00330441" w:rsidP="00677791">
      <w:pPr>
        <w:overflowPunct w:val="0"/>
        <w:autoSpaceDE w:val="0"/>
        <w:autoSpaceDN w:val="0"/>
        <w:adjustRightInd w:val="0"/>
        <w:spacing w:before="60" w:after="60"/>
        <w:ind w:left="284" w:right="65"/>
        <w:jc w:val="both"/>
        <w:textAlignment w:val="baseline"/>
        <w:rPr>
          <w:rFonts w:ascii="Calibri Light" w:hAnsi="Calibri Light" w:cs="Calibri Light"/>
          <w:sz w:val="20"/>
          <w:szCs w:val="20"/>
        </w:rPr>
      </w:pPr>
      <w:r w:rsidRPr="00330441">
        <w:rPr>
          <w:rFonts w:ascii="Calibri Light" w:hAnsi="Calibri Light" w:cs="Calibri Light"/>
          <w:sz w:val="20"/>
          <w:szCs w:val="20"/>
        </w:rPr>
        <w:t xml:space="preserve">ARIC encourages undergraduates to get involved with ongoing research through senior design projects, internships and independent study projects. </w:t>
      </w:r>
    </w:p>
    <w:p w14:paraId="788FAC4D" w14:textId="3BCAD450" w:rsidR="009B7FCC" w:rsidRPr="006A10A3" w:rsidRDefault="007653A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bCs/>
          <w:color w:val="0057B8"/>
          <w:sz w:val="24"/>
          <w:szCs w:val="24"/>
        </w:rPr>
      </w:pPr>
      <w:r>
        <w:rPr>
          <w:rFonts w:ascii="Calibri Light" w:hAnsi="Calibri Light" w:cs="Calibri Light"/>
          <w:b/>
          <w:bCs/>
          <w:color w:val="0057B8"/>
          <w:sz w:val="24"/>
          <w:szCs w:val="24"/>
        </w:rPr>
        <w:t xml:space="preserve">Vision and </w:t>
      </w:r>
      <w:r w:rsidR="005B0E65">
        <w:rPr>
          <w:rFonts w:ascii="Calibri Light" w:hAnsi="Calibri Light" w:cs="Calibri Light"/>
          <w:b/>
          <w:bCs/>
          <w:color w:val="0057B8"/>
          <w:sz w:val="24"/>
          <w:szCs w:val="24"/>
        </w:rPr>
        <w:t xml:space="preserve">Mission </w:t>
      </w:r>
    </w:p>
    <w:p w14:paraId="3AD20F18" w14:textId="22F9323B" w:rsidR="00270E86" w:rsidRDefault="00C37A36"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vision for the Center is to become a regional and global leader in the research, development, demonstration and deployment of advanced manufacturing and health and energy technologies. The mission for the Center is to develop </w:t>
      </w:r>
      <w:r w:rsidRPr="00C37A36">
        <w:rPr>
          <w:rFonts w:ascii="Calibri Light" w:hAnsi="Calibri Light" w:cs="Calibri Light"/>
          <w:sz w:val="20"/>
          <w:szCs w:val="20"/>
        </w:rPr>
        <w:t>research, human capital and technology innovation that underpin the UAE’s manufactu</w:t>
      </w:r>
      <w:r>
        <w:rPr>
          <w:rFonts w:ascii="Calibri Light" w:hAnsi="Calibri Light" w:cs="Calibri Light"/>
          <w:sz w:val="20"/>
          <w:szCs w:val="20"/>
        </w:rPr>
        <w:t xml:space="preserve">ring, health and energy sectors and </w:t>
      </w:r>
      <w:r w:rsidR="00960E11">
        <w:rPr>
          <w:rFonts w:ascii="Calibri Light" w:hAnsi="Calibri Light" w:cs="Calibri Light"/>
          <w:sz w:val="20"/>
          <w:szCs w:val="20"/>
        </w:rPr>
        <w:t>commitment</w:t>
      </w:r>
      <w:r w:rsidRPr="00C37A36">
        <w:rPr>
          <w:rFonts w:ascii="Calibri Light" w:hAnsi="Calibri Light" w:cs="Calibri Light"/>
          <w:sz w:val="20"/>
          <w:szCs w:val="20"/>
        </w:rPr>
        <w:t xml:space="preserve"> to bridging the gap between academia and industry through the development and deployment of solutions that address real-world challenges and needs</w:t>
      </w:r>
      <w:r w:rsidR="00437CFA">
        <w:rPr>
          <w:rFonts w:ascii="Calibri Light" w:hAnsi="Calibri Light" w:cs="Calibri Light"/>
          <w:sz w:val="20"/>
          <w:szCs w:val="20"/>
        </w:rPr>
        <w:t>.</w:t>
      </w:r>
    </w:p>
    <w:p w14:paraId="2799CEC8" w14:textId="4C6CE365" w:rsidR="00270E86" w:rsidRDefault="005B0E65"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b/>
          <w:bCs/>
          <w:color w:val="0057B8"/>
          <w:sz w:val="24"/>
          <w:szCs w:val="24"/>
        </w:rPr>
        <w:t xml:space="preserve">Management </w:t>
      </w:r>
    </w:p>
    <w:p w14:paraId="7CA419F1" w14:textId="0FB07DDB" w:rsidR="007E4DB4" w:rsidRPr="007E4DB4" w:rsidRDefault="007E4DB4" w:rsidP="00D32FC7">
      <w:pPr>
        <w:overflowPunct w:val="0"/>
        <w:autoSpaceDE w:val="0"/>
        <w:autoSpaceDN w:val="0"/>
        <w:adjustRightInd w:val="0"/>
        <w:spacing w:before="60" w:after="60"/>
        <w:ind w:left="644" w:right="65"/>
        <w:jc w:val="both"/>
        <w:textAlignment w:val="baseline"/>
        <w:rPr>
          <w:rFonts w:ascii="Calibri Light" w:hAnsi="Calibri Light" w:cs="Calibri Light"/>
          <w:i/>
          <w:sz w:val="20"/>
          <w:szCs w:val="20"/>
        </w:rPr>
      </w:pPr>
      <w:r w:rsidRPr="007E4DB4">
        <w:rPr>
          <w:rFonts w:ascii="Calibri Light" w:hAnsi="Calibri Light" w:cs="Calibri Light"/>
          <w:i/>
          <w:sz w:val="20"/>
          <w:szCs w:val="20"/>
        </w:rPr>
        <w:t>Senior Management Board</w:t>
      </w:r>
    </w:p>
    <w:p w14:paraId="17D00168" w14:textId="7A09AB9C" w:rsidR="007E4DB4" w:rsidRPr="007E7834" w:rsidRDefault="007E4DB4" w:rsidP="00A3188A">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The </w:t>
      </w:r>
      <w:r w:rsidR="00960E11" w:rsidRPr="007E4DB4">
        <w:rPr>
          <w:rFonts w:ascii="Calibri Light" w:hAnsi="Calibri Light" w:cs="Calibri Light"/>
          <w:sz w:val="20"/>
          <w:szCs w:val="20"/>
        </w:rPr>
        <w:t>senior</w:t>
      </w:r>
      <w:r w:rsidRPr="007E4DB4">
        <w:rPr>
          <w:rFonts w:ascii="Calibri Light" w:hAnsi="Calibri Light" w:cs="Calibri Light"/>
          <w:sz w:val="20"/>
          <w:szCs w:val="20"/>
        </w:rPr>
        <w:t xml:space="preserve"> management board (SMB) consists of 2 members from (AHC) and 2 from KU</w:t>
      </w:r>
      <w:r w:rsidR="00334907">
        <w:rPr>
          <w:rFonts w:ascii="Calibri Light" w:hAnsi="Calibri Light" w:cs="Calibri Light"/>
          <w:sz w:val="20"/>
          <w:szCs w:val="20"/>
        </w:rPr>
        <w:t xml:space="preserve"> in 2022 as per Phase 2 </w:t>
      </w:r>
      <w:r w:rsidR="00960E11">
        <w:rPr>
          <w:rFonts w:ascii="Calibri Light" w:hAnsi="Calibri Light" w:cs="Calibri Light"/>
          <w:sz w:val="20"/>
          <w:szCs w:val="20"/>
        </w:rPr>
        <w:t xml:space="preserve">agreement </w:t>
      </w:r>
      <w:r w:rsidR="00960E11" w:rsidRPr="007E4DB4">
        <w:rPr>
          <w:rFonts w:ascii="Calibri Light" w:hAnsi="Calibri Light" w:cs="Calibri Light"/>
          <w:sz w:val="20"/>
          <w:szCs w:val="20"/>
        </w:rPr>
        <w:t>SMB</w:t>
      </w:r>
      <w:r w:rsidRPr="007E4DB4">
        <w:rPr>
          <w:rFonts w:ascii="Calibri Light" w:hAnsi="Calibri Light" w:cs="Calibri Light"/>
          <w:sz w:val="20"/>
          <w:szCs w:val="20"/>
        </w:rPr>
        <w:t xml:space="preserve"> is responsible to provide the overall management and </w:t>
      </w:r>
      <w:r w:rsidRPr="007E7834">
        <w:rPr>
          <w:rFonts w:ascii="Calibri Light" w:hAnsi="Calibri Light" w:cs="Calibri Light"/>
          <w:sz w:val="20"/>
          <w:szCs w:val="20"/>
        </w:rPr>
        <w:t xml:space="preserve">guidance in the conduct of the center and program. The SMB meets </w:t>
      </w:r>
      <w:r w:rsidR="00A3188A">
        <w:rPr>
          <w:rFonts w:ascii="Calibri Light" w:hAnsi="Calibri Light" w:cs="Calibri Light"/>
          <w:sz w:val="20"/>
          <w:szCs w:val="20"/>
        </w:rPr>
        <w:t xml:space="preserve">on </w:t>
      </w:r>
      <w:r w:rsidRPr="007E7834">
        <w:rPr>
          <w:rFonts w:ascii="Calibri Light" w:hAnsi="Calibri Light" w:cs="Calibri Light"/>
          <w:sz w:val="20"/>
          <w:szCs w:val="20"/>
        </w:rPr>
        <w:t xml:space="preserve">regular basis (as per the agreement </w:t>
      </w:r>
      <w:r w:rsidR="00A3188A">
        <w:rPr>
          <w:rFonts w:ascii="Calibri Light" w:hAnsi="Calibri Light" w:cs="Calibri Light"/>
          <w:sz w:val="20"/>
          <w:szCs w:val="20"/>
        </w:rPr>
        <w:t xml:space="preserve">- </w:t>
      </w:r>
      <w:r w:rsidRPr="007E7834">
        <w:rPr>
          <w:rFonts w:ascii="Calibri Light" w:hAnsi="Calibri Light" w:cs="Calibri Light"/>
          <w:sz w:val="20"/>
          <w:szCs w:val="20"/>
        </w:rPr>
        <w:t xml:space="preserve">SMB shall meet no less frequently than four times </w:t>
      </w:r>
      <w:r w:rsidR="00A3188A">
        <w:rPr>
          <w:rFonts w:ascii="Calibri Light" w:hAnsi="Calibri Light" w:cs="Calibri Light"/>
          <w:sz w:val="20"/>
          <w:szCs w:val="20"/>
        </w:rPr>
        <w:t xml:space="preserve">a </w:t>
      </w:r>
      <w:r w:rsidRPr="007E7834">
        <w:rPr>
          <w:rFonts w:ascii="Calibri Light" w:hAnsi="Calibri Light" w:cs="Calibri Light"/>
          <w:sz w:val="20"/>
          <w:szCs w:val="20"/>
        </w:rPr>
        <w:t xml:space="preserve">year). </w:t>
      </w:r>
    </w:p>
    <w:p w14:paraId="21D2B28C" w14:textId="64131505" w:rsidR="007E4DB4" w:rsidRPr="007E4DB4" w:rsidRDefault="00A3188A" w:rsidP="00D32FC7">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 xml:space="preserve">The </w:t>
      </w:r>
      <w:r w:rsidR="007E4DB4" w:rsidRPr="007E7834">
        <w:rPr>
          <w:rFonts w:ascii="Calibri Light" w:hAnsi="Calibri Light" w:cs="Calibri Light"/>
          <w:sz w:val="20"/>
          <w:szCs w:val="20"/>
        </w:rPr>
        <w:t>SMB meeting shall be quorate if three (3) of the four (4) members are present. As per the agreement the SMB, the role of SMB is as follows:</w:t>
      </w:r>
    </w:p>
    <w:p w14:paraId="2B186E71" w14:textId="486A4619"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direction of the Program and approve each Research Project.</w:t>
      </w:r>
    </w:p>
    <w:p w14:paraId="6351A6C3" w14:textId="43A765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Approve the annual budgets of the Center.</w:t>
      </w:r>
    </w:p>
    <w:p w14:paraId="4E776C24" w14:textId="2045D85F"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Provide overall management and guidance in the conduct of the Center and the Program.</w:t>
      </w:r>
    </w:p>
    <w:p w14:paraId="567C9118" w14:textId="1EFCE988"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Set the staffing policies for the Center and the Program.</w:t>
      </w:r>
    </w:p>
    <w:p w14:paraId="03D734C4" w14:textId="66CD726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Review and approve all recruitment and pay decisions.</w:t>
      </w:r>
    </w:p>
    <w:p w14:paraId="720FFE05" w14:textId="187B8956"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 xml:space="preserve">Review and approve all decisions to utilize funds within the </w:t>
      </w:r>
      <w:r w:rsidR="00A50BF3">
        <w:rPr>
          <w:rFonts w:ascii="Calibri Light" w:hAnsi="Calibri Light" w:cs="Calibri Light"/>
          <w:sz w:val="20"/>
          <w:szCs w:val="20"/>
        </w:rPr>
        <w:t>KU</w:t>
      </w:r>
      <w:r w:rsidRPr="007E4DB4">
        <w:rPr>
          <w:rFonts w:ascii="Calibri Light" w:hAnsi="Calibri Light" w:cs="Calibri Light"/>
          <w:sz w:val="20"/>
          <w:szCs w:val="20"/>
        </w:rPr>
        <w:t xml:space="preserve"> ARIC ledger account</w:t>
      </w:r>
    </w:p>
    <w:p w14:paraId="6A90F635" w14:textId="3698B7C5"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Agree on the appropriate process to manage and disperse funds.</w:t>
      </w:r>
    </w:p>
    <w:p w14:paraId="56423AC6" w14:textId="6252FD3E" w:rsidR="007E4DB4" w:rsidRPr="007E4DB4" w:rsidRDefault="007E4DB4" w:rsidP="00A3188A">
      <w:pPr>
        <w:pStyle w:val="ListParagraph"/>
        <w:numPr>
          <w:ilvl w:val="0"/>
          <w:numId w:val="23"/>
        </w:numPr>
        <w:ind w:right="374"/>
        <w:jc w:val="both"/>
        <w:rPr>
          <w:rFonts w:ascii="Calibri Light" w:hAnsi="Calibri Light" w:cs="Calibri Light"/>
          <w:sz w:val="20"/>
          <w:szCs w:val="20"/>
        </w:rPr>
      </w:pPr>
      <w:r w:rsidRPr="007E4DB4">
        <w:rPr>
          <w:rFonts w:ascii="Calibri Light" w:hAnsi="Calibri Light" w:cs="Calibri Light"/>
          <w:sz w:val="20"/>
          <w:szCs w:val="20"/>
        </w:rPr>
        <w:t xml:space="preserve">Use its reasonable </w:t>
      </w:r>
      <w:proofErr w:type="spellStart"/>
      <w:r w:rsidRPr="007E4DB4">
        <w:rPr>
          <w:rFonts w:ascii="Calibri Light" w:hAnsi="Calibri Light" w:cs="Calibri Light"/>
          <w:sz w:val="20"/>
          <w:szCs w:val="20"/>
        </w:rPr>
        <w:t>endeavours</w:t>
      </w:r>
      <w:proofErr w:type="spellEnd"/>
      <w:r w:rsidRPr="007E4DB4">
        <w:rPr>
          <w:rFonts w:ascii="Calibri Light" w:hAnsi="Calibri Light" w:cs="Calibri Light"/>
          <w:sz w:val="20"/>
          <w:szCs w:val="20"/>
        </w:rPr>
        <w:t xml:space="preserve"> to resolve any dispute arising between Parties</w:t>
      </w:r>
    </w:p>
    <w:p w14:paraId="2DD421E1" w14:textId="2D61BD03" w:rsidR="007E4DB4" w:rsidRDefault="007E4DB4" w:rsidP="00D32FC7">
      <w:pPr>
        <w:overflowPunct w:val="0"/>
        <w:autoSpaceDE w:val="0"/>
        <w:autoSpaceDN w:val="0"/>
        <w:adjustRightInd w:val="0"/>
        <w:spacing w:before="60" w:after="60"/>
        <w:ind w:left="720" w:right="65"/>
        <w:jc w:val="both"/>
        <w:textAlignment w:val="baseline"/>
        <w:rPr>
          <w:rFonts w:ascii="Calibri Light" w:hAnsi="Calibri Light" w:cs="Calibri Light"/>
          <w:sz w:val="20"/>
          <w:szCs w:val="20"/>
        </w:rPr>
      </w:pPr>
      <w:r w:rsidRPr="007E4DB4">
        <w:rPr>
          <w:rFonts w:ascii="Calibri Light" w:hAnsi="Calibri Light" w:cs="Calibri Light"/>
          <w:sz w:val="20"/>
          <w:szCs w:val="20"/>
        </w:rPr>
        <w:t xml:space="preserve"> KU’s two faculty members were identified as ARIC Center Co-Directors who execute research activities within focal areas</w:t>
      </w:r>
      <w:r w:rsidR="002A0126">
        <w:rPr>
          <w:rFonts w:ascii="Calibri Light" w:hAnsi="Calibri Light" w:cs="Calibri Light"/>
          <w:sz w:val="20"/>
          <w:szCs w:val="20"/>
        </w:rPr>
        <w:t>.</w:t>
      </w:r>
    </w:p>
    <w:p w14:paraId="7EB1A9E5" w14:textId="17F4EA6B" w:rsidR="00694E61" w:rsidRPr="00694E61" w:rsidRDefault="00270E86" w:rsidP="00D32FC7">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sz w:val="20"/>
          <w:szCs w:val="20"/>
        </w:rPr>
      </w:pPr>
      <w:r>
        <w:rPr>
          <w:rFonts w:ascii="Calibri Light" w:hAnsi="Calibri Light" w:cs="Calibri Light"/>
          <w:sz w:val="20"/>
          <w:szCs w:val="20"/>
        </w:rPr>
        <w:t xml:space="preserve"> </w:t>
      </w:r>
      <w:r w:rsidR="005B0E65" w:rsidRPr="00694E61">
        <w:rPr>
          <w:rFonts w:ascii="Calibri Light" w:hAnsi="Calibri Light" w:cs="Calibri Light"/>
          <w:b/>
          <w:color w:val="0057B8"/>
          <w:spacing w:val="-10"/>
          <w:kern w:val="32"/>
          <w:sz w:val="24"/>
          <w:szCs w:val="24"/>
        </w:rPr>
        <w:t xml:space="preserve">ARIC </w:t>
      </w:r>
      <w:r w:rsidR="005B0E65" w:rsidRPr="00D32FC7">
        <w:rPr>
          <w:rFonts w:ascii="Calibri Light" w:hAnsi="Calibri Light" w:cs="Calibri Light"/>
          <w:b/>
          <w:bCs/>
          <w:color w:val="0057B8"/>
          <w:sz w:val="24"/>
          <w:szCs w:val="24"/>
        </w:rPr>
        <w:t>Agreement</w:t>
      </w:r>
      <w:r w:rsidR="005B0E65" w:rsidRPr="00694E61">
        <w:rPr>
          <w:rFonts w:ascii="Calibri Light" w:hAnsi="Calibri Light" w:cs="Calibri Light"/>
          <w:b/>
          <w:color w:val="0057B8"/>
          <w:spacing w:val="-10"/>
          <w:kern w:val="32"/>
          <w:sz w:val="24"/>
          <w:szCs w:val="24"/>
        </w:rPr>
        <w:t xml:space="preserve"> </w:t>
      </w:r>
    </w:p>
    <w:p w14:paraId="43FF3A4A" w14:textId="0E12B4E0" w:rsidR="007E4DB4" w:rsidRPr="00694E61" w:rsidRDefault="004D6710" w:rsidP="00D32FC7">
      <w:pPr>
        <w:pStyle w:val="ListParagraph"/>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sidRPr="00694E61">
        <w:rPr>
          <w:rFonts w:ascii="Calibri Light" w:hAnsi="Calibri Light" w:cs="Calibri Light"/>
          <w:sz w:val="20"/>
          <w:szCs w:val="20"/>
        </w:rPr>
        <w:t xml:space="preserve">Funding </w:t>
      </w:r>
      <w:r w:rsidR="007E4DB4" w:rsidRPr="00694E61">
        <w:rPr>
          <w:rFonts w:ascii="Calibri Light" w:hAnsi="Calibri Light" w:cs="Calibri Light"/>
          <w:sz w:val="20"/>
          <w:szCs w:val="20"/>
        </w:rPr>
        <w:t>details for ARIC agreement are as follows:</w:t>
      </w:r>
    </w:p>
    <w:p w14:paraId="7550110A" w14:textId="5A2B843D" w:rsidR="0001644A" w:rsidRDefault="0001644A" w:rsidP="00A75B4D">
      <w:pPr>
        <w:pStyle w:val="ListParagraph"/>
        <w:numPr>
          <w:ilvl w:val="1"/>
          <w:numId w:val="3"/>
        </w:numPr>
        <w:overflowPunct w:val="0"/>
        <w:autoSpaceDE w:val="0"/>
        <w:autoSpaceDN w:val="0"/>
        <w:adjustRightInd w:val="0"/>
        <w:spacing w:before="120" w:after="60"/>
        <w:ind w:right="72"/>
        <w:textAlignment w:val="baseline"/>
        <w:rPr>
          <w:rFonts w:ascii="Calibri Light" w:hAnsi="Calibri Light" w:cs="Calibri Light"/>
          <w:sz w:val="20"/>
          <w:szCs w:val="20"/>
        </w:rPr>
      </w:pPr>
      <w:r w:rsidRPr="00A3188A">
        <w:rPr>
          <w:rFonts w:ascii="Calibri Light" w:hAnsi="Calibri Light" w:cs="Calibri Light"/>
          <w:b/>
          <w:bCs/>
          <w:sz w:val="20"/>
          <w:szCs w:val="20"/>
        </w:rPr>
        <w:t>Phase 1</w:t>
      </w:r>
      <w:r>
        <w:rPr>
          <w:rFonts w:ascii="Calibri Light" w:hAnsi="Calibri Light" w:cs="Calibri Light"/>
          <w:sz w:val="20"/>
          <w:szCs w:val="20"/>
        </w:rPr>
        <w:t xml:space="preserve"> (2013 – 2018) AED 27.6 M from AHC and AED 27.6 M from </w:t>
      </w:r>
      <w:r w:rsidR="00A50BF3">
        <w:rPr>
          <w:rFonts w:ascii="Calibri Light" w:hAnsi="Calibri Light" w:cs="Calibri Light"/>
          <w:sz w:val="20"/>
          <w:szCs w:val="20"/>
        </w:rPr>
        <w:t>KU</w:t>
      </w:r>
      <w:r w:rsidR="00A3188A">
        <w:rPr>
          <w:rFonts w:ascii="Calibri Light" w:hAnsi="Calibri Light" w:cs="Calibri Light"/>
          <w:sz w:val="20"/>
          <w:szCs w:val="20"/>
        </w:rPr>
        <w:t>.</w:t>
      </w:r>
    </w:p>
    <w:p w14:paraId="0317202A" w14:textId="310F46E5" w:rsidR="00A75B4D" w:rsidRPr="004B0A36" w:rsidRDefault="00A75B4D" w:rsidP="00A3188A">
      <w:pPr>
        <w:pStyle w:val="ListParagraph"/>
        <w:numPr>
          <w:ilvl w:val="1"/>
          <w:numId w:val="3"/>
        </w:numPr>
        <w:overflowPunct w:val="0"/>
        <w:autoSpaceDE w:val="0"/>
        <w:autoSpaceDN w:val="0"/>
        <w:adjustRightInd w:val="0"/>
        <w:spacing w:before="120"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2</w:t>
      </w:r>
      <w:r>
        <w:rPr>
          <w:rFonts w:ascii="Calibri Light" w:hAnsi="Calibri Light" w:cs="Calibri Light"/>
          <w:sz w:val="20"/>
          <w:szCs w:val="20"/>
        </w:rPr>
        <w:t xml:space="preserve"> </w:t>
      </w:r>
      <w:r w:rsidR="00190512" w:rsidRPr="004B0A36">
        <w:rPr>
          <w:rFonts w:ascii="Calibri Light" w:hAnsi="Calibri Light" w:cs="Calibri Light"/>
          <w:sz w:val="20"/>
          <w:szCs w:val="20"/>
        </w:rPr>
        <w:t>(</w:t>
      </w:r>
      <w:r w:rsidR="0001644A">
        <w:rPr>
          <w:rFonts w:ascii="Calibri Light" w:hAnsi="Calibri Light" w:cs="Calibri Light"/>
          <w:sz w:val="20"/>
          <w:szCs w:val="20"/>
        </w:rPr>
        <w:t>2018</w:t>
      </w:r>
      <w:r w:rsidR="007E4DB4" w:rsidRPr="004B0A36">
        <w:rPr>
          <w:rFonts w:ascii="Calibri Light" w:hAnsi="Calibri Light" w:cs="Calibri Light"/>
          <w:sz w:val="20"/>
          <w:szCs w:val="20"/>
        </w:rPr>
        <w:t xml:space="preserve"> – </w:t>
      </w:r>
      <w:r w:rsidR="00190512" w:rsidRPr="004B0A36">
        <w:rPr>
          <w:rFonts w:ascii="Calibri Light" w:hAnsi="Calibri Light" w:cs="Calibri Light"/>
          <w:sz w:val="20"/>
          <w:szCs w:val="20"/>
        </w:rPr>
        <w:t xml:space="preserve">2022) </w:t>
      </w:r>
      <w:r w:rsidR="007E4DB4" w:rsidRPr="004B0A36">
        <w:rPr>
          <w:rFonts w:ascii="Calibri Light" w:hAnsi="Calibri Light" w:cs="Calibri Light"/>
          <w:sz w:val="20"/>
          <w:szCs w:val="20"/>
        </w:rPr>
        <w:t>A</w:t>
      </w:r>
      <w:r w:rsidR="004B0A36" w:rsidRPr="004B0A36">
        <w:rPr>
          <w:rFonts w:ascii="Calibri Light" w:hAnsi="Calibri Light" w:cs="Calibri Light"/>
          <w:sz w:val="20"/>
          <w:szCs w:val="20"/>
        </w:rPr>
        <w:t>ED 1M</w:t>
      </w:r>
      <w:r w:rsidR="007E4DB4" w:rsidRPr="004B0A36">
        <w:rPr>
          <w:rFonts w:ascii="Calibri Light" w:hAnsi="Calibri Light" w:cs="Calibri Light"/>
          <w:sz w:val="20"/>
          <w:szCs w:val="20"/>
        </w:rPr>
        <w:t xml:space="preserve"> from AHC plus AED 800K cash and AED </w:t>
      </w:r>
      <w:r w:rsidR="005C4E6A" w:rsidRPr="004B0A36">
        <w:rPr>
          <w:rFonts w:ascii="Calibri Light" w:hAnsi="Calibri Light" w:cs="Calibri Light"/>
          <w:sz w:val="20"/>
          <w:szCs w:val="20"/>
        </w:rPr>
        <w:t>2</w:t>
      </w:r>
      <w:r w:rsidR="004B0A36" w:rsidRPr="004B0A36">
        <w:rPr>
          <w:rFonts w:ascii="Calibri Light" w:hAnsi="Calibri Light" w:cs="Calibri Light"/>
          <w:sz w:val="20"/>
          <w:szCs w:val="20"/>
        </w:rPr>
        <w:t>00,000</w:t>
      </w:r>
      <w:r w:rsidR="007E4DB4" w:rsidRPr="004B0A36">
        <w:rPr>
          <w:rFonts w:ascii="Calibri Light" w:hAnsi="Calibri Light" w:cs="Calibri Light"/>
          <w:sz w:val="20"/>
          <w:szCs w:val="20"/>
        </w:rPr>
        <w:t xml:space="preserve"> in-kind contribution from KU</w:t>
      </w:r>
      <w:r w:rsidR="004B0A36" w:rsidRPr="004B0A36">
        <w:rPr>
          <w:rFonts w:ascii="Calibri Light" w:hAnsi="Calibri Light" w:cs="Calibri Light"/>
          <w:sz w:val="20"/>
          <w:szCs w:val="20"/>
        </w:rPr>
        <w:t xml:space="preserve"> </w:t>
      </w:r>
      <w:r w:rsidR="00190512" w:rsidRPr="004B0A36">
        <w:rPr>
          <w:rFonts w:ascii="Calibri Light" w:hAnsi="Calibri Light" w:cs="Calibri Light"/>
          <w:sz w:val="20"/>
          <w:szCs w:val="20"/>
        </w:rPr>
        <w:t>(yearly contribution)</w:t>
      </w:r>
      <w:r w:rsidR="004D6710" w:rsidRPr="004B0A36">
        <w:rPr>
          <w:rFonts w:ascii="Calibri Light" w:hAnsi="Calibri Light" w:cs="Calibri Light"/>
          <w:sz w:val="20"/>
          <w:szCs w:val="20"/>
        </w:rPr>
        <w:t xml:space="preserve"> </w:t>
      </w:r>
      <w:r>
        <w:rPr>
          <w:rFonts w:ascii="Calibri Light" w:hAnsi="Calibri Light" w:cs="Calibri Light"/>
          <w:sz w:val="20"/>
          <w:szCs w:val="20"/>
        </w:rPr>
        <w:t xml:space="preserve">and </w:t>
      </w:r>
      <w:r w:rsidRPr="007E4DB4">
        <w:rPr>
          <w:rFonts w:ascii="Calibri Light" w:hAnsi="Calibri Light" w:cs="Calibri Light"/>
          <w:sz w:val="20"/>
          <w:szCs w:val="20"/>
        </w:rPr>
        <w:t xml:space="preserve">AED 7M carried </w:t>
      </w:r>
      <w:r w:rsidRPr="004B0A36">
        <w:rPr>
          <w:rFonts w:ascii="Calibri Light" w:hAnsi="Calibri Light" w:cs="Calibri Light"/>
          <w:sz w:val="20"/>
          <w:szCs w:val="20"/>
        </w:rPr>
        <w:t>forward unused funds from the ARIC Phase I agreement.</w:t>
      </w:r>
    </w:p>
    <w:p w14:paraId="47EB4931" w14:textId="553FDF8F" w:rsidR="007E4DB4" w:rsidRPr="004B0A36" w:rsidRDefault="00A75B4D" w:rsidP="0096219A">
      <w:pPr>
        <w:numPr>
          <w:ilvl w:val="1"/>
          <w:numId w:val="3"/>
        </w:numPr>
        <w:overflowPunct w:val="0"/>
        <w:autoSpaceDE w:val="0"/>
        <w:autoSpaceDN w:val="0"/>
        <w:adjustRightInd w:val="0"/>
        <w:spacing w:after="60"/>
        <w:ind w:right="72"/>
        <w:jc w:val="both"/>
        <w:textAlignment w:val="baseline"/>
        <w:rPr>
          <w:rFonts w:ascii="Calibri Light" w:hAnsi="Calibri Light" w:cs="Calibri Light"/>
          <w:sz w:val="20"/>
          <w:szCs w:val="20"/>
        </w:rPr>
      </w:pPr>
      <w:r w:rsidRPr="00A3188A">
        <w:rPr>
          <w:rFonts w:ascii="Calibri Light" w:hAnsi="Calibri Light" w:cs="Calibri Light"/>
          <w:b/>
          <w:bCs/>
          <w:sz w:val="20"/>
          <w:szCs w:val="20"/>
        </w:rPr>
        <w:t>Phase 3</w:t>
      </w:r>
      <w:r>
        <w:rPr>
          <w:rFonts w:ascii="Calibri Light" w:hAnsi="Calibri Light" w:cs="Calibri Light"/>
          <w:sz w:val="20"/>
          <w:szCs w:val="20"/>
        </w:rPr>
        <w:t xml:space="preserve"> </w:t>
      </w:r>
      <w:r w:rsidR="004B0A36" w:rsidRPr="004B0A36">
        <w:rPr>
          <w:rFonts w:ascii="Calibri Light" w:hAnsi="Calibri Light" w:cs="Calibri Light"/>
          <w:sz w:val="20"/>
          <w:szCs w:val="20"/>
        </w:rPr>
        <w:t>(2023-2026) AED 2.5M from AHC and AED 2M</w:t>
      </w:r>
      <w:r w:rsidR="00190512" w:rsidRPr="004B0A36">
        <w:rPr>
          <w:rFonts w:ascii="Calibri Light" w:hAnsi="Calibri Light" w:cs="Calibri Light"/>
          <w:sz w:val="20"/>
          <w:szCs w:val="20"/>
        </w:rPr>
        <w:t xml:space="preserve"> from KU (yearly </w:t>
      </w:r>
      <w:r w:rsidR="004D6710" w:rsidRPr="004B0A36">
        <w:rPr>
          <w:rFonts w:ascii="Calibri Light" w:hAnsi="Calibri Light" w:cs="Calibri Light"/>
          <w:sz w:val="20"/>
          <w:szCs w:val="20"/>
        </w:rPr>
        <w:t xml:space="preserve">contribution) </w:t>
      </w:r>
      <w:r w:rsidR="00061492" w:rsidRPr="004B0A36">
        <w:rPr>
          <w:rFonts w:ascii="Calibri Light" w:hAnsi="Calibri Light" w:cs="Calibri Light"/>
          <w:sz w:val="20"/>
          <w:szCs w:val="20"/>
        </w:rPr>
        <w:t>and AED 2</w:t>
      </w:r>
      <w:r w:rsidR="004B0A36" w:rsidRPr="004B0A36">
        <w:rPr>
          <w:rFonts w:ascii="Calibri Light" w:hAnsi="Calibri Light" w:cs="Calibri Light"/>
          <w:sz w:val="20"/>
          <w:szCs w:val="20"/>
        </w:rPr>
        <w:t>M</w:t>
      </w:r>
      <w:r w:rsidR="00061492" w:rsidRPr="004B0A36">
        <w:rPr>
          <w:rFonts w:ascii="Calibri Light" w:hAnsi="Calibri Light" w:cs="Calibri Light"/>
          <w:sz w:val="20"/>
          <w:szCs w:val="20"/>
        </w:rPr>
        <w:t xml:space="preserve"> in-kind contribution </w:t>
      </w:r>
      <w:r w:rsidR="004B0A36" w:rsidRPr="004B0A36">
        <w:rPr>
          <w:rFonts w:ascii="Calibri Light" w:hAnsi="Calibri Light" w:cs="Calibri Light"/>
          <w:sz w:val="20"/>
          <w:szCs w:val="20"/>
        </w:rPr>
        <w:t xml:space="preserve">from KU </w:t>
      </w:r>
      <w:r w:rsidR="004D6710" w:rsidRPr="004B0A36">
        <w:rPr>
          <w:rFonts w:ascii="Calibri Light" w:hAnsi="Calibri Light" w:cs="Calibri Light"/>
          <w:sz w:val="20"/>
          <w:szCs w:val="20"/>
        </w:rPr>
        <w:t>for Phase III.</w:t>
      </w:r>
    </w:p>
    <w:p w14:paraId="62B58144" w14:textId="635D5F8E" w:rsidR="009B7FCC" w:rsidRPr="00D0568A" w:rsidRDefault="007E4DB4" w:rsidP="00A3188A">
      <w:pPr>
        <w:pStyle w:val="ListParagraph"/>
        <w:numPr>
          <w:ilvl w:val="0"/>
          <w:numId w:val="3"/>
        </w:numPr>
        <w:overflowPunct w:val="0"/>
        <w:autoSpaceDE w:val="0"/>
        <w:autoSpaceDN w:val="0"/>
        <w:adjustRightInd w:val="0"/>
        <w:spacing w:before="120" w:after="60"/>
        <w:ind w:left="644" w:right="72"/>
        <w:textAlignment w:val="baseline"/>
        <w:rPr>
          <w:rFonts w:ascii="Calibri Light" w:hAnsi="Calibri Light" w:cs="Calibri Light"/>
          <w:b/>
          <w:color w:val="0057B8"/>
          <w:spacing w:val="-10"/>
          <w:kern w:val="32"/>
          <w:sz w:val="24"/>
          <w:szCs w:val="24"/>
        </w:rPr>
      </w:pPr>
      <w:r>
        <w:rPr>
          <w:rFonts w:ascii="Calibri Light" w:hAnsi="Calibri Light" w:cs="Calibri Light"/>
          <w:b/>
          <w:color w:val="0057B8"/>
          <w:spacing w:val="-10"/>
          <w:kern w:val="32"/>
          <w:sz w:val="24"/>
          <w:szCs w:val="24"/>
        </w:rPr>
        <w:t>Policies and Procedures</w:t>
      </w:r>
    </w:p>
    <w:p w14:paraId="636A3797" w14:textId="18EADE84" w:rsidR="00CC15E6" w:rsidRPr="007C682E" w:rsidRDefault="008B4CD7" w:rsidP="007C682E">
      <w:pPr>
        <w:overflowPunct w:val="0"/>
        <w:autoSpaceDE w:val="0"/>
        <w:autoSpaceDN w:val="0"/>
        <w:adjustRightInd w:val="0"/>
        <w:spacing w:before="60" w:after="60"/>
        <w:ind w:left="644" w:right="65"/>
        <w:jc w:val="both"/>
        <w:textAlignment w:val="baseline"/>
        <w:rPr>
          <w:rFonts w:ascii="Calibri Light" w:hAnsi="Calibri Light" w:cs="Calibri Light"/>
          <w:sz w:val="20"/>
          <w:szCs w:val="20"/>
        </w:rPr>
      </w:pPr>
      <w:r>
        <w:rPr>
          <w:rFonts w:ascii="Calibri Light" w:hAnsi="Calibri Light" w:cs="Calibri Light"/>
          <w:sz w:val="20"/>
          <w:szCs w:val="20"/>
        </w:rPr>
        <w:t>ARIC operations are conducted in accordance with</w:t>
      </w:r>
      <w:r w:rsidR="00F472C7">
        <w:rPr>
          <w:rFonts w:ascii="Calibri Light" w:hAnsi="Calibri Light" w:cs="Calibri Light"/>
          <w:sz w:val="20"/>
          <w:szCs w:val="20"/>
        </w:rPr>
        <w:t xml:space="preserve"> the agreement made by both parties. </w:t>
      </w:r>
      <w:r>
        <w:rPr>
          <w:rFonts w:ascii="Calibri Light" w:hAnsi="Calibri Light" w:cs="Calibri Light"/>
          <w:sz w:val="20"/>
          <w:szCs w:val="20"/>
        </w:rPr>
        <w:t>The</w:t>
      </w:r>
      <w:r w:rsidR="00F472C7">
        <w:rPr>
          <w:rFonts w:ascii="Calibri Light" w:hAnsi="Calibri Light" w:cs="Calibri Light"/>
          <w:sz w:val="20"/>
          <w:szCs w:val="20"/>
        </w:rPr>
        <w:t xml:space="preserve"> administrative process </w:t>
      </w:r>
      <w:r w:rsidR="007A4421">
        <w:rPr>
          <w:rFonts w:ascii="Calibri Light" w:hAnsi="Calibri Light" w:cs="Calibri Light"/>
          <w:sz w:val="20"/>
          <w:szCs w:val="20"/>
        </w:rPr>
        <w:t xml:space="preserve">for ARIC related to HR, procurement </w:t>
      </w:r>
      <w:r w:rsidR="00960E11">
        <w:rPr>
          <w:rFonts w:ascii="Calibri Light" w:hAnsi="Calibri Light" w:cs="Calibri Light"/>
          <w:sz w:val="20"/>
          <w:szCs w:val="20"/>
        </w:rPr>
        <w:t>etc.</w:t>
      </w:r>
      <w:r w:rsidR="007A4421">
        <w:rPr>
          <w:rFonts w:ascii="Calibri Light" w:hAnsi="Calibri Light" w:cs="Calibri Light"/>
          <w:sz w:val="20"/>
          <w:szCs w:val="20"/>
        </w:rPr>
        <w:t xml:space="preserve"> </w:t>
      </w:r>
      <w:r>
        <w:rPr>
          <w:rFonts w:ascii="Calibri Light" w:hAnsi="Calibri Light" w:cs="Calibri Light"/>
          <w:sz w:val="20"/>
          <w:szCs w:val="20"/>
        </w:rPr>
        <w:t xml:space="preserve">adhere to </w:t>
      </w:r>
      <w:r w:rsidR="00F472C7">
        <w:rPr>
          <w:rFonts w:ascii="Calibri Light" w:hAnsi="Calibri Light" w:cs="Calibri Light"/>
          <w:sz w:val="20"/>
          <w:szCs w:val="20"/>
        </w:rPr>
        <w:t>KU policies and procedures.</w:t>
      </w:r>
    </w:p>
    <w:tbl>
      <w:tblPr>
        <w:tblpPr w:leftFromText="181" w:rightFromText="181" w:vertAnchor="page" w:tblpY="1441"/>
        <w:tblOverlap w:val="neve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4"/>
        <w:gridCol w:w="8523"/>
      </w:tblGrid>
      <w:tr w:rsidR="00FD5530" w:rsidRPr="0000509E" w14:paraId="3D241F77" w14:textId="77777777" w:rsidTr="00CD6707">
        <w:trPr>
          <w:cantSplit/>
          <w:trHeight w:val="53"/>
          <w:tblHeader/>
        </w:trPr>
        <w:tc>
          <w:tcPr>
            <w:tcW w:w="5000" w:type="pct"/>
            <w:gridSpan w:val="2"/>
            <w:tcBorders>
              <w:top w:val="nil"/>
              <w:left w:val="nil"/>
              <w:bottom w:val="single" w:sz="4" w:space="0" w:color="auto"/>
              <w:right w:val="nil"/>
            </w:tcBorders>
            <w:shd w:val="clear" w:color="auto" w:fill="auto"/>
          </w:tcPr>
          <w:p w14:paraId="7CE3759E" w14:textId="77777777" w:rsidR="00FD5530" w:rsidRPr="00FD5530" w:rsidRDefault="00FD5530" w:rsidP="0096219A">
            <w:pPr>
              <w:pStyle w:val="NumberedHeading1"/>
              <w:numPr>
                <w:ilvl w:val="0"/>
                <w:numId w:val="2"/>
              </w:numPr>
              <w:spacing w:after="240"/>
              <w:ind w:right="288"/>
              <w:rPr>
                <w:rFonts w:ascii="Calibri Light" w:hAnsi="Calibri Light" w:cs="Calibri Light"/>
                <w:color w:val="0057B8"/>
                <w:u w:val="single"/>
              </w:rPr>
            </w:pPr>
            <w:r>
              <w:rPr>
                <w:rFonts w:ascii="Calibri Light" w:hAnsi="Calibri Light" w:cs="Calibri Light"/>
                <w:color w:val="0057B8"/>
                <w:u w:val="single"/>
              </w:rPr>
              <w:lastRenderedPageBreak/>
              <w:t>Detailed Audit Findings</w:t>
            </w:r>
          </w:p>
        </w:tc>
      </w:tr>
      <w:tr w:rsidR="005473D9" w:rsidRPr="0000509E" w14:paraId="4147958A" w14:textId="77777777" w:rsidTr="00CD6707">
        <w:trPr>
          <w:cantSplit/>
          <w:trHeight w:val="53"/>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DD7F5D1" w14:textId="77777777" w:rsidR="005473D9" w:rsidRPr="002343D9" w:rsidRDefault="005473D9" w:rsidP="005473D9">
            <w:pPr>
              <w:widowControl w:val="0"/>
              <w:autoSpaceDE w:val="0"/>
              <w:autoSpaceDN w:val="0"/>
              <w:adjustRightInd w:val="0"/>
              <w:spacing w:before="60" w:after="60"/>
              <w:ind w:left="99" w:hanging="141"/>
              <w:jc w:val="both"/>
              <w:rPr>
                <w:rFonts w:ascii="Wingdings" w:hAnsi="Wingdings" w:cs="Times New Roman"/>
                <w:b/>
                <w:color w:val="FFFFFF" w:themeColor="background1"/>
                <w:sz w:val="20"/>
                <w:szCs w:val="20"/>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0FE27BE" w14:textId="2B9827AB" w:rsidR="005473D9" w:rsidRPr="002343D9" w:rsidRDefault="0093397E" w:rsidP="0096219A">
            <w:pPr>
              <w:pStyle w:val="ListParagraph"/>
              <w:numPr>
                <w:ilvl w:val="0"/>
                <w:numId w:val="8"/>
              </w:numPr>
              <w:tabs>
                <w:tab w:val="left" w:pos="1110"/>
              </w:tabs>
              <w:spacing w:before="60" w:after="60"/>
              <w:ind w:left="320"/>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Strategy</w:t>
            </w:r>
            <w:r w:rsidR="005473D9">
              <w:rPr>
                <w:rFonts w:ascii="Calibri Light" w:hAnsi="Calibri Light" w:cs="Calibri Light"/>
                <w:b/>
                <w:bCs/>
                <w:color w:val="FFFFFF" w:themeColor="background1"/>
                <w:sz w:val="20"/>
                <w:szCs w:val="20"/>
              </w:rPr>
              <w:t xml:space="preserve"> </w:t>
            </w:r>
            <w:r w:rsidR="005C4E6A">
              <w:rPr>
                <w:rFonts w:ascii="Calibri Light" w:hAnsi="Calibri Light" w:cs="Calibri Light"/>
                <w:b/>
                <w:bCs/>
                <w:color w:val="FFFFFF" w:themeColor="background1"/>
                <w:sz w:val="20"/>
                <w:szCs w:val="20"/>
              </w:rPr>
              <w:t>and Operational Plans</w:t>
            </w:r>
          </w:p>
        </w:tc>
      </w:tr>
      <w:tr w:rsidR="001469EA" w:rsidRPr="0000509E" w14:paraId="36B03DD8"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240B016" w14:textId="118017D2"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3239A9">
              <w:rPr>
                <w:rFonts w:ascii="Calibri Light" w:hAnsi="Calibri Light" w:cs="Calibri Light"/>
                <w:color w:val="0070C0"/>
                <w:sz w:val="20"/>
                <w:szCs w:val="20"/>
              </w:rPr>
              <w:t>ARIC</w:t>
            </w:r>
            <w:r w:rsidR="000C4983">
              <w:rPr>
                <w:rFonts w:ascii="Calibri Light" w:hAnsi="Calibri Light" w:cs="Calibri Light"/>
                <w:color w:val="0070C0"/>
                <w:sz w:val="20"/>
                <w:szCs w:val="20"/>
              </w:rPr>
              <w:t>-08</w:t>
            </w:r>
          </w:p>
        </w:tc>
      </w:tr>
      <w:tr w:rsidR="001469EA" w:rsidRPr="0000509E" w14:paraId="6CCC994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2415911"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B698B6D" w14:textId="2AFF80DE" w:rsidR="00936D03" w:rsidRDefault="00936D03"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Strategy</w:t>
            </w:r>
          </w:p>
          <w:p w14:paraId="34262DF7" w14:textId="39C71D95" w:rsidR="009D1DC4" w:rsidRPr="009D1DC4" w:rsidRDefault="004809C1" w:rsidP="00936D03">
            <w:pPr>
              <w:pStyle w:val="NumberedHeading1"/>
              <w:spacing w:before="120" w:after="120"/>
              <w:ind w:left="36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D</w:t>
            </w:r>
            <w:r w:rsidR="009D1DC4">
              <w:rPr>
                <w:rFonts w:ascii="Calibri Light" w:hAnsi="Calibri Light" w:cs="Calibri Light"/>
                <w:b w:val="0"/>
                <w:spacing w:val="0"/>
                <w:kern w:val="0"/>
                <w:sz w:val="20"/>
                <w:szCs w:val="20"/>
              </w:rPr>
              <w:t xml:space="preserve">uring our review, we </w:t>
            </w:r>
            <w:r w:rsidR="009D1DC4" w:rsidRPr="009D1DC4">
              <w:rPr>
                <w:rFonts w:ascii="Calibri Light" w:hAnsi="Calibri Light" w:cs="Calibri Light"/>
                <w:b w:val="0"/>
                <w:spacing w:val="0"/>
                <w:kern w:val="0"/>
                <w:sz w:val="20"/>
                <w:szCs w:val="20"/>
              </w:rPr>
              <w:t>noted that the strategy implemented in 2022 was formulated during Phase 1 and remained unchanged, failing to consider any changes or developmen</w:t>
            </w:r>
            <w:r w:rsidR="007A4A9C">
              <w:rPr>
                <w:rFonts w:ascii="Calibri Light" w:hAnsi="Calibri Light" w:cs="Calibri Light"/>
                <w:b w:val="0"/>
                <w:spacing w:val="0"/>
                <w:kern w:val="0"/>
                <w:sz w:val="20"/>
                <w:szCs w:val="20"/>
              </w:rPr>
              <w:t>ts that occurred during Phase 2 such as the</w:t>
            </w:r>
            <w:r w:rsidR="00076560">
              <w:rPr>
                <w:rFonts w:ascii="Calibri Light" w:hAnsi="Calibri Light" w:cs="Calibri Light"/>
                <w:b w:val="0"/>
                <w:spacing w:val="0"/>
                <w:kern w:val="0"/>
                <w:sz w:val="20"/>
                <w:szCs w:val="20"/>
              </w:rPr>
              <w:t xml:space="preserve"> increase in</w:t>
            </w:r>
            <w:r w:rsidR="007A4A9C">
              <w:rPr>
                <w:rFonts w:ascii="Calibri Light" w:hAnsi="Calibri Light" w:cs="Calibri Light"/>
                <w:b w:val="0"/>
                <w:spacing w:val="0"/>
                <w:kern w:val="0"/>
                <w:sz w:val="20"/>
                <w:szCs w:val="20"/>
              </w:rPr>
              <w:t xml:space="preserve"> research focus areas,</w:t>
            </w:r>
            <w:r w:rsidR="00745D38">
              <w:rPr>
                <w:rFonts w:ascii="Calibri Light" w:hAnsi="Calibri Light" w:cs="Calibri Light"/>
                <w:b w:val="0"/>
                <w:spacing w:val="0"/>
                <w:kern w:val="0"/>
                <w:sz w:val="20"/>
                <w:szCs w:val="20"/>
              </w:rPr>
              <w:t xml:space="preserve"> SWOT analysis,</w:t>
            </w:r>
            <w:r w:rsidR="007A4A9C">
              <w:rPr>
                <w:rFonts w:ascii="Calibri Light" w:hAnsi="Calibri Light" w:cs="Calibri Light"/>
                <w:b w:val="0"/>
                <w:spacing w:val="0"/>
                <w:kern w:val="0"/>
                <w:sz w:val="20"/>
                <w:szCs w:val="20"/>
              </w:rPr>
              <w:t xml:space="preserve"> KPIs, </w:t>
            </w:r>
            <w:r w:rsidR="00745D38">
              <w:rPr>
                <w:rFonts w:ascii="Calibri Light" w:hAnsi="Calibri Light" w:cs="Calibri Light"/>
                <w:b w:val="0"/>
                <w:spacing w:val="0"/>
                <w:kern w:val="0"/>
                <w:sz w:val="20"/>
                <w:szCs w:val="20"/>
              </w:rPr>
              <w:t xml:space="preserve">center </w:t>
            </w:r>
            <w:r w:rsidR="007A4A9C">
              <w:rPr>
                <w:rFonts w:ascii="Calibri Light" w:hAnsi="Calibri Light" w:cs="Calibri Light"/>
                <w:b w:val="0"/>
                <w:spacing w:val="0"/>
                <w:kern w:val="0"/>
                <w:sz w:val="20"/>
                <w:szCs w:val="20"/>
              </w:rPr>
              <w:t>objectives and its linkage to KU strategic plan.</w:t>
            </w:r>
            <w:r w:rsidR="000F7EED">
              <w:rPr>
                <w:rFonts w:ascii="Calibri Light" w:hAnsi="Calibri Light" w:cs="Calibri Light"/>
                <w:b w:val="0"/>
                <w:spacing w:val="0"/>
                <w:kern w:val="0"/>
                <w:sz w:val="20"/>
                <w:szCs w:val="20"/>
              </w:rPr>
              <w:t xml:space="preserve"> Phase 1 included development of physical location center at </w:t>
            </w:r>
            <w:r w:rsidR="00713E22">
              <w:rPr>
                <w:rFonts w:ascii="Calibri Light" w:hAnsi="Calibri Light" w:cs="Calibri Light"/>
                <w:b w:val="0"/>
                <w:spacing w:val="0"/>
                <w:kern w:val="0"/>
                <w:sz w:val="20"/>
                <w:szCs w:val="20"/>
              </w:rPr>
              <w:t>KU,</w:t>
            </w:r>
            <w:r w:rsidR="000F7EED">
              <w:rPr>
                <w:rFonts w:ascii="Calibri Light" w:hAnsi="Calibri Light" w:cs="Calibri Light"/>
                <w:b w:val="0"/>
                <w:spacing w:val="0"/>
                <w:kern w:val="0"/>
                <w:sz w:val="20"/>
                <w:szCs w:val="20"/>
              </w:rPr>
              <w:t xml:space="preserve"> assignment of Center Director, identifying general equipment needs and developing work plans for projects during 2013. Phase 2 included execution of research projects under two research focus areas (</w:t>
            </w:r>
            <w:r w:rsidR="000F7EED">
              <w:rPr>
                <w:rFonts w:ascii="Calibri Light" w:hAnsi="Calibri Light" w:cs="Calibri Light"/>
                <w:sz w:val="20"/>
                <w:szCs w:val="20"/>
              </w:rPr>
              <w:t xml:space="preserve"> </w:t>
            </w:r>
            <w:r w:rsidR="000F7EED" w:rsidRPr="000F7EED">
              <w:rPr>
                <w:rFonts w:ascii="Calibri Light" w:hAnsi="Calibri Light" w:cs="Calibri Light"/>
                <w:b w:val="0"/>
                <w:spacing w:val="0"/>
                <w:kern w:val="0"/>
                <w:sz w:val="20"/>
                <w:szCs w:val="20"/>
              </w:rPr>
              <w:t>Advanced Materials and Processing and Robotics and Digital Technologies)</w:t>
            </w:r>
            <w:r w:rsidR="000F7EED">
              <w:rPr>
                <w:rFonts w:ascii="Calibri Light" w:hAnsi="Calibri Light" w:cs="Calibri Light"/>
                <w:sz w:val="20"/>
                <w:szCs w:val="20"/>
              </w:rPr>
              <w:t xml:space="preserve"> </w:t>
            </w:r>
            <w:r w:rsidR="000F7EED">
              <w:rPr>
                <w:rFonts w:ascii="Calibri Light" w:hAnsi="Calibri Light" w:cs="Calibri Light"/>
                <w:b w:val="0"/>
                <w:spacing w:val="0"/>
                <w:kern w:val="0"/>
                <w:sz w:val="20"/>
                <w:szCs w:val="20"/>
              </w:rPr>
              <w:t xml:space="preserve">approved by the </w:t>
            </w:r>
            <w:r w:rsidR="00F8792E">
              <w:rPr>
                <w:rFonts w:ascii="Calibri Light" w:hAnsi="Calibri Light" w:cs="Calibri Light"/>
                <w:b w:val="0"/>
                <w:spacing w:val="0"/>
                <w:kern w:val="0"/>
                <w:sz w:val="20"/>
                <w:szCs w:val="20"/>
              </w:rPr>
              <w:t>SMB</w:t>
            </w:r>
          </w:p>
          <w:p w14:paraId="266C0B6A" w14:textId="25BC1F1D" w:rsidR="001349E0" w:rsidRDefault="001349E0" w:rsidP="00936D03">
            <w:pPr>
              <w:pStyle w:val="NumberedHeading1"/>
              <w:numPr>
                <w:ilvl w:val="0"/>
                <w:numId w:val="22"/>
              </w:numPr>
              <w:spacing w:before="120" w:after="120"/>
              <w:jc w:val="both"/>
              <w:rPr>
                <w:rFonts w:ascii="Calibri Light" w:hAnsi="Calibri Light" w:cs="Calibri Light"/>
                <w:spacing w:val="0"/>
                <w:kern w:val="0"/>
                <w:sz w:val="20"/>
                <w:szCs w:val="20"/>
                <w:u w:val="single"/>
              </w:rPr>
            </w:pPr>
            <w:r w:rsidRPr="00557E42">
              <w:rPr>
                <w:rFonts w:ascii="Calibri Light" w:hAnsi="Calibri Light" w:cs="Calibri Light"/>
                <w:spacing w:val="0"/>
                <w:kern w:val="0"/>
                <w:sz w:val="20"/>
                <w:szCs w:val="20"/>
                <w:u w:val="single"/>
              </w:rPr>
              <w:t>Absence of Operational Plans</w:t>
            </w:r>
          </w:p>
          <w:p w14:paraId="144393AF" w14:textId="77777777" w:rsidR="0016780D" w:rsidRDefault="00936D03" w:rsidP="00B54925">
            <w:pPr>
              <w:pStyle w:val="NumberedHeading1"/>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According to Clause 3.3 of the ARIC agreement, the purpose of the SMB Meetings is to, among other things, agree on operational plans, which includes project staffing. </w:t>
            </w:r>
          </w:p>
          <w:p w14:paraId="21FAC3F6" w14:textId="78A21558" w:rsidR="00936D03" w:rsidRPr="00936D03" w:rsidRDefault="00936D03" w:rsidP="00B54925">
            <w:pPr>
              <w:pStyle w:val="NumberedHeading1"/>
              <w:ind w:left="360"/>
              <w:jc w:val="both"/>
              <w:rPr>
                <w:rFonts w:ascii="Calibri Light" w:hAnsi="Calibri Light" w:cs="Calibri Light"/>
                <w:b w:val="0"/>
                <w:iCs/>
                <w:spacing w:val="0"/>
                <w:kern w:val="0"/>
                <w:sz w:val="20"/>
                <w:szCs w:val="20"/>
              </w:rPr>
            </w:pPr>
            <w:r w:rsidRPr="00936D03">
              <w:rPr>
                <w:rFonts w:ascii="Calibri Light" w:hAnsi="Calibri Light" w:cs="Calibri Light"/>
                <w:b w:val="0"/>
                <w:iCs/>
                <w:spacing w:val="0"/>
                <w:kern w:val="0"/>
                <w:sz w:val="20"/>
                <w:szCs w:val="20"/>
              </w:rPr>
              <w:t xml:space="preserve">However, in 2022, there were no distinct operational plans established. It has been acknowledged that in 2023, the Statement of Work, which was approved by the SMB, serves as the operational plan. </w:t>
            </w:r>
          </w:p>
          <w:p w14:paraId="2F7CE4EE" w14:textId="2DD6E576" w:rsidR="001469EA" w:rsidRDefault="001469EA" w:rsidP="005473D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5892056" w14:textId="4A631010" w:rsidR="003D72CF" w:rsidRDefault="003D72CF" w:rsidP="00147BA9">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R</w:t>
            </w:r>
            <w:r w:rsidRPr="003D72CF">
              <w:rPr>
                <w:rFonts w:ascii="Calibri Light" w:hAnsi="Calibri Light" w:cs="Calibri Light"/>
                <w:sz w:val="20"/>
                <w:szCs w:val="20"/>
              </w:rPr>
              <w:t>eassess and update the strategy to align with the current business landscape. Consider incorporating any significant developments or changes that have occurred during Phase 2 into the revised strategy.</w:t>
            </w:r>
          </w:p>
          <w:p w14:paraId="0A1FE40D" w14:textId="08865C8D" w:rsidR="003D72CF" w:rsidRPr="003D72CF" w:rsidRDefault="003D72CF" w:rsidP="003D72CF">
            <w:pPr>
              <w:pStyle w:val="ListParagraph"/>
              <w:numPr>
                <w:ilvl w:val="0"/>
                <w:numId w:val="3"/>
              </w:numPr>
              <w:spacing w:before="60" w:after="60"/>
              <w:jc w:val="both"/>
              <w:rPr>
                <w:rFonts w:ascii="Calibri Light" w:hAnsi="Calibri Light" w:cs="Calibri Light"/>
                <w:sz w:val="20"/>
                <w:szCs w:val="20"/>
              </w:rPr>
            </w:pPr>
            <w:r>
              <w:rPr>
                <w:rFonts w:ascii="Calibri Light" w:hAnsi="Calibri Light" w:cs="Calibri Light"/>
                <w:sz w:val="20"/>
                <w:szCs w:val="20"/>
              </w:rPr>
              <w:t>D</w:t>
            </w:r>
            <w:r w:rsidRPr="003D72CF">
              <w:rPr>
                <w:rFonts w:ascii="Calibri Light" w:hAnsi="Calibri Light" w:cs="Calibri Light"/>
                <w:sz w:val="20"/>
                <w:szCs w:val="20"/>
              </w:rPr>
              <w:t xml:space="preserve">evelop and integrate comprehensive operational plans into the overall </w:t>
            </w:r>
            <w:r>
              <w:rPr>
                <w:rFonts w:ascii="Calibri Light" w:hAnsi="Calibri Light" w:cs="Calibri Light"/>
                <w:sz w:val="20"/>
                <w:szCs w:val="20"/>
              </w:rPr>
              <w:t>S</w:t>
            </w:r>
            <w:r w:rsidRPr="003D72CF">
              <w:rPr>
                <w:rFonts w:ascii="Calibri Light" w:hAnsi="Calibri Light" w:cs="Calibri Light"/>
                <w:sz w:val="20"/>
                <w:szCs w:val="20"/>
              </w:rPr>
              <w:t xml:space="preserve">trategy. </w:t>
            </w:r>
            <w:r>
              <w:rPr>
                <w:rFonts w:ascii="Calibri Light" w:hAnsi="Calibri Light" w:cs="Calibri Light"/>
                <w:sz w:val="20"/>
                <w:szCs w:val="20"/>
              </w:rPr>
              <w:t>The P</w:t>
            </w:r>
            <w:r w:rsidRPr="003D72CF">
              <w:rPr>
                <w:rFonts w:ascii="Calibri Light" w:hAnsi="Calibri Light" w:cs="Calibri Light"/>
                <w:sz w:val="20"/>
                <w:szCs w:val="20"/>
              </w:rPr>
              <w:t>lans should outline the specific actions, timelines, and resources required to achieve the strategic objectives.</w:t>
            </w:r>
          </w:p>
          <w:p w14:paraId="367B6EB8" w14:textId="77777777" w:rsidR="001469EA" w:rsidRPr="00D220F5" w:rsidRDefault="001469EA" w:rsidP="00785AF6">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0BAE73B" w14:textId="77777777" w:rsidR="00147BBD" w:rsidRDefault="001469EA" w:rsidP="00785AF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442A5774" w14:textId="1AC984E8" w:rsidR="00E363AD" w:rsidRPr="00D03B04" w:rsidRDefault="00E363AD" w:rsidP="00E363AD">
            <w:pPr>
              <w:tabs>
                <w:tab w:val="left" w:pos="1110"/>
              </w:tabs>
              <w:spacing w:before="60" w:after="60"/>
              <w:jc w:val="both"/>
              <w:rPr>
                <w:rFonts w:ascii="Calibri Light" w:hAnsi="Calibri Light" w:cs="Calibri Light"/>
                <w:sz w:val="20"/>
                <w:szCs w:val="20"/>
                <w:lang w:val="fr-FR"/>
              </w:rPr>
            </w:pPr>
            <w:r w:rsidRPr="00D03B04">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Starting</w:t>
            </w:r>
            <w:proofErr w:type="spellEnd"/>
            <w:r w:rsidRPr="00D03B04">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from</w:t>
            </w:r>
            <w:proofErr w:type="spellEnd"/>
            <w:r w:rsidRPr="00D03B04">
              <w:rPr>
                <w:rFonts w:ascii="Calibri Light" w:hAnsi="Calibri Light" w:cs="Calibri Light"/>
                <w:sz w:val="20"/>
                <w:szCs w:val="20"/>
                <w:lang w:val="fr-FR"/>
              </w:rPr>
              <w:t xml:space="preserve"> 1st Jan 2023, actions have been </w:t>
            </w:r>
            <w:proofErr w:type="spellStart"/>
            <w:r w:rsidRPr="00D03B04">
              <w:rPr>
                <w:rFonts w:ascii="Calibri Light" w:hAnsi="Calibri Light" w:cs="Calibri Light"/>
                <w:sz w:val="20"/>
                <w:szCs w:val="20"/>
                <w:lang w:val="fr-FR"/>
              </w:rPr>
              <w:t>taken</w:t>
            </w:r>
            <w:proofErr w:type="spellEnd"/>
            <w:r w:rsidRPr="00D03B04">
              <w:rPr>
                <w:rFonts w:ascii="Calibri Light" w:hAnsi="Calibri Light" w:cs="Calibri Light"/>
                <w:sz w:val="20"/>
                <w:szCs w:val="20"/>
                <w:lang w:val="fr-FR"/>
              </w:rPr>
              <w:t xml:space="preserve">. No </w:t>
            </w:r>
            <w:proofErr w:type="spellStart"/>
            <w:r w:rsidRPr="00D03B04">
              <w:rPr>
                <w:rFonts w:ascii="Calibri Light" w:hAnsi="Calibri Light" w:cs="Calibri Light"/>
                <w:sz w:val="20"/>
                <w:szCs w:val="20"/>
                <w:lang w:val="fr-FR"/>
              </w:rPr>
              <w:t>further</w:t>
            </w:r>
            <w:proofErr w:type="spellEnd"/>
            <w:r w:rsidRPr="00D03B04">
              <w:rPr>
                <w:rFonts w:ascii="Calibri Light" w:hAnsi="Calibri Light" w:cs="Calibri Light"/>
                <w:sz w:val="20"/>
                <w:szCs w:val="20"/>
                <w:lang w:val="fr-FR"/>
              </w:rPr>
              <w:t xml:space="preserve"> action </w:t>
            </w:r>
            <w:proofErr w:type="spellStart"/>
            <w:r w:rsidR="00E653BB">
              <w:rPr>
                <w:rFonts w:ascii="Calibri Light" w:hAnsi="Calibri Light" w:cs="Calibri Light"/>
                <w:sz w:val="20"/>
                <w:szCs w:val="20"/>
                <w:lang w:val="fr-FR"/>
              </w:rPr>
              <w:t>is</w:t>
            </w:r>
            <w:proofErr w:type="spellEnd"/>
            <w:r w:rsidR="00E653BB">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required</w:t>
            </w:r>
            <w:proofErr w:type="spellEnd"/>
            <w:r w:rsidRPr="00D03B04">
              <w:rPr>
                <w:rFonts w:ascii="Calibri Light" w:hAnsi="Calibri Light" w:cs="Calibri Light"/>
                <w:sz w:val="20"/>
                <w:szCs w:val="20"/>
                <w:lang w:val="fr-FR"/>
              </w:rPr>
              <w:t>.</w:t>
            </w:r>
          </w:p>
          <w:p w14:paraId="3CFAFDDE" w14:textId="77777777"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F6E92B" w14:textId="586A735E" w:rsidR="001469EA" w:rsidRPr="00A679EB" w:rsidRDefault="00E363AD" w:rsidP="00E363A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305BE2E6" w14:textId="2F0790C4" w:rsidR="001469EA"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501C67F2" w14:textId="2A0A7EC1" w:rsidR="00773A31" w:rsidRPr="00E363AD" w:rsidRDefault="00E363AD" w:rsidP="00785AF6">
            <w:pPr>
              <w:widowControl w:val="0"/>
              <w:autoSpaceDE w:val="0"/>
              <w:autoSpaceDN w:val="0"/>
              <w:adjustRightInd w:val="0"/>
              <w:spacing w:before="60" w:after="60"/>
              <w:jc w:val="both"/>
              <w:rPr>
                <w:rFonts w:ascii="Calibri Light" w:hAnsi="Calibri Light" w:cs="Calibri Light"/>
                <w:bCs/>
                <w:sz w:val="20"/>
                <w:szCs w:val="20"/>
              </w:rPr>
            </w:pPr>
            <w:r w:rsidRPr="00E363AD">
              <w:rPr>
                <w:rFonts w:ascii="Calibri Light" w:hAnsi="Calibri Light" w:cs="Calibri Light"/>
                <w:bCs/>
                <w:sz w:val="20"/>
                <w:szCs w:val="20"/>
              </w:rPr>
              <w:t>NA</w:t>
            </w:r>
          </w:p>
        </w:tc>
      </w:tr>
      <w:tr w:rsidR="005473D9" w:rsidRPr="0000509E" w14:paraId="5CF9CC0D"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0226935" w14:textId="77777777" w:rsidR="005473D9" w:rsidRPr="002C23FF" w:rsidRDefault="005473D9" w:rsidP="005473D9">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432AD352" w14:textId="250E35AF" w:rsidR="005473D9" w:rsidRPr="002C23FF" w:rsidRDefault="004C4436"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Compliances with Agreement </w:t>
            </w:r>
          </w:p>
        </w:tc>
      </w:tr>
      <w:tr w:rsidR="001469EA" w:rsidRPr="0000509E" w14:paraId="450E456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6160016" w14:textId="432DE937" w:rsidR="001469EA" w:rsidRPr="002343D9" w:rsidRDefault="001469EA" w:rsidP="003239A9">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Pr>
                <w:rFonts w:ascii="Calibri Light" w:hAnsi="Calibri Light" w:cs="Calibri Light"/>
                <w:color w:val="0070C0"/>
                <w:sz w:val="20"/>
                <w:szCs w:val="20"/>
              </w:rPr>
              <w:t>ARIC-11</w:t>
            </w:r>
          </w:p>
        </w:tc>
      </w:tr>
      <w:tr w:rsidR="001469EA" w:rsidRPr="0000509E" w14:paraId="4A096B3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F88579B" w14:textId="77777777"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6EE05A06" w14:textId="3B1FCD2D" w:rsidR="004F274E" w:rsidRPr="00E325B9" w:rsidRDefault="004F274E" w:rsidP="004F274E">
            <w:pPr>
              <w:pStyle w:val="NumberedHeading1"/>
              <w:spacing w:before="120" w:after="120"/>
              <w:jc w:val="both"/>
              <w:rPr>
                <w:rFonts w:ascii="Calibri Light" w:hAnsi="Calibri Light" w:cs="Calibri Light"/>
                <w:spacing w:val="0"/>
                <w:kern w:val="0"/>
                <w:sz w:val="20"/>
                <w:szCs w:val="20"/>
                <w:u w:val="single"/>
              </w:rPr>
            </w:pPr>
            <w:r w:rsidRPr="00E325B9">
              <w:rPr>
                <w:rFonts w:ascii="Calibri Light" w:hAnsi="Calibri Light" w:cs="Calibri Light"/>
                <w:spacing w:val="0"/>
                <w:kern w:val="0"/>
                <w:sz w:val="20"/>
                <w:szCs w:val="20"/>
                <w:u w:val="single"/>
              </w:rPr>
              <w:t>Research projects</w:t>
            </w:r>
          </w:p>
          <w:p w14:paraId="42A18198" w14:textId="181C07DF" w:rsidR="00755765" w:rsidRPr="00755765" w:rsidRDefault="00755765" w:rsidP="00755765">
            <w:pPr>
              <w:pStyle w:val="NumberedHeading1"/>
              <w:spacing w:before="120" w:after="120"/>
              <w:jc w:val="both"/>
              <w:rPr>
                <w:rFonts w:ascii="Calibri Light" w:hAnsi="Calibri Light" w:cs="Calibri Light"/>
                <w:b w:val="0"/>
                <w:spacing w:val="0"/>
                <w:kern w:val="0"/>
                <w:sz w:val="20"/>
                <w:szCs w:val="20"/>
              </w:rPr>
            </w:pPr>
            <w:r w:rsidRPr="00755765">
              <w:rPr>
                <w:rFonts w:ascii="Calibri Light" w:hAnsi="Calibri Light" w:cs="Calibri Light"/>
                <w:b w:val="0"/>
                <w:spacing w:val="0"/>
                <w:kern w:val="0"/>
                <w:sz w:val="20"/>
                <w:szCs w:val="20"/>
              </w:rPr>
              <w:t>According to the terms outlined in Clause "A" - Appendix - 1 of ARIC agreement, the role of the SMB is to "approve each Research Project." Additionally, Section 3.5 states that "Agreement amongst the SMB will be by unanimous vote of all SMB members present at an SMB meeting."</w:t>
            </w:r>
          </w:p>
          <w:p w14:paraId="0D1FD50E" w14:textId="57FE8B6D" w:rsidR="00755765" w:rsidRPr="00755765" w:rsidRDefault="00755765" w:rsidP="00392B4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Our review of the </w:t>
            </w:r>
            <w:r w:rsidRPr="00755765">
              <w:rPr>
                <w:rFonts w:ascii="Calibri Light" w:hAnsi="Calibri Light" w:cs="Calibri Light"/>
                <w:b w:val="0"/>
                <w:spacing w:val="0"/>
                <w:kern w:val="0"/>
                <w:sz w:val="20"/>
                <w:szCs w:val="20"/>
              </w:rPr>
              <w:t xml:space="preserve">SMB Minutes of Meetings and the corresponding </w:t>
            </w:r>
            <w:r w:rsidR="00392B43">
              <w:rPr>
                <w:rFonts w:ascii="Calibri Light" w:hAnsi="Calibri Light" w:cs="Calibri Light"/>
                <w:b w:val="0"/>
                <w:spacing w:val="0"/>
                <w:kern w:val="0"/>
                <w:sz w:val="20"/>
                <w:szCs w:val="20"/>
              </w:rPr>
              <w:t xml:space="preserve">Statement </w:t>
            </w:r>
            <w:r w:rsidRPr="00755765">
              <w:rPr>
                <w:rFonts w:ascii="Calibri Light" w:hAnsi="Calibri Light" w:cs="Calibri Light"/>
                <w:b w:val="0"/>
                <w:spacing w:val="0"/>
                <w:kern w:val="0"/>
                <w:sz w:val="20"/>
                <w:szCs w:val="20"/>
              </w:rPr>
              <w:t>of Work documents</w:t>
            </w:r>
            <w:r>
              <w:rPr>
                <w:rFonts w:ascii="Calibri Light" w:hAnsi="Calibri Light" w:cs="Calibri Light"/>
                <w:b w:val="0"/>
                <w:spacing w:val="0"/>
                <w:kern w:val="0"/>
                <w:sz w:val="20"/>
                <w:szCs w:val="20"/>
              </w:rPr>
              <w:t xml:space="preserve"> showed the lack </w:t>
            </w:r>
            <w:r w:rsidRPr="00755765">
              <w:rPr>
                <w:rFonts w:ascii="Calibri Light" w:hAnsi="Calibri Light" w:cs="Calibri Light"/>
                <w:b w:val="0"/>
                <w:spacing w:val="0"/>
                <w:kern w:val="0"/>
                <w:sz w:val="20"/>
                <w:szCs w:val="20"/>
              </w:rPr>
              <w:t xml:space="preserve">of documented unanimous approval by the SMB for the </w:t>
            </w:r>
            <w:r>
              <w:rPr>
                <w:rFonts w:ascii="Calibri Light" w:hAnsi="Calibri Light" w:cs="Calibri Light"/>
                <w:b w:val="0"/>
                <w:spacing w:val="0"/>
                <w:kern w:val="0"/>
                <w:sz w:val="20"/>
                <w:szCs w:val="20"/>
              </w:rPr>
              <w:t>5</w:t>
            </w:r>
            <w:r w:rsidRPr="00755765">
              <w:rPr>
                <w:rFonts w:ascii="Calibri Light" w:hAnsi="Calibri Light" w:cs="Calibri Light"/>
                <w:b w:val="0"/>
                <w:spacing w:val="0"/>
                <w:kern w:val="0"/>
                <w:sz w:val="20"/>
                <w:szCs w:val="20"/>
              </w:rPr>
              <w:t xml:space="preserve"> projects carried out in 2022.</w:t>
            </w:r>
          </w:p>
          <w:tbl>
            <w:tblPr>
              <w:tblStyle w:val="TableGrid"/>
              <w:tblW w:w="9250" w:type="dxa"/>
              <w:tblInd w:w="256" w:type="dxa"/>
              <w:tblLook w:val="04A0" w:firstRow="1" w:lastRow="0" w:firstColumn="1" w:lastColumn="0" w:noHBand="0" w:noVBand="1"/>
            </w:tblPr>
            <w:tblGrid>
              <w:gridCol w:w="826"/>
              <w:gridCol w:w="3331"/>
              <w:gridCol w:w="5093"/>
            </w:tblGrid>
            <w:tr w:rsidR="007B56AB" w:rsidRPr="008A1F2E" w14:paraId="0814A5B3" w14:textId="77777777" w:rsidTr="00751FA9">
              <w:tc>
                <w:tcPr>
                  <w:tcW w:w="826" w:type="dxa"/>
                  <w:shd w:val="clear" w:color="auto" w:fill="0057B8"/>
                </w:tcPr>
                <w:p w14:paraId="506227C5"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Sr No</w:t>
                  </w:r>
                </w:p>
              </w:tc>
              <w:tc>
                <w:tcPr>
                  <w:tcW w:w="3331" w:type="dxa"/>
                  <w:shd w:val="clear" w:color="auto" w:fill="0057B8"/>
                </w:tcPr>
                <w:p w14:paraId="609C9F89"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73A124FB"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7B56AB" w:rsidRPr="008A1F2E" w14:paraId="2BC1082A" w14:textId="77777777" w:rsidTr="00751FA9">
              <w:tc>
                <w:tcPr>
                  <w:tcW w:w="826" w:type="dxa"/>
                </w:tcPr>
                <w:p w14:paraId="1B2588E4"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0A014389"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6D8894CA"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3988027" w14:textId="77777777" w:rsidTr="00751FA9">
              <w:tc>
                <w:tcPr>
                  <w:tcW w:w="826" w:type="dxa"/>
                </w:tcPr>
                <w:p w14:paraId="2762F39F"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1A28F5BA"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3067A7AE"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02C94D9B" w14:textId="77777777" w:rsidTr="00751FA9">
              <w:tc>
                <w:tcPr>
                  <w:tcW w:w="826" w:type="dxa"/>
                </w:tcPr>
                <w:p w14:paraId="5C7905A6" w14:textId="77777777" w:rsidR="007B56AB"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9DA94F6"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41916B2C"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7B56AB" w:rsidRPr="008A1F2E" w14:paraId="18855B43" w14:textId="77777777" w:rsidTr="00751FA9">
              <w:tc>
                <w:tcPr>
                  <w:tcW w:w="826" w:type="dxa"/>
                </w:tcPr>
                <w:p w14:paraId="7FB2E5E2" w14:textId="77777777" w:rsidR="007B56AB"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0D2A0040"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 xml:space="preserve">Graphene Based sensors for composite </w:t>
                  </w:r>
                  <w:r>
                    <w:rPr>
                      <w:rFonts w:ascii="Calibri Light" w:hAnsi="Calibri Light" w:cs="Calibri Light"/>
                      <w:bCs/>
                      <w:sz w:val="18"/>
                      <w:szCs w:val="18"/>
                    </w:rPr>
                    <w:lastRenderedPageBreak/>
                    <w:t>monitoring</w:t>
                  </w:r>
                </w:p>
              </w:tc>
              <w:tc>
                <w:tcPr>
                  <w:tcW w:w="5093" w:type="dxa"/>
                </w:tcPr>
                <w:p w14:paraId="1F584615"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lastRenderedPageBreak/>
                    <w:t>In Progress</w:t>
                  </w:r>
                </w:p>
              </w:tc>
            </w:tr>
            <w:tr w:rsidR="007B56AB" w:rsidRPr="008A1F2E" w14:paraId="34A18714" w14:textId="77777777" w:rsidTr="00751FA9">
              <w:tc>
                <w:tcPr>
                  <w:tcW w:w="826" w:type="dxa"/>
                </w:tcPr>
                <w:p w14:paraId="4F0AE5B1" w14:textId="77777777" w:rsidR="007B56AB"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701A94A9"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46C5FDAC" w14:textId="77777777" w:rsidR="007B56AB" w:rsidRPr="008A1F2E" w:rsidRDefault="007B56AB"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7B56AB" w:rsidRPr="008A1F2E" w14:paraId="12B83D53" w14:textId="77777777" w:rsidTr="00751FA9">
              <w:tc>
                <w:tcPr>
                  <w:tcW w:w="9250" w:type="dxa"/>
                  <w:gridSpan w:val="3"/>
                </w:tcPr>
                <w:p w14:paraId="33C7CAB4" w14:textId="656C3317" w:rsidR="007B56AB" w:rsidRPr="008A1F2E" w:rsidRDefault="007B56AB" w:rsidP="00105379">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*Source : List of research projects in 2022</w:t>
                  </w:r>
                </w:p>
              </w:tc>
            </w:tr>
          </w:tbl>
          <w:p w14:paraId="4ABD9E35" w14:textId="2FF21A73" w:rsidR="002B7471" w:rsidRPr="002B7471" w:rsidRDefault="002B7471" w:rsidP="0094541A">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Further</w:t>
            </w:r>
            <w:r w:rsidRPr="002B7471">
              <w:rPr>
                <w:rFonts w:ascii="Calibri Light" w:hAnsi="Calibri Light" w:cs="Calibri Light"/>
                <w:b w:val="0"/>
                <w:spacing w:val="0"/>
                <w:kern w:val="0"/>
                <w:sz w:val="20"/>
                <w:szCs w:val="20"/>
              </w:rPr>
              <w:t xml:space="preserve">, it was observed that the (SoW) for the </w:t>
            </w:r>
            <w:r w:rsidR="0094541A">
              <w:rPr>
                <w:rFonts w:ascii="Calibri Light" w:hAnsi="Calibri Light" w:cs="Calibri Light"/>
                <w:b w:val="0"/>
                <w:spacing w:val="0"/>
                <w:kern w:val="0"/>
                <w:sz w:val="20"/>
                <w:szCs w:val="20"/>
              </w:rPr>
              <w:t xml:space="preserve">5 </w:t>
            </w:r>
            <w:r w:rsidRPr="002B7471">
              <w:rPr>
                <w:rFonts w:ascii="Calibri Light" w:hAnsi="Calibri Light" w:cs="Calibri Light"/>
                <w:b w:val="0"/>
                <w:spacing w:val="0"/>
                <w:kern w:val="0"/>
                <w:sz w:val="20"/>
                <w:szCs w:val="20"/>
              </w:rPr>
              <w:t>research projects was not signed by the Principal Investigator, Co-principal Investigator, Project Lead, or any SMB member (AHC).</w:t>
            </w:r>
          </w:p>
          <w:p w14:paraId="0088FB19" w14:textId="755DC673" w:rsidR="004F274E" w:rsidRPr="00BD39F9" w:rsidRDefault="004F274E" w:rsidP="004F274E">
            <w:pPr>
              <w:tabs>
                <w:tab w:val="left" w:pos="1110"/>
              </w:tabs>
              <w:spacing w:before="60" w:after="60"/>
              <w:jc w:val="both"/>
              <w:rPr>
                <w:rFonts w:ascii="Calibri Light" w:hAnsi="Calibri Light" w:cs="Calibri Light"/>
                <w:b/>
                <w:sz w:val="20"/>
                <w:szCs w:val="20"/>
                <w:u w:val="single"/>
              </w:rPr>
            </w:pPr>
            <w:r w:rsidRPr="00BD39F9">
              <w:rPr>
                <w:rFonts w:ascii="Calibri Light" w:hAnsi="Calibri Light" w:cs="Calibri Light"/>
                <w:b/>
                <w:sz w:val="20"/>
                <w:szCs w:val="20"/>
                <w:u w:val="single"/>
              </w:rPr>
              <w:t>Minutes of Meeting</w:t>
            </w:r>
          </w:p>
          <w:p w14:paraId="265CC1D0" w14:textId="254C690A" w:rsidR="0094541A" w:rsidRPr="00E256B0" w:rsidRDefault="0094541A" w:rsidP="00E256B0">
            <w:pPr>
              <w:tabs>
                <w:tab w:val="left" w:pos="1110"/>
              </w:tabs>
              <w:spacing w:before="60" w:after="60"/>
              <w:jc w:val="both"/>
              <w:rPr>
                <w:rFonts w:ascii="Calibri Light" w:hAnsi="Calibri Light" w:cs="Calibri Light"/>
                <w:sz w:val="20"/>
                <w:szCs w:val="20"/>
              </w:rPr>
            </w:pPr>
            <w:r w:rsidRPr="00E256B0">
              <w:rPr>
                <w:rFonts w:ascii="Calibri Light" w:hAnsi="Calibri Light" w:cs="Calibri Light"/>
                <w:sz w:val="20"/>
                <w:szCs w:val="20"/>
              </w:rPr>
              <w:t xml:space="preserve">It was observed that in 1 of 4 meetings held in 2022 (April 2022), the Minutes of Meeting (MoM) was not signed by one of the members of the </w:t>
            </w:r>
            <w:r w:rsidR="00F8792E">
              <w:rPr>
                <w:rFonts w:ascii="Calibri Light" w:hAnsi="Calibri Light" w:cs="Calibri Light"/>
                <w:sz w:val="20"/>
                <w:szCs w:val="20"/>
              </w:rPr>
              <w:t>SMB.</w:t>
            </w:r>
          </w:p>
          <w:p w14:paraId="6ED97FF9" w14:textId="02F4A0CE" w:rsidR="007C2F0D" w:rsidRPr="00F74CAF" w:rsidRDefault="007C2F0D" w:rsidP="00392B43">
            <w:pPr>
              <w:pStyle w:val="NumberedHeading1"/>
              <w:spacing w:before="120" w:after="120"/>
              <w:jc w:val="both"/>
              <w:rPr>
                <w:rFonts w:ascii="Calibri Light" w:hAnsi="Calibri Light" w:cs="Calibri Light"/>
                <w:spacing w:val="0"/>
                <w:kern w:val="0"/>
                <w:sz w:val="20"/>
                <w:szCs w:val="20"/>
                <w:u w:val="single"/>
              </w:rPr>
            </w:pPr>
            <w:r w:rsidRPr="00F74CAF">
              <w:rPr>
                <w:rFonts w:ascii="Calibri Light" w:hAnsi="Calibri Light" w:cs="Calibri Light"/>
                <w:spacing w:val="0"/>
                <w:kern w:val="0"/>
                <w:sz w:val="20"/>
                <w:szCs w:val="20"/>
                <w:u w:val="single"/>
              </w:rPr>
              <w:t xml:space="preserve">Funds </w:t>
            </w:r>
            <w:r w:rsidR="00392B43">
              <w:rPr>
                <w:rFonts w:ascii="Calibri Light" w:hAnsi="Calibri Light" w:cs="Calibri Light"/>
                <w:spacing w:val="0"/>
                <w:kern w:val="0"/>
                <w:sz w:val="20"/>
                <w:szCs w:val="20"/>
                <w:u w:val="single"/>
              </w:rPr>
              <w:t>D</w:t>
            </w:r>
            <w:r w:rsidRPr="00F74CAF">
              <w:rPr>
                <w:rFonts w:ascii="Calibri Light" w:hAnsi="Calibri Light" w:cs="Calibri Light"/>
                <w:spacing w:val="0"/>
                <w:kern w:val="0"/>
                <w:sz w:val="20"/>
                <w:szCs w:val="20"/>
                <w:u w:val="single"/>
              </w:rPr>
              <w:t xml:space="preserve">isbursement </w:t>
            </w:r>
            <w:r w:rsidR="00392B43">
              <w:rPr>
                <w:rFonts w:ascii="Calibri Light" w:hAnsi="Calibri Light" w:cs="Calibri Light"/>
                <w:spacing w:val="0"/>
                <w:kern w:val="0"/>
                <w:sz w:val="20"/>
                <w:szCs w:val="20"/>
                <w:u w:val="single"/>
              </w:rPr>
              <w:t>P</w:t>
            </w:r>
            <w:r w:rsidRPr="00F74CAF">
              <w:rPr>
                <w:rFonts w:ascii="Calibri Light" w:hAnsi="Calibri Light" w:cs="Calibri Light"/>
                <w:spacing w:val="0"/>
                <w:kern w:val="0"/>
                <w:sz w:val="20"/>
                <w:szCs w:val="20"/>
                <w:u w:val="single"/>
              </w:rPr>
              <w:t>rocess</w:t>
            </w:r>
          </w:p>
          <w:p w14:paraId="290F5697" w14:textId="77777777" w:rsidR="007C2F0D" w:rsidRDefault="007C2F0D" w:rsidP="007C2F0D">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As per Section 4.7, “ If the SMB unanimously approves the draw-down of Center Funds, the SMB shall minute the following:</w:t>
            </w:r>
          </w:p>
          <w:p w14:paraId="4C799E52"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The amount to be drawn down (Drawn Amount) and </w:t>
            </w:r>
          </w:p>
          <w:p w14:paraId="70BB83DB" w14:textId="77777777" w:rsidR="007C2F0D" w:rsidRDefault="007C2F0D" w:rsidP="007C2F0D">
            <w:pPr>
              <w:pStyle w:val="NumberedHeading1"/>
              <w:numPr>
                <w:ilvl w:val="0"/>
                <w:numId w:val="14"/>
              </w:numPr>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A description of the purpose for which the Drawn Amount is to be used.</w:t>
            </w:r>
          </w:p>
          <w:p w14:paraId="6428ED5A" w14:textId="175210F7" w:rsidR="0094541A" w:rsidRPr="0094541A" w:rsidRDefault="0094541A" w:rsidP="00E256B0">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 xml:space="preserve">According to Clause "G" - Appendix - 1 of ARIC agreement, the role of the SMB is to "agree on the appropriate process to manage and disperse funds." However, it was </w:t>
            </w:r>
            <w:r>
              <w:rPr>
                <w:rFonts w:ascii="Calibri Light" w:hAnsi="Calibri Light" w:cs="Calibri Light"/>
                <w:b w:val="0"/>
                <w:spacing w:val="0"/>
                <w:kern w:val="0"/>
                <w:sz w:val="20"/>
                <w:szCs w:val="20"/>
              </w:rPr>
              <w:t xml:space="preserve">observed </w:t>
            </w:r>
            <w:r w:rsidRPr="0094541A">
              <w:rPr>
                <w:rFonts w:ascii="Calibri Light" w:hAnsi="Calibri Light" w:cs="Calibri Light"/>
                <w:b w:val="0"/>
                <w:spacing w:val="0"/>
                <w:kern w:val="0"/>
                <w:sz w:val="20"/>
                <w:szCs w:val="20"/>
              </w:rPr>
              <w:t>that no documented process has been established to govern the disbursement of funds for ARIC. Additionally, there was no recorded approval in the meeting minutes for the drawdown of funds.</w:t>
            </w:r>
          </w:p>
          <w:p w14:paraId="0D438D68" w14:textId="07D613AC" w:rsidR="0094541A" w:rsidRPr="0094541A" w:rsidRDefault="0094541A" w:rsidP="0094541A">
            <w:pPr>
              <w:pStyle w:val="NumberedHeading1"/>
              <w:spacing w:before="120" w:after="120"/>
              <w:jc w:val="both"/>
              <w:rPr>
                <w:rFonts w:ascii="Calibri Light" w:hAnsi="Calibri Light" w:cs="Calibri Light"/>
                <w:b w:val="0"/>
                <w:spacing w:val="0"/>
                <w:kern w:val="0"/>
                <w:sz w:val="20"/>
                <w:szCs w:val="20"/>
              </w:rPr>
            </w:pPr>
            <w:r w:rsidRPr="0094541A">
              <w:rPr>
                <w:rFonts w:ascii="Calibri Light" w:hAnsi="Calibri Light" w:cs="Calibri Light"/>
                <w:b w:val="0"/>
                <w:spacing w:val="0"/>
                <w:kern w:val="0"/>
                <w:sz w:val="20"/>
                <w:szCs w:val="20"/>
              </w:rPr>
              <w:t>Furthermore, during SMB meetings, only the budget</w:t>
            </w:r>
            <w:r w:rsidR="00FF69F5">
              <w:rPr>
                <w:rFonts w:ascii="Calibri Light" w:hAnsi="Calibri Light" w:cs="Calibri Light"/>
                <w:b w:val="0"/>
                <w:spacing w:val="0"/>
                <w:kern w:val="0"/>
                <w:sz w:val="20"/>
                <w:szCs w:val="20"/>
              </w:rPr>
              <w:t xml:space="preserve"> versus actuals or </w:t>
            </w:r>
            <w:r w:rsidRPr="0094541A">
              <w:rPr>
                <w:rFonts w:ascii="Calibri Light" w:hAnsi="Calibri Light" w:cs="Calibri Light"/>
                <w:b w:val="0"/>
                <w:spacing w:val="0"/>
                <w:kern w:val="0"/>
                <w:sz w:val="20"/>
                <w:szCs w:val="20"/>
              </w:rPr>
              <w:t>net fund position balance was presented, and the specific amount of funds to be drawn down</w:t>
            </w:r>
            <w:r w:rsidR="00675D96">
              <w:rPr>
                <w:rFonts w:ascii="Calibri Light" w:hAnsi="Calibri Light" w:cs="Calibri Light"/>
                <w:b w:val="0"/>
                <w:spacing w:val="0"/>
                <w:kern w:val="0"/>
                <w:sz w:val="20"/>
                <w:szCs w:val="20"/>
              </w:rPr>
              <w:t xml:space="preserve"> and its purpose</w:t>
            </w:r>
            <w:r w:rsidRPr="0094541A">
              <w:rPr>
                <w:rFonts w:ascii="Calibri Light" w:hAnsi="Calibri Light" w:cs="Calibri Light"/>
                <w:b w:val="0"/>
                <w:spacing w:val="0"/>
                <w:kern w:val="0"/>
                <w:sz w:val="20"/>
                <w:szCs w:val="20"/>
              </w:rPr>
              <w:t xml:space="preserve"> was not documented.</w:t>
            </w:r>
          </w:p>
          <w:p w14:paraId="4E435DC9" w14:textId="0B11B13F" w:rsidR="001469EA" w:rsidRDefault="001469EA" w:rsidP="00785AF6">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3DDB440A" w14:textId="220E34EA" w:rsidR="002937EA" w:rsidRPr="000C5648" w:rsidRDefault="003F6782" w:rsidP="003F6782">
            <w:pPr>
              <w:pStyle w:val="ListParagraph"/>
              <w:numPr>
                <w:ilvl w:val="0"/>
                <w:numId w:val="11"/>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obtaining the SMB approvals for all </w:t>
            </w:r>
            <w:r w:rsidR="00960E11">
              <w:rPr>
                <w:rFonts w:ascii="Calibri Light" w:hAnsi="Calibri Light" w:cs="Calibri Light"/>
                <w:sz w:val="20"/>
                <w:szCs w:val="20"/>
              </w:rPr>
              <w:t>research</w:t>
            </w:r>
            <w:r>
              <w:rPr>
                <w:rFonts w:ascii="Calibri Light" w:hAnsi="Calibri Light" w:cs="Calibri Light"/>
                <w:sz w:val="20"/>
                <w:szCs w:val="20"/>
              </w:rPr>
              <w:t xml:space="preserve"> projects. </w:t>
            </w:r>
          </w:p>
          <w:p w14:paraId="630A1B10" w14:textId="623E6C2E" w:rsidR="002937EA" w:rsidRDefault="008C19A2" w:rsidP="00E256B0">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Establish a documented process that outlines the appropriate procedures for managing and disbursing funds within ARIC. This process should detail the steps, criteria, and approval mechanisms required for the disbursement of funds. Ensure that the process aligns with the guidelines stated in Clause "G" of the ARIC agreement.</w:t>
            </w:r>
          </w:p>
          <w:p w14:paraId="0BE74504" w14:textId="56EFAEE7" w:rsidR="008C19A2" w:rsidRPr="008C19A2" w:rsidRDefault="008C19A2" w:rsidP="008C19A2">
            <w:pPr>
              <w:pStyle w:val="ListParagraph"/>
              <w:numPr>
                <w:ilvl w:val="0"/>
                <w:numId w:val="11"/>
              </w:numPr>
              <w:spacing w:before="60" w:after="60"/>
              <w:jc w:val="both"/>
              <w:rPr>
                <w:rFonts w:ascii="Calibri Light" w:hAnsi="Calibri Light" w:cs="Calibri Light"/>
                <w:sz w:val="20"/>
                <w:szCs w:val="20"/>
              </w:rPr>
            </w:pPr>
            <w:r w:rsidRPr="008C19A2">
              <w:rPr>
                <w:rFonts w:ascii="Calibri Light" w:hAnsi="Calibri Light" w:cs="Calibri Light"/>
                <w:sz w:val="20"/>
                <w:szCs w:val="20"/>
              </w:rPr>
              <w:t>Ensure the Minutes of Meetings (</w:t>
            </w:r>
            <w:proofErr w:type="spellStart"/>
            <w:r w:rsidRPr="008C19A2">
              <w:rPr>
                <w:rFonts w:ascii="Calibri Light" w:hAnsi="Calibri Light" w:cs="Calibri Light"/>
                <w:sz w:val="20"/>
                <w:szCs w:val="20"/>
              </w:rPr>
              <w:t>MoMs</w:t>
            </w:r>
            <w:proofErr w:type="spellEnd"/>
            <w:r w:rsidRPr="008C19A2">
              <w:rPr>
                <w:rFonts w:ascii="Calibri Light" w:hAnsi="Calibri Light" w:cs="Calibri Light"/>
                <w:sz w:val="20"/>
                <w:szCs w:val="20"/>
              </w:rPr>
              <w:t xml:space="preserve">) are consistently signed by all members of the </w:t>
            </w:r>
            <w:r>
              <w:rPr>
                <w:rFonts w:ascii="Calibri Light" w:hAnsi="Calibri Light" w:cs="Calibri Light"/>
                <w:sz w:val="20"/>
                <w:szCs w:val="20"/>
              </w:rPr>
              <w:t xml:space="preserve">SMB </w:t>
            </w:r>
            <w:r w:rsidRPr="008C19A2">
              <w:rPr>
                <w:rFonts w:ascii="Calibri Light" w:hAnsi="Calibri Light" w:cs="Calibri Light"/>
                <w:sz w:val="20"/>
                <w:szCs w:val="20"/>
              </w:rPr>
              <w:t>who have attended the respective meetings.</w:t>
            </w:r>
          </w:p>
          <w:p w14:paraId="7A81CCAC" w14:textId="5EBE7E74" w:rsidR="001469EA" w:rsidRPr="00D220F5" w:rsidRDefault="001469EA" w:rsidP="005473D9">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6ABFEBD1" w14:textId="77777777" w:rsidR="00147BBD" w:rsidRDefault="001469EA" w:rsidP="00E97F90">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927C8AD" w14:textId="77777777" w:rsidR="00E653BB" w:rsidRPr="00D03B04" w:rsidRDefault="00E653BB" w:rsidP="00E653BB">
            <w:pPr>
              <w:tabs>
                <w:tab w:val="left" w:pos="1110"/>
              </w:tabs>
              <w:spacing w:before="60" w:after="60"/>
              <w:jc w:val="both"/>
              <w:rPr>
                <w:rFonts w:ascii="Calibri Light" w:hAnsi="Calibri Light" w:cs="Calibri Light"/>
                <w:sz w:val="20"/>
                <w:szCs w:val="20"/>
                <w:lang w:val="fr-FR"/>
              </w:rPr>
            </w:pPr>
            <w:proofErr w:type="spellStart"/>
            <w:r w:rsidRPr="00D03B04">
              <w:rPr>
                <w:rFonts w:ascii="Calibri Light" w:hAnsi="Calibri Light" w:cs="Calibri Light"/>
                <w:sz w:val="20"/>
                <w:szCs w:val="20"/>
                <w:lang w:val="fr-FR"/>
              </w:rPr>
              <w:t>Starting</w:t>
            </w:r>
            <w:proofErr w:type="spellEnd"/>
            <w:r w:rsidRPr="00D03B04">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from</w:t>
            </w:r>
            <w:proofErr w:type="spellEnd"/>
            <w:r w:rsidRPr="00D03B04">
              <w:rPr>
                <w:rFonts w:ascii="Calibri Light" w:hAnsi="Calibri Light" w:cs="Calibri Light"/>
                <w:sz w:val="20"/>
                <w:szCs w:val="20"/>
                <w:lang w:val="fr-FR"/>
              </w:rPr>
              <w:t xml:space="preserve"> 1st Jan 2023, actions have been </w:t>
            </w:r>
            <w:proofErr w:type="spellStart"/>
            <w:r w:rsidRPr="00D03B04">
              <w:rPr>
                <w:rFonts w:ascii="Calibri Light" w:hAnsi="Calibri Light" w:cs="Calibri Light"/>
                <w:sz w:val="20"/>
                <w:szCs w:val="20"/>
                <w:lang w:val="fr-FR"/>
              </w:rPr>
              <w:t>taken</w:t>
            </w:r>
            <w:proofErr w:type="spellEnd"/>
            <w:r w:rsidRPr="00D03B04">
              <w:rPr>
                <w:rFonts w:ascii="Calibri Light" w:hAnsi="Calibri Light" w:cs="Calibri Light"/>
                <w:sz w:val="20"/>
                <w:szCs w:val="20"/>
                <w:lang w:val="fr-FR"/>
              </w:rPr>
              <w:t xml:space="preserve">. No </w:t>
            </w:r>
            <w:proofErr w:type="spellStart"/>
            <w:r w:rsidRPr="00D03B04">
              <w:rPr>
                <w:rFonts w:ascii="Calibri Light" w:hAnsi="Calibri Light" w:cs="Calibri Light"/>
                <w:sz w:val="20"/>
                <w:szCs w:val="20"/>
                <w:lang w:val="fr-FR"/>
              </w:rPr>
              <w:t>further</w:t>
            </w:r>
            <w:proofErr w:type="spellEnd"/>
            <w:r w:rsidRPr="00D03B04">
              <w:rPr>
                <w:rFonts w:ascii="Calibri Light" w:hAnsi="Calibri Light" w:cs="Calibri Light"/>
                <w:sz w:val="20"/>
                <w:szCs w:val="20"/>
                <w:lang w:val="fr-FR"/>
              </w:rPr>
              <w:t xml:space="preserve"> action </w:t>
            </w:r>
            <w:proofErr w:type="spellStart"/>
            <w:r>
              <w:rPr>
                <w:rFonts w:ascii="Calibri Light" w:hAnsi="Calibri Light" w:cs="Calibri Light"/>
                <w:sz w:val="20"/>
                <w:szCs w:val="20"/>
                <w:lang w:val="fr-FR"/>
              </w:rPr>
              <w:t>is</w:t>
            </w:r>
            <w:proofErr w:type="spellEnd"/>
            <w:r>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required</w:t>
            </w:r>
            <w:proofErr w:type="spellEnd"/>
            <w:r w:rsidRPr="00D03B04">
              <w:rPr>
                <w:rFonts w:ascii="Calibri Light" w:hAnsi="Calibri Light" w:cs="Calibri Light"/>
                <w:sz w:val="20"/>
                <w:szCs w:val="20"/>
                <w:lang w:val="fr-FR"/>
              </w:rPr>
              <w:t>.</w:t>
            </w:r>
          </w:p>
          <w:p w14:paraId="7C5DB0D5" w14:textId="77777777" w:rsidR="00191D7E" w:rsidRPr="00E653BB" w:rsidRDefault="00191D7E" w:rsidP="00785AF6">
            <w:pPr>
              <w:tabs>
                <w:tab w:val="left" w:pos="1110"/>
              </w:tabs>
              <w:spacing w:before="60" w:after="60"/>
              <w:jc w:val="both"/>
              <w:rPr>
                <w:rFonts w:ascii="Calibri Light" w:hAnsi="Calibri Light" w:cs="Calibri Light"/>
                <w:b/>
                <w:sz w:val="20"/>
                <w:szCs w:val="20"/>
                <w:lang w:val="fr-FR"/>
              </w:rPr>
            </w:pPr>
          </w:p>
          <w:p w14:paraId="2FC20837" w14:textId="11CCE444"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C994ED4" w14:textId="66FEDD15" w:rsidR="001469EA" w:rsidRPr="00A679EB" w:rsidRDefault="00E363AD" w:rsidP="00E363A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4E026650" w14:textId="321BF31E" w:rsidR="00147BBD" w:rsidRDefault="001469EA" w:rsidP="00785AF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2BC39FD" w14:textId="432422B2" w:rsidR="001469EA" w:rsidRPr="00147BBD" w:rsidRDefault="00E363AD" w:rsidP="00147BBD">
            <w:pPr>
              <w:tabs>
                <w:tab w:val="left" w:pos="1110"/>
              </w:tabs>
              <w:spacing w:before="60" w:after="60"/>
              <w:jc w:val="both"/>
              <w:rPr>
                <w:rFonts w:ascii="Calibri Light" w:hAnsi="Calibri Light" w:cs="Calibri Light"/>
                <w:bCs/>
                <w:sz w:val="20"/>
                <w:szCs w:val="20"/>
              </w:rPr>
            </w:pPr>
            <w:r>
              <w:rPr>
                <w:rFonts w:ascii="Calibri Light" w:hAnsi="Calibri Light" w:cs="Calibri Light"/>
                <w:bCs/>
                <w:sz w:val="20"/>
                <w:szCs w:val="20"/>
              </w:rPr>
              <w:t>NA</w:t>
            </w:r>
          </w:p>
        </w:tc>
      </w:tr>
      <w:tr w:rsidR="001469EA" w:rsidRPr="0000509E" w14:paraId="3F4E9CA7"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5E4DC46" w14:textId="0C3DDA95" w:rsidR="001469EA" w:rsidRPr="002C23FF" w:rsidRDefault="003F34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57E31FFA" w14:textId="649ED8C4" w:rsidR="001469EA" w:rsidRPr="002343D9" w:rsidRDefault="00AB4812"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Research Projects</w:t>
            </w:r>
            <w:r w:rsidR="00EE5276">
              <w:rPr>
                <w:rFonts w:ascii="Calibri Light" w:hAnsi="Calibri Light" w:cs="Calibri Light"/>
                <w:b/>
                <w:bCs/>
                <w:color w:val="FFFFFF" w:themeColor="background1"/>
                <w:sz w:val="20"/>
                <w:szCs w:val="20"/>
              </w:rPr>
              <w:t xml:space="preserve"> </w:t>
            </w:r>
          </w:p>
        </w:tc>
      </w:tr>
      <w:tr w:rsidR="00EE5276" w:rsidRPr="0000509E" w14:paraId="36A2E472"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5DC7C8C" w14:textId="74D2A2F2" w:rsidR="00EE5276" w:rsidRPr="002343D9" w:rsidRDefault="00EE5276" w:rsidP="00845947">
            <w:pPr>
              <w:tabs>
                <w:tab w:val="left" w:pos="1110"/>
              </w:tabs>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845947" w:rsidRPr="008459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w:t>
            </w:r>
            <w:r w:rsidR="00845947">
              <w:rPr>
                <w:rFonts w:ascii="Calibri Light" w:hAnsi="Calibri Light" w:cs="Calibri Light"/>
                <w:color w:val="0070C0"/>
                <w:sz w:val="20"/>
                <w:szCs w:val="20"/>
              </w:rPr>
              <w:t>05</w:t>
            </w:r>
          </w:p>
        </w:tc>
      </w:tr>
      <w:tr w:rsidR="00EE5276" w:rsidRPr="0000509E" w14:paraId="7F573593"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42D81C9E" w14:textId="77777777" w:rsidR="00D4260E" w:rsidRDefault="00EE5276" w:rsidP="00B86809">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15532A34" w14:textId="48E98D22" w:rsidR="00B86809" w:rsidRPr="000676C1" w:rsidRDefault="009A622F" w:rsidP="00B86809">
            <w:pPr>
              <w:pStyle w:val="NumberedHeading1"/>
              <w:spacing w:before="120" w:after="120"/>
              <w:jc w:val="both"/>
              <w:rPr>
                <w:rFonts w:ascii="Calibri Light" w:hAnsi="Calibri Light" w:cs="Calibri Light"/>
                <w:color w:val="0057B8"/>
                <w:sz w:val="24"/>
                <w:szCs w:val="24"/>
                <w:u w:val="single"/>
              </w:rPr>
            </w:pPr>
            <w:r w:rsidRPr="000676C1">
              <w:rPr>
                <w:rFonts w:ascii="Calibri Light" w:hAnsi="Calibri Light" w:cs="Calibri Light"/>
                <w:spacing w:val="0"/>
                <w:kern w:val="0"/>
                <w:sz w:val="20"/>
                <w:szCs w:val="20"/>
                <w:u w:val="single"/>
              </w:rPr>
              <w:t>Inclusion of costing of participating individuals</w:t>
            </w:r>
          </w:p>
          <w:p w14:paraId="281023A0" w14:textId="77777777" w:rsidR="009A622F" w:rsidRDefault="00B86809" w:rsidP="00773A31">
            <w:pPr>
              <w:pStyle w:val="NumberedHeading1"/>
              <w:spacing w:before="120" w:after="120"/>
              <w:jc w:val="both"/>
              <w:rPr>
                <w:rFonts w:ascii="Calibri Light" w:hAnsi="Calibri Light" w:cs="Calibri Light"/>
                <w:b w:val="0"/>
                <w:spacing w:val="0"/>
                <w:kern w:val="0"/>
                <w:sz w:val="20"/>
                <w:szCs w:val="20"/>
              </w:rPr>
            </w:pPr>
            <w:r w:rsidRPr="007D41BC">
              <w:rPr>
                <w:rFonts w:ascii="Calibri Light" w:hAnsi="Calibri Light" w:cs="Calibri Light"/>
                <w:b w:val="0"/>
                <w:spacing w:val="0"/>
                <w:kern w:val="0"/>
                <w:sz w:val="20"/>
                <w:szCs w:val="20"/>
              </w:rPr>
              <w:t>As per Section 3.16, “costs of participating individuals shall be included in the annual budgeting cycle to be approved by the SMB” and such costs “shall be treated as part of the operating cost of the Center, and not as in kind contribution by either Party”.</w:t>
            </w:r>
            <w:r>
              <w:rPr>
                <w:rFonts w:ascii="Calibri Light" w:hAnsi="Calibri Light" w:cs="Calibri Light"/>
                <w:b w:val="0"/>
                <w:spacing w:val="0"/>
                <w:kern w:val="0"/>
                <w:sz w:val="20"/>
                <w:szCs w:val="20"/>
              </w:rPr>
              <w:t xml:space="preserve"> </w:t>
            </w:r>
          </w:p>
          <w:p w14:paraId="36E374C6" w14:textId="40F4BD80" w:rsidR="003C5DCE" w:rsidRDefault="003C5DCE" w:rsidP="006C6A07">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It was noted that </w:t>
            </w:r>
            <w:r w:rsidR="006C6A07">
              <w:rPr>
                <w:rFonts w:ascii="Calibri Light" w:hAnsi="Calibri Light" w:cs="Calibri Light"/>
                <w:b w:val="0"/>
                <w:spacing w:val="0"/>
                <w:kern w:val="0"/>
                <w:sz w:val="20"/>
                <w:szCs w:val="20"/>
              </w:rPr>
              <w:t xml:space="preserve">the </w:t>
            </w:r>
            <w:r>
              <w:rPr>
                <w:rFonts w:ascii="Calibri Light" w:hAnsi="Calibri Light" w:cs="Calibri Light"/>
                <w:b w:val="0"/>
                <w:spacing w:val="0"/>
                <w:kern w:val="0"/>
                <w:sz w:val="20"/>
                <w:szCs w:val="20"/>
              </w:rPr>
              <w:t xml:space="preserve">budget (manpower and operating) were not estimated for 2022 as per </w:t>
            </w:r>
            <w:r w:rsidR="00960E11">
              <w:rPr>
                <w:rFonts w:ascii="Calibri Light" w:hAnsi="Calibri Light" w:cs="Calibri Light"/>
                <w:b w:val="0"/>
                <w:spacing w:val="0"/>
                <w:kern w:val="0"/>
                <w:sz w:val="20"/>
                <w:szCs w:val="20"/>
              </w:rPr>
              <w:t>the Statement</w:t>
            </w:r>
            <w:r>
              <w:rPr>
                <w:rFonts w:ascii="Calibri Light" w:hAnsi="Calibri Light" w:cs="Calibri Light"/>
                <w:b w:val="0"/>
                <w:spacing w:val="0"/>
                <w:kern w:val="0"/>
                <w:sz w:val="20"/>
                <w:szCs w:val="20"/>
              </w:rPr>
              <w:t xml:space="preserve"> of Work for Research Project (Graphene based Sensors for Composites Monitoring). </w:t>
            </w:r>
            <w:r w:rsidRPr="006C6A07">
              <w:rPr>
                <w:rFonts w:ascii="Calibri Light" w:hAnsi="Calibri Light" w:cs="Calibri Light"/>
                <w:b w:val="0"/>
                <w:spacing w:val="0"/>
                <w:kern w:val="0"/>
                <w:sz w:val="20"/>
                <w:szCs w:val="20"/>
              </w:rPr>
              <w:t>However</w:t>
            </w:r>
            <w:r w:rsidR="006C6A07">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manpower costs were incurred fo</w:t>
            </w:r>
            <w:r w:rsidR="006C6A07">
              <w:rPr>
                <w:rFonts w:ascii="Calibri Light" w:hAnsi="Calibri Light" w:cs="Calibri Light"/>
                <w:b w:val="0"/>
                <w:spacing w:val="0"/>
                <w:kern w:val="0"/>
                <w:sz w:val="20"/>
                <w:szCs w:val="20"/>
              </w:rPr>
              <w:t>r execution of research project.</w:t>
            </w:r>
          </w:p>
          <w:p w14:paraId="6E91F143" w14:textId="2DA301EC" w:rsidR="00DF6747" w:rsidRPr="00DF6747" w:rsidRDefault="00DF6747" w:rsidP="00E73DA9">
            <w:pPr>
              <w:widowControl w:val="0"/>
              <w:tabs>
                <w:tab w:val="left" w:pos="10"/>
              </w:tabs>
              <w:autoSpaceDE w:val="0"/>
              <w:autoSpaceDN w:val="0"/>
              <w:adjustRightInd w:val="0"/>
              <w:spacing w:before="60" w:after="60"/>
              <w:jc w:val="both"/>
              <w:rPr>
                <w:rFonts w:ascii="Calibri Light" w:hAnsi="Calibri Light" w:cs="Calibri Light"/>
                <w:sz w:val="20"/>
                <w:szCs w:val="20"/>
              </w:rPr>
            </w:pPr>
            <w:r>
              <w:rPr>
                <w:rFonts w:ascii="Calibri Light" w:hAnsi="Calibri Light" w:cs="Calibri Light"/>
                <w:sz w:val="20"/>
                <w:szCs w:val="20"/>
              </w:rPr>
              <w:t xml:space="preserve">In addition, </w:t>
            </w:r>
            <w:r w:rsidRPr="00DF6747">
              <w:rPr>
                <w:rFonts w:ascii="Calibri Light" w:hAnsi="Calibri Light" w:cs="Calibri Light"/>
                <w:sz w:val="20"/>
                <w:szCs w:val="20"/>
              </w:rPr>
              <w:t xml:space="preserve">it was observed that the costs associated with the Core Lab Engineers were not included in the Project Costs </w:t>
            </w:r>
            <w:r w:rsidRPr="00DF6747">
              <w:rPr>
                <w:rFonts w:ascii="Calibri Light" w:hAnsi="Calibri Light" w:cs="Calibri Light"/>
                <w:sz w:val="20"/>
                <w:szCs w:val="20"/>
              </w:rPr>
              <w:lastRenderedPageBreak/>
              <w:t>for the Additive Manufacturing and Repair Project, despite it being continued in 2022 according to the approved Statement of Work from 2021.</w:t>
            </w:r>
          </w:p>
          <w:p w14:paraId="38AA9738" w14:textId="0AAA0FE6" w:rsidR="009A622F" w:rsidRPr="007B56AB" w:rsidRDefault="009A622F" w:rsidP="006C6A07">
            <w:pPr>
              <w:tabs>
                <w:tab w:val="left" w:pos="1110"/>
              </w:tabs>
              <w:spacing w:before="60" w:after="60"/>
              <w:jc w:val="both"/>
              <w:rPr>
                <w:rFonts w:ascii="Calibri Light" w:hAnsi="Calibri Light" w:cs="Calibri Light"/>
                <w:b/>
                <w:sz w:val="20"/>
                <w:szCs w:val="20"/>
                <w:u w:val="single"/>
              </w:rPr>
            </w:pPr>
            <w:r w:rsidRPr="007B56AB">
              <w:rPr>
                <w:rFonts w:ascii="Calibri Light" w:hAnsi="Calibri Light" w:cs="Calibri Light"/>
                <w:b/>
                <w:sz w:val="20"/>
                <w:szCs w:val="20"/>
                <w:u w:val="single"/>
              </w:rPr>
              <w:t xml:space="preserve">Absence of </w:t>
            </w:r>
            <w:r w:rsidR="006C6A07">
              <w:rPr>
                <w:rFonts w:ascii="Calibri Light" w:hAnsi="Calibri Light" w:cs="Calibri Light"/>
                <w:b/>
                <w:sz w:val="20"/>
                <w:szCs w:val="20"/>
                <w:u w:val="single"/>
              </w:rPr>
              <w:t>F</w:t>
            </w:r>
            <w:r w:rsidRPr="007B56AB">
              <w:rPr>
                <w:rFonts w:ascii="Calibri Light" w:hAnsi="Calibri Light" w:cs="Calibri Light"/>
                <w:b/>
                <w:sz w:val="20"/>
                <w:szCs w:val="20"/>
                <w:u w:val="single"/>
              </w:rPr>
              <w:t xml:space="preserve">inal </w:t>
            </w:r>
            <w:r w:rsidR="006C6A07">
              <w:rPr>
                <w:rFonts w:ascii="Calibri Light" w:hAnsi="Calibri Light" w:cs="Calibri Light"/>
                <w:b/>
                <w:sz w:val="20"/>
                <w:szCs w:val="20"/>
                <w:u w:val="single"/>
              </w:rPr>
              <w:t>R</w:t>
            </w:r>
            <w:r w:rsidRPr="007B56AB">
              <w:rPr>
                <w:rFonts w:ascii="Calibri Light" w:hAnsi="Calibri Light" w:cs="Calibri Light"/>
                <w:b/>
                <w:sz w:val="20"/>
                <w:szCs w:val="20"/>
                <w:u w:val="single"/>
              </w:rPr>
              <w:t xml:space="preserve">esearch </w:t>
            </w:r>
            <w:r w:rsidR="006C6A07">
              <w:rPr>
                <w:rFonts w:ascii="Calibri Light" w:hAnsi="Calibri Light" w:cs="Calibri Light"/>
                <w:b/>
                <w:sz w:val="20"/>
                <w:szCs w:val="20"/>
                <w:u w:val="single"/>
              </w:rPr>
              <w:t>T</w:t>
            </w:r>
            <w:r w:rsidRPr="007B56AB">
              <w:rPr>
                <w:rFonts w:ascii="Calibri Light" w:hAnsi="Calibri Light" w:cs="Calibri Light"/>
                <w:b/>
                <w:sz w:val="20"/>
                <w:szCs w:val="20"/>
                <w:u w:val="single"/>
              </w:rPr>
              <w:t>echnical Report</w:t>
            </w:r>
          </w:p>
          <w:p w14:paraId="01E1F921" w14:textId="7F62070C" w:rsidR="00E73DA9" w:rsidRPr="00E73DA9" w:rsidRDefault="00E73DA9" w:rsidP="006C6A07">
            <w:pPr>
              <w:tabs>
                <w:tab w:val="left" w:pos="1110"/>
              </w:tabs>
              <w:spacing w:before="60" w:after="60"/>
              <w:jc w:val="both"/>
              <w:rPr>
                <w:rFonts w:ascii="Calibri Light" w:hAnsi="Calibri Light" w:cs="Calibri Light"/>
                <w:sz w:val="20"/>
                <w:szCs w:val="20"/>
              </w:rPr>
            </w:pPr>
            <w:r w:rsidRPr="00E73DA9">
              <w:rPr>
                <w:rFonts w:ascii="Calibri Light" w:hAnsi="Calibri Light" w:cs="Calibri Light"/>
                <w:sz w:val="20"/>
                <w:szCs w:val="20"/>
              </w:rPr>
              <w:t xml:space="preserve">It was observed that, out of the </w:t>
            </w:r>
            <w:r w:rsidR="006C6A07">
              <w:rPr>
                <w:rFonts w:ascii="Calibri Light" w:hAnsi="Calibri Light" w:cs="Calibri Light"/>
                <w:sz w:val="20"/>
                <w:szCs w:val="20"/>
              </w:rPr>
              <w:t xml:space="preserve">5 </w:t>
            </w:r>
            <w:r w:rsidRPr="00E73DA9">
              <w:rPr>
                <w:rFonts w:ascii="Calibri Light" w:hAnsi="Calibri Light" w:cs="Calibri Light"/>
                <w:sz w:val="20"/>
                <w:szCs w:val="20"/>
              </w:rPr>
              <w:t xml:space="preserve">projects scheduled for 2022, only </w:t>
            </w:r>
            <w:r>
              <w:rPr>
                <w:rFonts w:ascii="Calibri Light" w:hAnsi="Calibri Light" w:cs="Calibri Light"/>
                <w:sz w:val="20"/>
                <w:szCs w:val="20"/>
              </w:rPr>
              <w:t xml:space="preserve">1 </w:t>
            </w:r>
            <w:r w:rsidRPr="00E73DA9">
              <w:rPr>
                <w:rFonts w:ascii="Calibri Light" w:hAnsi="Calibri Light" w:cs="Calibri Light"/>
                <w:sz w:val="20"/>
                <w:szCs w:val="20"/>
              </w:rPr>
              <w:t xml:space="preserve">project was successfully completed according to the original plan. </w:t>
            </w:r>
            <w:r w:rsidR="00960E11">
              <w:rPr>
                <w:rFonts w:ascii="Calibri Light" w:hAnsi="Calibri Light" w:cs="Calibri Light"/>
                <w:sz w:val="20"/>
                <w:szCs w:val="20"/>
              </w:rPr>
              <w:t>Further</w:t>
            </w:r>
            <w:r w:rsidRPr="00E73DA9">
              <w:rPr>
                <w:rFonts w:ascii="Calibri Light" w:hAnsi="Calibri Light" w:cs="Calibri Light"/>
                <w:sz w:val="20"/>
                <w:szCs w:val="20"/>
              </w:rPr>
              <w:t xml:space="preserve">, the final technical report, as specified in the Statement of Work, was not prepared for the </w:t>
            </w:r>
            <w:r>
              <w:rPr>
                <w:rFonts w:ascii="Calibri Light" w:hAnsi="Calibri Light" w:cs="Calibri Light"/>
                <w:sz w:val="20"/>
                <w:szCs w:val="20"/>
              </w:rPr>
              <w:t xml:space="preserve">completed </w:t>
            </w:r>
            <w:r w:rsidRPr="00E73DA9">
              <w:rPr>
                <w:rFonts w:ascii="Calibri Light" w:hAnsi="Calibri Light" w:cs="Calibri Light"/>
                <w:sz w:val="20"/>
                <w:szCs w:val="20"/>
              </w:rPr>
              <w:t>project</w:t>
            </w:r>
            <w:r w:rsidR="00E66C6F">
              <w:rPr>
                <w:rFonts w:ascii="Calibri Light" w:hAnsi="Calibri Light" w:cs="Calibri Light"/>
                <w:sz w:val="20"/>
                <w:szCs w:val="20"/>
              </w:rPr>
              <w:t xml:space="preserve">, resulting in a delay of 5 months to prepare the final </w:t>
            </w:r>
            <w:r w:rsidR="006C6A07">
              <w:rPr>
                <w:rFonts w:ascii="Calibri Light" w:hAnsi="Calibri Light" w:cs="Calibri Light"/>
                <w:sz w:val="20"/>
                <w:szCs w:val="20"/>
              </w:rPr>
              <w:t>T</w:t>
            </w:r>
            <w:r w:rsidR="00296CA1">
              <w:rPr>
                <w:rFonts w:ascii="Calibri Light" w:hAnsi="Calibri Light" w:cs="Calibri Light"/>
                <w:sz w:val="20"/>
                <w:szCs w:val="20"/>
              </w:rPr>
              <w:t xml:space="preserve">echnical </w:t>
            </w:r>
            <w:r w:rsidR="006C6A07">
              <w:rPr>
                <w:rFonts w:ascii="Calibri Light" w:hAnsi="Calibri Light" w:cs="Calibri Light"/>
                <w:sz w:val="20"/>
                <w:szCs w:val="20"/>
              </w:rPr>
              <w:t>R</w:t>
            </w:r>
            <w:r w:rsidR="00E66C6F">
              <w:rPr>
                <w:rFonts w:ascii="Calibri Light" w:hAnsi="Calibri Light" w:cs="Calibri Light"/>
                <w:sz w:val="20"/>
                <w:szCs w:val="20"/>
              </w:rPr>
              <w:t>eport</w:t>
            </w:r>
            <w:r w:rsidRPr="00E73DA9">
              <w:rPr>
                <w:rFonts w:ascii="Calibri Light" w:hAnsi="Calibri Light" w:cs="Calibri Light"/>
                <w:sz w:val="20"/>
                <w:szCs w:val="20"/>
              </w:rPr>
              <w:t>.</w:t>
            </w:r>
          </w:p>
          <w:tbl>
            <w:tblPr>
              <w:tblStyle w:val="TableGrid"/>
              <w:tblW w:w="9250" w:type="dxa"/>
              <w:tblInd w:w="256" w:type="dxa"/>
              <w:tblLook w:val="04A0" w:firstRow="1" w:lastRow="0" w:firstColumn="1" w:lastColumn="0" w:noHBand="0" w:noVBand="1"/>
            </w:tblPr>
            <w:tblGrid>
              <w:gridCol w:w="826"/>
              <w:gridCol w:w="3331"/>
              <w:gridCol w:w="5093"/>
            </w:tblGrid>
            <w:tr w:rsidR="009A622F" w:rsidRPr="008A1F2E" w14:paraId="3F6B017F" w14:textId="77777777" w:rsidTr="00FA788F">
              <w:trPr>
                <w:tblHeader/>
              </w:trPr>
              <w:tc>
                <w:tcPr>
                  <w:tcW w:w="826" w:type="dxa"/>
                  <w:shd w:val="clear" w:color="auto" w:fill="0057B8"/>
                </w:tcPr>
                <w:p w14:paraId="79A1D246"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Sr No</w:t>
                  </w:r>
                </w:p>
              </w:tc>
              <w:tc>
                <w:tcPr>
                  <w:tcW w:w="3331" w:type="dxa"/>
                  <w:shd w:val="clear" w:color="auto" w:fill="0057B8"/>
                </w:tcPr>
                <w:p w14:paraId="500CB98B"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 Name</w:t>
                  </w:r>
                </w:p>
              </w:tc>
              <w:tc>
                <w:tcPr>
                  <w:tcW w:w="5093" w:type="dxa"/>
                  <w:shd w:val="clear" w:color="auto" w:fill="0057B8"/>
                </w:tcPr>
                <w:p w14:paraId="1336FBEA"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Status as on December 2022</w:t>
                  </w:r>
                </w:p>
              </w:tc>
            </w:tr>
            <w:tr w:rsidR="009A622F" w:rsidRPr="008A1F2E" w14:paraId="13994CF0" w14:textId="77777777" w:rsidTr="00751FA9">
              <w:tc>
                <w:tcPr>
                  <w:tcW w:w="826" w:type="dxa"/>
                </w:tcPr>
                <w:p w14:paraId="0725358A"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w:t>
                  </w:r>
                </w:p>
              </w:tc>
              <w:tc>
                <w:tcPr>
                  <w:tcW w:w="3331" w:type="dxa"/>
                </w:tcPr>
                <w:p w14:paraId="39839ECA"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Lower Limb Wearable Exoskeleton for Rehabilitation Assistance</w:t>
                  </w:r>
                </w:p>
              </w:tc>
              <w:tc>
                <w:tcPr>
                  <w:tcW w:w="5093" w:type="dxa"/>
                </w:tcPr>
                <w:p w14:paraId="096F72F1"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3B661AE" w14:textId="77777777" w:rsidTr="00751FA9">
              <w:tc>
                <w:tcPr>
                  <w:tcW w:w="826" w:type="dxa"/>
                </w:tcPr>
                <w:p w14:paraId="7B294E4D"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w:t>
                  </w:r>
                </w:p>
              </w:tc>
              <w:tc>
                <w:tcPr>
                  <w:tcW w:w="3331" w:type="dxa"/>
                </w:tcPr>
                <w:p w14:paraId="7AADEC3C"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Sorting of Engine Blades</w:t>
                  </w:r>
                </w:p>
              </w:tc>
              <w:tc>
                <w:tcPr>
                  <w:tcW w:w="5093" w:type="dxa"/>
                </w:tcPr>
                <w:p w14:paraId="7D4CBB32"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24D7D15" w14:textId="77777777" w:rsidTr="00751FA9">
              <w:tc>
                <w:tcPr>
                  <w:tcW w:w="826" w:type="dxa"/>
                </w:tcPr>
                <w:p w14:paraId="06CE1513" w14:textId="77777777" w:rsidR="009A622F"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3</w:t>
                  </w:r>
                </w:p>
              </w:tc>
              <w:tc>
                <w:tcPr>
                  <w:tcW w:w="3331" w:type="dxa"/>
                </w:tcPr>
                <w:p w14:paraId="2B0B2A9B"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Robotic Inspection of Blades</w:t>
                  </w:r>
                </w:p>
              </w:tc>
              <w:tc>
                <w:tcPr>
                  <w:tcW w:w="5093" w:type="dxa"/>
                </w:tcPr>
                <w:p w14:paraId="666E58B1"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0A2E8102" w14:textId="77777777" w:rsidTr="00751FA9">
              <w:tc>
                <w:tcPr>
                  <w:tcW w:w="826" w:type="dxa"/>
                </w:tcPr>
                <w:p w14:paraId="61C44EFE" w14:textId="77777777" w:rsidR="009A622F"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4</w:t>
                  </w:r>
                </w:p>
              </w:tc>
              <w:tc>
                <w:tcPr>
                  <w:tcW w:w="3331" w:type="dxa"/>
                </w:tcPr>
                <w:p w14:paraId="4317413D"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Graphene Based sensors for composite monitoring</w:t>
                  </w:r>
                </w:p>
              </w:tc>
              <w:tc>
                <w:tcPr>
                  <w:tcW w:w="5093" w:type="dxa"/>
                </w:tcPr>
                <w:p w14:paraId="6E2E8844"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In Progress</w:t>
                  </w:r>
                </w:p>
              </w:tc>
            </w:tr>
            <w:tr w:rsidR="009A622F" w:rsidRPr="008A1F2E" w14:paraId="3E781D78" w14:textId="77777777" w:rsidTr="00751FA9">
              <w:tc>
                <w:tcPr>
                  <w:tcW w:w="826" w:type="dxa"/>
                </w:tcPr>
                <w:p w14:paraId="3517D736" w14:textId="77777777" w:rsidR="009A622F"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5</w:t>
                  </w:r>
                </w:p>
              </w:tc>
              <w:tc>
                <w:tcPr>
                  <w:tcW w:w="3331" w:type="dxa"/>
                </w:tcPr>
                <w:p w14:paraId="6EA7EFE8"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Pr>
                      <w:rFonts w:ascii="Calibri Light" w:hAnsi="Calibri Light" w:cs="Calibri Light"/>
                      <w:bCs/>
                      <w:sz w:val="18"/>
                      <w:szCs w:val="18"/>
                    </w:rPr>
                    <w:t>Vision Based Approach for Robotic Manufacturing</w:t>
                  </w:r>
                </w:p>
              </w:tc>
              <w:tc>
                <w:tcPr>
                  <w:tcW w:w="5093" w:type="dxa"/>
                </w:tcPr>
                <w:p w14:paraId="3BAB8773"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Completed</w:t>
                  </w:r>
                </w:p>
              </w:tc>
            </w:tr>
            <w:tr w:rsidR="009A622F" w:rsidRPr="008A1F2E" w14:paraId="668F6F85" w14:textId="77777777" w:rsidTr="00751FA9">
              <w:tc>
                <w:tcPr>
                  <w:tcW w:w="9250" w:type="dxa"/>
                  <w:gridSpan w:val="3"/>
                </w:tcPr>
                <w:p w14:paraId="210F6481" w14:textId="77777777" w:rsidR="009A622F" w:rsidRPr="008A1F2E" w:rsidRDefault="009A622F" w:rsidP="00105379">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*Based on monthly reports and information provided by ARIC</w:t>
                  </w:r>
                </w:p>
              </w:tc>
            </w:tr>
          </w:tbl>
          <w:p w14:paraId="4521BAFE" w14:textId="04457D9A" w:rsidR="00EE5276" w:rsidRPr="008C70C7" w:rsidRDefault="00EE5276" w:rsidP="00BB52B4">
            <w:pPr>
              <w:pStyle w:val="NumberedHeading1"/>
              <w:spacing w:before="120" w:after="120"/>
              <w:jc w:val="both"/>
              <w:rPr>
                <w:rFonts w:ascii="Calibri Light" w:hAnsi="Calibri Light" w:cs="Calibri Light"/>
                <w:b w:val="0"/>
                <w:bCs/>
                <w:sz w:val="20"/>
                <w:szCs w:val="20"/>
              </w:rPr>
            </w:pPr>
            <w:r w:rsidRPr="00BB52B4">
              <w:rPr>
                <w:rFonts w:ascii="Calibri Light" w:hAnsi="Calibri Light" w:cs="Calibri Light"/>
                <w:color w:val="0057B8"/>
                <w:sz w:val="24"/>
                <w:szCs w:val="24"/>
                <w:u w:val="single"/>
              </w:rPr>
              <w:t>Recommendation</w:t>
            </w:r>
            <w:r w:rsidR="00DF6747" w:rsidRPr="00BB52B4">
              <w:rPr>
                <w:rFonts w:ascii="Calibri Light" w:hAnsi="Calibri Light" w:cs="Calibri Light"/>
                <w:color w:val="0057B8"/>
                <w:sz w:val="24"/>
                <w:szCs w:val="24"/>
                <w:u w:val="single"/>
              </w:rPr>
              <w:t>s</w:t>
            </w:r>
            <w:r>
              <w:rPr>
                <w:rFonts w:ascii="Calibri Light" w:hAnsi="Calibri Light" w:cs="Calibri Light"/>
                <w:b w:val="0"/>
                <w:bCs/>
                <w:color w:val="0057B8"/>
                <w:sz w:val="24"/>
                <w:szCs w:val="24"/>
                <w:u w:val="single"/>
              </w:rPr>
              <w:t xml:space="preserve"> </w:t>
            </w:r>
          </w:p>
          <w:p w14:paraId="1FD1FBC7" w14:textId="77777777"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Implement a robust cost management approach to ensure the accurate and comprehensive tracking of project expenses. This includes incorporating all relevant costs, such as personnel expenses for Core Lab Engineers, into the approved Statement of Work and annual budget for the research project.</w:t>
            </w:r>
          </w:p>
          <w:p w14:paraId="6A85E87D" w14:textId="50B5CD88" w:rsidR="006A5CB8" w:rsidRPr="006A5CB8" w:rsidRDefault="006A5CB8" w:rsidP="001B6CB3">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that the final </w:t>
            </w:r>
            <w:r w:rsidR="001B6CB3">
              <w:rPr>
                <w:rFonts w:ascii="Calibri Light" w:hAnsi="Calibri Light" w:cs="Calibri Light"/>
                <w:sz w:val="20"/>
                <w:szCs w:val="20"/>
              </w:rPr>
              <w:t>T</w:t>
            </w:r>
            <w:r w:rsidRPr="006A5CB8">
              <w:rPr>
                <w:rFonts w:ascii="Calibri Light" w:hAnsi="Calibri Light" w:cs="Calibri Light"/>
                <w:sz w:val="20"/>
                <w:szCs w:val="20"/>
              </w:rPr>
              <w:t xml:space="preserve">echnical </w:t>
            </w:r>
            <w:r w:rsidR="001B6CB3">
              <w:rPr>
                <w:rFonts w:ascii="Calibri Light" w:hAnsi="Calibri Light" w:cs="Calibri Light"/>
                <w:sz w:val="20"/>
                <w:szCs w:val="20"/>
              </w:rPr>
              <w:t>R</w:t>
            </w:r>
            <w:r w:rsidRPr="006A5CB8">
              <w:rPr>
                <w:rFonts w:ascii="Calibri Light" w:hAnsi="Calibri Light" w:cs="Calibri Light"/>
                <w:sz w:val="20"/>
                <w:szCs w:val="20"/>
              </w:rPr>
              <w:t>eport is prepared and presented to SMB in accordance with the requirements stated in the approved Statement of Work (SoW).</w:t>
            </w:r>
          </w:p>
          <w:p w14:paraId="4D961FDE" w14:textId="346136F2" w:rsidR="006A5CB8" w:rsidRDefault="006A5CB8" w:rsidP="00176672">
            <w:pPr>
              <w:pStyle w:val="ListParagraph"/>
              <w:numPr>
                <w:ilvl w:val="0"/>
                <w:numId w:val="11"/>
              </w:numPr>
              <w:spacing w:before="60" w:after="60"/>
              <w:jc w:val="both"/>
              <w:rPr>
                <w:rFonts w:ascii="Calibri Light" w:hAnsi="Calibri Light" w:cs="Calibri Light"/>
                <w:sz w:val="20"/>
                <w:szCs w:val="20"/>
              </w:rPr>
            </w:pPr>
            <w:r w:rsidRPr="006A5CB8">
              <w:rPr>
                <w:rFonts w:ascii="Calibri Light" w:hAnsi="Calibri Light" w:cs="Calibri Light"/>
                <w:sz w:val="20"/>
                <w:szCs w:val="20"/>
              </w:rPr>
              <w:t xml:space="preserve">Ensure the timely updating of the Statement of Work (SoW) for research projects that are still in progress, reflecting updated timelines for implementation in subsequent years. Additionally, ensure that progress on pending projects is reported </w:t>
            </w:r>
            <w:r w:rsidR="001B6CB3">
              <w:rPr>
                <w:rFonts w:ascii="Calibri Light" w:hAnsi="Calibri Light" w:cs="Calibri Light"/>
                <w:sz w:val="20"/>
                <w:szCs w:val="20"/>
              </w:rPr>
              <w:t xml:space="preserve">on </w:t>
            </w:r>
            <w:r w:rsidRPr="006A5CB8">
              <w:rPr>
                <w:rFonts w:ascii="Calibri Light" w:hAnsi="Calibri Light" w:cs="Calibri Light"/>
                <w:sz w:val="20"/>
                <w:szCs w:val="20"/>
              </w:rPr>
              <w:t xml:space="preserve">a </w:t>
            </w:r>
            <w:r w:rsidR="00176672">
              <w:rPr>
                <w:rFonts w:ascii="Calibri Light" w:hAnsi="Calibri Light" w:cs="Calibri Light"/>
                <w:sz w:val="20"/>
                <w:szCs w:val="20"/>
              </w:rPr>
              <w:t xml:space="preserve">periodic basis. </w:t>
            </w:r>
          </w:p>
          <w:p w14:paraId="5099BA66" w14:textId="77777777" w:rsidR="00EE5276" w:rsidRPr="00D220F5" w:rsidRDefault="00EE5276" w:rsidP="00EE5276">
            <w:pPr>
              <w:pStyle w:val="NumberedHeading1"/>
              <w:spacing w:before="120" w:after="120"/>
              <w:jc w:val="both"/>
              <w:rPr>
                <w:rFonts w:ascii="Calibri Light" w:hAnsi="Calibri Light" w:cs="Calibri Light"/>
                <w:color w:val="0057B8"/>
                <w:sz w:val="24"/>
                <w:szCs w:val="24"/>
                <w:u w:val="single"/>
                <w:lang w:val="fr-FR"/>
              </w:rPr>
            </w:pPr>
            <w:r w:rsidRPr="00BB52B4">
              <w:rPr>
                <w:rFonts w:ascii="Calibri Light" w:hAnsi="Calibri Light" w:cs="Calibri Light"/>
                <w:color w:val="0057B8"/>
                <w:sz w:val="24"/>
                <w:szCs w:val="24"/>
                <w:u w:val="single"/>
              </w:rPr>
              <w:t>Management</w:t>
            </w:r>
            <w:r w:rsidRPr="00D220F5">
              <w:rPr>
                <w:rFonts w:ascii="Calibri Light" w:hAnsi="Calibri Light" w:cs="Calibri Light"/>
                <w:color w:val="0057B8"/>
                <w:sz w:val="24"/>
                <w:szCs w:val="24"/>
                <w:u w:val="single"/>
                <w:lang w:val="fr-FR"/>
              </w:rPr>
              <w:t xml:space="preserve"> Action Plan</w:t>
            </w:r>
          </w:p>
          <w:p w14:paraId="1344CBEE" w14:textId="77777777" w:rsidR="008D754B" w:rsidRDefault="00EE5276" w:rsidP="00EE5276">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043DAFDA" w14:textId="69C58E96" w:rsidR="00D03B04" w:rsidRPr="00D03B04" w:rsidRDefault="0049592B" w:rsidP="004061EE">
            <w:pPr>
              <w:tabs>
                <w:tab w:val="left" w:pos="1110"/>
              </w:tabs>
              <w:spacing w:before="60" w:after="60"/>
              <w:jc w:val="both"/>
              <w:rPr>
                <w:rFonts w:ascii="Calibri Light" w:hAnsi="Calibri Light" w:cs="Calibri Light"/>
                <w:sz w:val="20"/>
                <w:szCs w:val="20"/>
                <w:lang w:val="fr-FR"/>
              </w:rPr>
            </w:pPr>
            <w:r>
              <w:rPr>
                <w:rFonts w:ascii="Calibri Light" w:hAnsi="Calibri Light" w:cs="Calibri Light"/>
                <w:sz w:val="20"/>
                <w:szCs w:val="20"/>
                <w:lang w:val="fr-FR"/>
              </w:rPr>
              <w:t xml:space="preserve">The </w:t>
            </w:r>
            <w:proofErr w:type="spellStart"/>
            <w:r w:rsidR="004061EE">
              <w:rPr>
                <w:rFonts w:ascii="Calibri Light" w:hAnsi="Calibri Light" w:cs="Calibri Light"/>
                <w:sz w:val="20"/>
                <w:szCs w:val="20"/>
                <w:lang w:val="fr-FR"/>
              </w:rPr>
              <w:t>T</w:t>
            </w:r>
            <w:r>
              <w:rPr>
                <w:rFonts w:ascii="Calibri Light" w:hAnsi="Calibri Light" w:cs="Calibri Light"/>
                <w:sz w:val="20"/>
                <w:szCs w:val="20"/>
                <w:lang w:val="fr-FR"/>
              </w:rPr>
              <w:t>echnical</w:t>
            </w:r>
            <w:proofErr w:type="spellEnd"/>
            <w:r>
              <w:rPr>
                <w:rFonts w:ascii="Calibri Light" w:hAnsi="Calibri Light" w:cs="Calibri Light"/>
                <w:sz w:val="20"/>
                <w:szCs w:val="20"/>
                <w:lang w:val="fr-FR"/>
              </w:rPr>
              <w:t xml:space="preserve"> </w:t>
            </w:r>
            <w:r w:rsidR="004061EE">
              <w:rPr>
                <w:rFonts w:ascii="Calibri Light" w:hAnsi="Calibri Light" w:cs="Calibri Light"/>
                <w:sz w:val="20"/>
                <w:szCs w:val="20"/>
                <w:lang w:val="fr-FR"/>
              </w:rPr>
              <w:t>R</w:t>
            </w:r>
            <w:r>
              <w:rPr>
                <w:rFonts w:ascii="Calibri Light" w:hAnsi="Calibri Light" w:cs="Calibri Light"/>
                <w:sz w:val="20"/>
                <w:szCs w:val="20"/>
                <w:lang w:val="fr-FR"/>
              </w:rPr>
              <w:t xml:space="preserve">eport for the </w:t>
            </w:r>
            <w:proofErr w:type="spellStart"/>
            <w:r>
              <w:rPr>
                <w:rFonts w:ascii="Calibri Light" w:hAnsi="Calibri Light" w:cs="Calibri Light"/>
                <w:sz w:val="20"/>
                <w:szCs w:val="20"/>
                <w:lang w:val="fr-FR"/>
              </w:rPr>
              <w:t>completed</w:t>
            </w:r>
            <w:proofErr w:type="spellEnd"/>
            <w:r>
              <w:rPr>
                <w:rFonts w:ascii="Calibri Light" w:hAnsi="Calibri Light" w:cs="Calibri Light"/>
                <w:sz w:val="20"/>
                <w:szCs w:val="20"/>
                <w:lang w:val="fr-FR"/>
              </w:rPr>
              <w:t xml:space="preserve"> </w:t>
            </w:r>
            <w:r w:rsidR="004061EE">
              <w:rPr>
                <w:rFonts w:ascii="Calibri Light" w:hAnsi="Calibri Light" w:cs="Calibri Light"/>
                <w:sz w:val="20"/>
                <w:szCs w:val="20"/>
                <w:lang w:val="fr-FR"/>
              </w:rPr>
              <w:t>Research P</w:t>
            </w:r>
            <w:r>
              <w:rPr>
                <w:rFonts w:ascii="Calibri Light" w:hAnsi="Calibri Light" w:cs="Calibri Light"/>
                <w:sz w:val="20"/>
                <w:szCs w:val="20"/>
                <w:lang w:val="fr-FR"/>
              </w:rPr>
              <w:t xml:space="preserve">roject </w:t>
            </w:r>
            <w:proofErr w:type="spellStart"/>
            <w:r>
              <w:rPr>
                <w:rFonts w:ascii="Calibri Light" w:hAnsi="Calibri Light" w:cs="Calibri Light"/>
                <w:sz w:val="20"/>
                <w:szCs w:val="20"/>
                <w:lang w:val="fr-FR"/>
              </w:rPr>
              <w:t>will</w:t>
            </w:r>
            <w:proofErr w:type="spellEnd"/>
            <w:r>
              <w:rPr>
                <w:rFonts w:ascii="Calibri Light" w:hAnsi="Calibri Light" w:cs="Calibri Light"/>
                <w:sz w:val="20"/>
                <w:szCs w:val="20"/>
                <w:lang w:val="fr-FR"/>
              </w:rPr>
              <w:t xml:space="preserve"> </w:t>
            </w:r>
            <w:proofErr w:type="spellStart"/>
            <w:r>
              <w:rPr>
                <w:rFonts w:ascii="Calibri Light" w:hAnsi="Calibri Light" w:cs="Calibri Light"/>
                <w:sz w:val="20"/>
                <w:szCs w:val="20"/>
                <w:lang w:val="fr-FR"/>
              </w:rPr>
              <w:t>be</w:t>
            </w:r>
            <w:proofErr w:type="spellEnd"/>
            <w:r>
              <w:rPr>
                <w:rFonts w:ascii="Calibri Light" w:hAnsi="Calibri Light" w:cs="Calibri Light"/>
                <w:sz w:val="20"/>
                <w:szCs w:val="20"/>
                <w:lang w:val="fr-FR"/>
              </w:rPr>
              <w:t xml:space="preserve"> </w:t>
            </w:r>
            <w:proofErr w:type="spellStart"/>
            <w:r w:rsidR="004061EE">
              <w:rPr>
                <w:rFonts w:ascii="Calibri Light" w:hAnsi="Calibri Light" w:cs="Calibri Light"/>
                <w:sz w:val="20"/>
                <w:szCs w:val="20"/>
                <w:lang w:val="fr-FR"/>
              </w:rPr>
              <w:t>developed</w:t>
            </w:r>
            <w:proofErr w:type="spellEnd"/>
            <w:r w:rsidR="004061EE">
              <w:rPr>
                <w:rFonts w:ascii="Calibri Light" w:hAnsi="Calibri Light" w:cs="Calibri Light"/>
                <w:sz w:val="20"/>
                <w:szCs w:val="20"/>
                <w:lang w:val="fr-FR"/>
              </w:rPr>
              <w:t xml:space="preserve"> </w:t>
            </w:r>
            <w:r>
              <w:rPr>
                <w:rFonts w:ascii="Calibri Light" w:hAnsi="Calibri Light" w:cs="Calibri Light"/>
                <w:sz w:val="20"/>
                <w:szCs w:val="20"/>
                <w:lang w:val="fr-FR"/>
              </w:rPr>
              <w:t xml:space="preserve">and the </w:t>
            </w:r>
            <w:proofErr w:type="spellStart"/>
            <w:r>
              <w:rPr>
                <w:rFonts w:ascii="Calibri Light" w:hAnsi="Calibri Light" w:cs="Calibri Light"/>
                <w:sz w:val="20"/>
                <w:szCs w:val="20"/>
                <w:lang w:val="fr-FR"/>
              </w:rPr>
              <w:t>status</w:t>
            </w:r>
            <w:proofErr w:type="spellEnd"/>
            <w:r>
              <w:rPr>
                <w:rFonts w:ascii="Calibri Light" w:hAnsi="Calibri Light" w:cs="Calibri Light"/>
                <w:sz w:val="20"/>
                <w:szCs w:val="20"/>
                <w:lang w:val="fr-FR"/>
              </w:rPr>
              <w:t xml:space="preserve"> of In-</w:t>
            </w:r>
            <w:proofErr w:type="spellStart"/>
            <w:r>
              <w:rPr>
                <w:rFonts w:ascii="Calibri Light" w:hAnsi="Calibri Light" w:cs="Calibri Light"/>
                <w:sz w:val="20"/>
                <w:szCs w:val="20"/>
                <w:lang w:val="fr-FR"/>
              </w:rPr>
              <w:t>progress</w:t>
            </w:r>
            <w:proofErr w:type="spellEnd"/>
            <w:r>
              <w:rPr>
                <w:rFonts w:ascii="Calibri Light" w:hAnsi="Calibri Light" w:cs="Calibri Light"/>
                <w:sz w:val="20"/>
                <w:szCs w:val="20"/>
                <w:lang w:val="fr-FR"/>
              </w:rPr>
              <w:t xml:space="preserve"> </w:t>
            </w:r>
            <w:r w:rsidR="004061EE">
              <w:rPr>
                <w:rFonts w:ascii="Calibri Light" w:hAnsi="Calibri Light" w:cs="Calibri Light"/>
                <w:sz w:val="20"/>
                <w:szCs w:val="20"/>
                <w:lang w:val="fr-FR"/>
              </w:rPr>
              <w:t>R</w:t>
            </w:r>
            <w:r>
              <w:rPr>
                <w:rFonts w:ascii="Calibri Light" w:hAnsi="Calibri Light" w:cs="Calibri Light"/>
                <w:sz w:val="20"/>
                <w:szCs w:val="20"/>
                <w:lang w:val="fr-FR"/>
              </w:rPr>
              <w:t xml:space="preserve">esearch </w:t>
            </w:r>
            <w:proofErr w:type="spellStart"/>
            <w:r w:rsidR="004061EE">
              <w:rPr>
                <w:rFonts w:ascii="Calibri Light" w:hAnsi="Calibri Light" w:cs="Calibri Light"/>
                <w:sz w:val="20"/>
                <w:szCs w:val="20"/>
                <w:lang w:val="fr-FR"/>
              </w:rPr>
              <w:t>P</w:t>
            </w:r>
            <w:r>
              <w:rPr>
                <w:rFonts w:ascii="Calibri Light" w:hAnsi="Calibri Light" w:cs="Calibri Light"/>
                <w:sz w:val="20"/>
                <w:szCs w:val="20"/>
                <w:lang w:val="fr-FR"/>
              </w:rPr>
              <w:t>rojects</w:t>
            </w:r>
            <w:proofErr w:type="spellEnd"/>
            <w:r>
              <w:rPr>
                <w:rFonts w:ascii="Calibri Light" w:hAnsi="Calibri Light" w:cs="Calibri Light"/>
                <w:sz w:val="20"/>
                <w:szCs w:val="20"/>
                <w:lang w:val="fr-FR"/>
              </w:rPr>
              <w:t xml:space="preserve"> </w:t>
            </w:r>
            <w:proofErr w:type="spellStart"/>
            <w:r w:rsidR="004061EE">
              <w:rPr>
                <w:rFonts w:ascii="Calibri Light" w:hAnsi="Calibri Light" w:cs="Calibri Light"/>
                <w:sz w:val="20"/>
                <w:szCs w:val="20"/>
                <w:lang w:val="fr-FR"/>
              </w:rPr>
              <w:t>will</w:t>
            </w:r>
            <w:proofErr w:type="spellEnd"/>
            <w:r w:rsidR="004061EE">
              <w:rPr>
                <w:rFonts w:ascii="Calibri Light" w:hAnsi="Calibri Light" w:cs="Calibri Light"/>
                <w:sz w:val="20"/>
                <w:szCs w:val="20"/>
                <w:lang w:val="fr-FR"/>
              </w:rPr>
              <w:t xml:space="preserve"> </w:t>
            </w:r>
            <w:proofErr w:type="spellStart"/>
            <w:r w:rsidR="004061EE">
              <w:rPr>
                <w:rFonts w:ascii="Calibri Light" w:hAnsi="Calibri Light" w:cs="Calibri Light"/>
                <w:sz w:val="20"/>
                <w:szCs w:val="20"/>
                <w:lang w:val="fr-FR"/>
              </w:rPr>
              <w:t>be</w:t>
            </w:r>
            <w:proofErr w:type="spellEnd"/>
            <w:r w:rsidR="004061EE">
              <w:rPr>
                <w:rFonts w:ascii="Calibri Light" w:hAnsi="Calibri Light" w:cs="Calibri Light"/>
                <w:sz w:val="20"/>
                <w:szCs w:val="20"/>
                <w:lang w:val="fr-FR"/>
              </w:rPr>
              <w:t xml:space="preserve"> </w:t>
            </w:r>
            <w:proofErr w:type="spellStart"/>
            <w:r>
              <w:rPr>
                <w:rFonts w:ascii="Calibri Light" w:hAnsi="Calibri Light" w:cs="Calibri Light"/>
                <w:sz w:val="20"/>
                <w:szCs w:val="20"/>
                <w:lang w:val="fr-FR"/>
              </w:rPr>
              <w:t>updated</w:t>
            </w:r>
            <w:proofErr w:type="spellEnd"/>
            <w:r>
              <w:rPr>
                <w:rFonts w:ascii="Calibri Light" w:hAnsi="Calibri Light" w:cs="Calibri Light"/>
                <w:sz w:val="20"/>
                <w:szCs w:val="20"/>
                <w:lang w:val="fr-FR"/>
              </w:rPr>
              <w:t xml:space="preserve"> in the </w:t>
            </w:r>
            <w:proofErr w:type="spellStart"/>
            <w:r>
              <w:rPr>
                <w:rFonts w:ascii="Calibri Light" w:hAnsi="Calibri Light" w:cs="Calibri Light"/>
                <w:sz w:val="20"/>
                <w:szCs w:val="20"/>
                <w:lang w:val="fr-FR"/>
              </w:rPr>
              <w:t>Monthly</w:t>
            </w:r>
            <w:proofErr w:type="spellEnd"/>
            <w:r>
              <w:rPr>
                <w:rFonts w:ascii="Calibri Light" w:hAnsi="Calibri Light" w:cs="Calibri Light"/>
                <w:sz w:val="20"/>
                <w:szCs w:val="20"/>
                <w:lang w:val="fr-FR"/>
              </w:rPr>
              <w:t xml:space="preserve"> </w:t>
            </w:r>
            <w:r w:rsidR="004061EE">
              <w:rPr>
                <w:rFonts w:ascii="Calibri Light" w:hAnsi="Calibri Light" w:cs="Calibri Light"/>
                <w:sz w:val="20"/>
                <w:szCs w:val="20"/>
                <w:lang w:val="fr-FR"/>
              </w:rPr>
              <w:t>R</w:t>
            </w:r>
            <w:r>
              <w:rPr>
                <w:rFonts w:ascii="Calibri Light" w:hAnsi="Calibri Light" w:cs="Calibri Light"/>
                <w:sz w:val="20"/>
                <w:szCs w:val="20"/>
                <w:lang w:val="fr-FR"/>
              </w:rPr>
              <w:t>eports to SMB.</w:t>
            </w:r>
          </w:p>
          <w:p w14:paraId="71C9114A" w14:textId="77777777" w:rsidR="008D754B" w:rsidRDefault="00EE5276" w:rsidP="00EE5276">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541CFD1B" w14:textId="38A5B310" w:rsidR="00EE5276" w:rsidRPr="00A679EB" w:rsidRDefault="00D03B04" w:rsidP="00D03B04">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535E2ACC" w14:textId="77777777" w:rsidR="00014E54" w:rsidRDefault="00EE5276" w:rsidP="008D754B">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446719">
              <w:rPr>
                <w:rFonts w:ascii="Calibri Light" w:hAnsi="Calibri Light" w:cs="Calibri Light"/>
                <w:b/>
                <w:sz w:val="20"/>
                <w:szCs w:val="20"/>
              </w:rPr>
              <w:t xml:space="preserve"> </w:t>
            </w:r>
          </w:p>
          <w:p w14:paraId="1C9AF289" w14:textId="0AFD79A1" w:rsidR="00FF2CB3" w:rsidRPr="004061EE" w:rsidRDefault="0049592B" w:rsidP="004061E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30 Sep 2023</w:t>
            </w:r>
          </w:p>
        </w:tc>
      </w:tr>
      <w:tr w:rsidR="001469EA" w:rsidRPr="0000509E" w14:paraId="5DE37A08"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4FAF575D" w14:textId="579EEE40" w:rsidR="001469EA" w:rsidRPr="0060520D" w:rsidRDefault="00810F65" w:rsidP="0060520D">
            <w:pPr>
              <w:widowControl w:val="0"/>
              <w:tabs>
                <w:tab w:val="left" w:pos="560"/>
              </w:tabs>
              <w:autoSpaceDE w:val="0"/>
              <w:autoSpaceDN w:val="0"/>
              <w:adjustRightInd w:val="0"/>
              <w:spacing w:before="60" w:after="60"/>
              <w:jc w:val="both"/>
              <w:rPr>
                <w:rFonts w:ascii="Calibri Light" w:hAnsi="Calibri Light" w:cs="Calibri Light"/>
                <w:color w:val="FF0000"/>
                <w:sz w:val="19"/>
                <w:szCs w:val="24"/>
              </w:rPr>
            </w:pPr>
            <w:r w:rsidRPr="0060520D">
              <w:rPr>
                <w:rFonts w:ascii="Wingdings" w:hAnsi="Wingdings" w:cs="Times New Roman"/>
                <w:b/>
                <w:color w:val="FF0000"/>
                <w:sz w:val="19"/>
                <w:szCs w:val="24"/>
              </w:rPr>
              <w:lastRenderedPageBreak/>
              <w:t></w:t>
            </w:r>
            <w:r w:rsidRPr="0060520D">
              <w:rPr>
                <w:rFonts w:ascii="Calibri Light" w:hAnsi="Calibri Light" w:cs="Calibri Light"/>
                <w:color w:val="FF0000"/>
                <w:sz w:val="19"/>
                <w:szCs w:val="24"/>
              </w:rPr>
              <w:t xml:space="preserve">   </w:t>
            </w:r>
            <w:r w:rsidR="0060520D" w:rsidRPr="0060520D">
              <w:rPr>
                <w:rFonts w:ascii="Calibri Light" w:hAnsi="Calibri Light" w:cs="Calibri Light"/>
                <w:b/>
                <w:bCs/>
                <w:color w:val="FFFFFF" w:themeColor="background1"/>
                <w:sz w:val="20"/>
                <w:szCs w:val="20"/>
              </w:rPr>
              <w:t>High</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B77A82" w14:textId="0E2C0377" w:rsidR="001469EA" w:rsidRPr="002C23FF" w:rsidRDefault="00CC4953" w:rsidP="0096219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Center</w:t>
            </w:r>
            <w:r w:rsidR="004F274E">
              <w:rPr>
                <w:rFonts w:ascii="Calibri Light" w:hAnsi="Calibri Light" w:cs="Calibri Light"/>
                <w:b/>
                <w:bCs/>
                <w:color w:val="FFFFFF" w:themeColor="background1"/>
                <w:sz w:val="20"/>
                <w:szCs w:val="20"/>
              </w:rPr>
              <w:t xml:space="preserve"> Budgeting Process</w:t>
            </w:r>
            <w:r w:rsidR="007320EF">
              <w:rPr>
                <w:rFonts w:ascii="Calibri Light" w:hAnsi="Calibri Light" w:cs="Calibri Light"/>
                <w:b/>
                <w:bCs/>
                <w:color w:val="FFFFFF" w:themeColor="background1"/>
                <w:sz w:val="20"/>
                <w:szCs w:val="20"/>
              </w:rPr>
              <w:t xml:space="preserve"> and Equipment Management</w:t>
            </w:r>
          </w:p>
        </w:tc>
      </w:tr>
      <w:tr w:rsidR="007910DD" w:rsidRPr="0000509E" w14:paraId="374AADE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7ACD7692" w14:textId="2391A2C5" w:rsidR="007910DD" w:rsidRPr="002343D9" w:rsidRDefault="007910DD" w:rsidP="007910DD">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 xml:space="preserve"> 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711A47">
              <w:rPr>
                <w:rFonts w:ascii="Calibri Light" w:hAnsi="Calibri Light" w:cs="Calibri Light"/>
                <w:color w:val="0070C0"/>
                <w:sz w:val="20"/>
                <w:szCs w:val="20"/>
              </w:rPr>
              <w:t>04</w:t>
            </w:r>
          </w:p>
        </w:tc>
      </w:tr>
      <w:tr w:rsidR="007910DD" w:rsidRPr="0000509E" w14:paraId="496D8F86"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D59F025"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4C3FF4B5" w14:textId="4F8A18C5" w:rsidR="001A4926" w:rsidRPr="001A4926" w:rsidRDefault="00061492" w:rsidP="007D41BC">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Budgeting Process</w:t>
            </w:r>
          </w:p>
          <w:p w14:paraId="2821DA3C" w14:textId="77777777" w:rsidR="0025492F" w:rsidRDefault="00FA2D09" w:rsidP="00FC0D45">
            <w:pPr>
              <w:pStyle w:val="NumberedHeading1"/>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On review of </w:t>
            </w:r>
            <w:r w:rsidRPr="00FA2D09">
              <w:rPr>
                <w:rFonts w:ascii="Calibri Light" w:hAnsi="Calibri Light" w:cs="Calibri Light"/>
                <w:b w:val="0"/>
                <w:spacing w:val="0"/>
                <w:kern w:val="0"/>
                <w:sz w:val="20"/>
                <w:szCs w:val="20"/>
              </w:rPr>
              <w:t xml:space="preserve">Budget vs Actuals variance report for 2022, it was observed that the actual expenditure exceeded the budgeted amount, resulting in an excess variance of </w:t>
            </w:r>
            <w:r w:rsidRPr="0025492F">
              <w:rPr>
                <w:rFonts w:ascii="Calibri Light" w:hAnsi="Calibri Light" w:cs="Calibri Light"/>
                <w:bCs/>
                <w:spacing w:val="0"/>
                <w:kern w:val="0"/>
                <w:sz w:val="20"/>
                <w:szCs w:val="20"/>
              </w:rPr>
              <w:t>AED 647,352</w:t>
            </w:r>
            <w:r w:rsidRPr="00FA2D09">
              <w:rPr>
                <w:rFonts w:ascii="Calibri Light" w:hAnsi="Calibri Light" w:cs="Calibri Light"/>
                <w:b w:val="0"/>
                <w:spacing w:val="0"/>
                <w:kern w:val="0"/>
                <w:sz w:val="20"/>
                <w:szCs w:val="20"/>
              </w:rPr>
              <w:t xml:space="preserve"> (representing a </w:t>
            </w:r>
            <w:r w:rsidRPr="0025492F">
              <w:rPr>
                <w:rFonts w:ascii="Calibri Light" w:hAnsi="Calibri Light" w:cs="Calibri Light"/>
                <w:bCs/>
                <w:spacing w:val="0"/>
                <w:kern w:val="0"/>
                <w:sz w:val="20"/>
                <w:szCs w:val="20"/>
              </w:rPr>
              <w:t>31%</w:t>
            </w:r>
            <w:r w:rsidRPr="00FA2D09">
              <w:rPr>
                <w:rFonts w:ascii="Calibri Light" w:hAnsi="Calibri Light" w:cs="Calibri Light"/>
                <w:b w:val="0"/>
                <w:spacing w:val="0"/>
                <w:kern w:val="0"/>
                <w:sz w:val="20"/>
                <w:szCs w:val="20"/>
              </w:rPr>
              <w:t xml:space="preserve"> increase over the budgeted costs). </w:t>
            </w:r>
          </w:p>
          <w:p w14:paraId="6F82925D" w14:textId="77777777" w:rsidR="00600C39" w:rsidRDefault="00FC0D45" w:rsidP="00600C39">
            <w:pPr>
              <w:pStyle w:val="NumberedHeading1"/>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During </w:t>
            </w:r>
            <w:r w:rsidR="00FA2D09" w:rsidRPr="00FA2D09">
              <w:rPr>
                <w:rFonts w:ascii="Calibri Light" w:hAnsi="Calibri Light" w:cs="Calibri Light"/>
                <w:b w:val="0"/>
                <w:spacing w:val="0"/>
                <w:kern w:val="0"/>
                <w:sz w:val="20"/>
                <w:szCs w:val="20"/>
              </w:rPr>
              <w:t>2022 budgeting process, the open</w:t>
            </w:r>
            <w:r w:rsidR="00CF2FC7">
              <w:rPr>
                <w:rFonts w:ascii="Calibri Light" w:hAnsi="Calibri Light" w:cs="Calibri Light"/>
                <w:b w:val="0"/>
                <w:spacing w:val="0"/>
                <w:kern w:val="0"/>
                <w:sz w:val="20"/>
                <w:szCs w:val="20"/>
              </w:rPr>
              <w:t xml:space="preserve"> PO</w:t>
            </w:r>
            <w:r w:rsidR="00FA2D09" w:rsidRPr="00FA2D09">
              <w:rPr>
                <w:rFonts w:ascii="Calibri Light" w:hAnsi="Calibri Light" w:cs="Calibri Light"/>
                <w:b w:val="0"/>
                <w:spacing w:val="0"/>
                <w:kern w:val="0"/>
                <w:sz w:val="20"/>
                <w:szCs w:val="20"/>
              </w:rPr>
              <w:t xml:space="preserve"> commitments from 2021</w:t>
            </w:r>
            <w:r w:rsidR="00CF2FC7">
              <w:rPr>
                <w:rFonts w:ascii="Calibri Light" w:hAnsi="Calibri Light" w:cs="Calibri Light"/>
                <w:b w:val="0"/>
                <w:spacing w:val="0"/>
                <w:kern w:val="0"/>
                <w:sz w:val="20"/>
                <w:szCs w:val="20"/>
              </w:rPr>
              <w:t xml:space="preserve"> and </w:t>
            </w:r>
            <w:r w:rsidR="00200937">
              <w:rPr>
                <w:rFonts w:ascii="Calibri Light" w:hAnsi="Calibri Light" w:cs="Calibri Light"/>
                <w:b w:val="0"/>
                <w:spacing w:val="0"/>
                <w:kern w:val="0"/>
                <w:sz w:val="20"/>
                <w:szCs w:val="20"/>
              </w:rPr>
              <w:t>accruals</w:t>
            </w:r>
            <w:r w:rsidR="00CF2FC7">
              <w:rPr>
                <w:rFonts w:ascii="Calibri Light" w:hAnsi="Calibri Light" w:cs="Calibri Light"/>
                <w:b w:val="0"/>
                <w:spacing w:val="0"/>
                <w:kern w:val="0"/>
                <w:sz w:val="20"/>
                <w:szCs w:val="20"/>
              </w:rPr>
              <w:t xml:space="preserve"> </w:t>
            </w:r>
            <w:r w:rsidR="00960E11">
              <w:rPr>
                <w:rFonts w:ascii="Calibri Light" w:hAnsi="Calibri Light" w:cs="Calibri Light"/>
                <w:b w:val="0"/>
                <w:spacing w:val="0"/>
                <w:kern w:val="0"/>
                <w:sz w:val="20"/>
                <w:szCs w:val="20"/>
              </w:rPr>
              <w:t>(including</w:t>
            </w:r>
            <w:r w:rsidR="005A3854">
              <w:rPr>
                <w:rFonts w:ascii="Calibri Light" w:hAnsi="Calibri Light" w:cs="Calibri Light"/>
                <w:b w:val="0"/>
                <w:spacing w:val="0"/>
                <w:kern w:val="0"/>
                <w:sz w:val="20"/>
                <w:szCs w:val="20"/>
              </w:rPr>
              <w:t xml:space="preserve"> </w:t>
            </w:r>
            <w:r w:rsidR="00CF2FC7">
              <w:rPr>
                <w:rFonts w:ascii="Calibri Light" w:hAnsi="Calibri Light" w:cs="Calibri Light"/>
                <w:b w:val="0"/>
                <w:spacing w:val="0"/>
                <w:kern w:val="0"/>
                <w:sz w:val="20"/>
                <w:szCs w:val="20"/>
              </w:rPr>
              <w:t>AHC Project Management charges for previous years)</w:t>
            </w:r>
            <w:r w:rsidR="00FA2D09" w:rsidRPr="00FA2D09">
              <w:rPr>
                <w:rFonts w:ascii="Calibri Light" w:hAnsi="Calibri Light" w:cs="Calibri Light"/>
                <w:b w:val="0"/>
                <w:spacing w:val="0"/>
                <w:kern w:val="0"/>
                <w:sz w:val="20"/>
                <w:szCs w:val="20"/>
              </w:rPr>
              <w:t xml:space="preserve"> were not taken into account, </w:t>
            </w:r>
            <w:r w:rsidR="0025492F">
              <w:rPr>
                <w:rFonts w:ascii="Calibri Light" w:hAnsi="Calibri Light" w:cs="Calibri Light"/>
                <w:b w:val="0"/>
                <w:spacing w:val="0"/>
                <w:kern w:val="0"/>
                <w:sz w:val="20"/>
                <w:szCs w:val="20"/>
              </w:rPr>
              <w:t xml:space="preserve">resulting in an </w:t>
            </w:r>
            <w:r w:rsidR="00FA2D09" w:rsidRPr="00FA2D09">
              <w:rPr>
                <w:rFonts w:ascii="Calibri Light" w:hAnsi="Calibri Light" w:cs="Calibri Light"/>
                <w:b w:val="0"/>
                <w:spacing w:val="0"/>
                <w:kern w:val="0"/>
                <w:sz w:val="20"/>
                <w:szCs w:val="20"/>
              </w:rPr>
              <w:t xml:space="preserve">inaccurate estimation of </w:t>
            </w:r>
            <w:r w:rsidR="00D47EB1">
              <w:rPr>
                <w:rFonts w:ascii="Calibri Light" w:hAnsi="Calibri Light" w:cs="Calibri Light"/>
                <w:b w:val="0"/>
                <w:spacing w:val="0"/>
                <w:kern w:val="0"/>
                <w:sz w:val="20"/>
                <w:szCs w:val="20"/>
              </w:rPr>
              <w:t xml:space="preserve">budget </w:t>
            </w:r>
            <w:r w:rsidR="00CF2FC7">
              <w:rPr>
                <w:rFonts w:ascii="Calibri Light" w:hAnsi="Calibri Light" w:cs="Calibri Light"/>
                <w:b w:val="0"/>
                <w:spacing w:val="0"/>
                <w:kern w:val="0"/>
                <w:sz w:val="20"/>
                <w:szCs w:val="20"/>
              </w:rPr>
              <w:t>based on the available fund balance</w:t>
            </w:r>
            <w:r w:rsidR="00FA2D09" w:rsidRPr="00FA2D09">
              <w:rPr>
                <w:rFonts w:ascii="Calibri Light" w:hAnsi="Calibri Light" w:cs="Calibri Light"/>
                <w:b w:val="0"/>
                <w:spacing w:val="0"/>
                <w:kern w:val="0"/>
                <w:sz w:val="20"/>
                <w:szCs w:val="20"/>
              </w:rPr>
              <w:t xml:space="preserve">. </w:t>
            </w:r>
            <w:r w:rsidR="009F440A">
              <w:rPr>
                <w:rFonts w:ascii="Calibri Light" w:hAnsi="Calibri Light" w:cs="Calibri Light"/>
                <w:b w:val="0"/>
                <w:spacing w:val="0"/>
                <w:kern w:val="0"/>
                <w:sz w:val="20"/>
                <w:szCs w:val="20"/>
              </w:rPr>
              <w:t xml:space="preserve">In addition, </w:t>
            </w:r>
            <w:r>
              <w:rPr>
                <w:rFonts w:ascii="Calibri Light" w:hAnsi="Calibri Light" w:cs="Calibri Light"/>
                <w:b w:val="0"/>
                <w:spacing w:val="0"/>
                <w:kern w:val="0"/>
                <w:sz w:val="20"/>
                <w:szCs w:val="20"/>
              </w:rPr>
              <w:t xml:space="preserve">the </w:t>
            </w:r>
            <w:r w:rsidR="00FA2D09" w:rsidRPr="00FA2D09">
              <w:rPr>
                <w:rFonts w:ascii="Calibri Light" w:hAnsi="Calibri Light" w:cs="Calibri Light"/>
                <w:b w:val="0"/>
                <w:spacing w:val="0"/>
                <w:kern w:val="0"/>
                <w:sz w:val="20"/>
                <w:szCs w:val="20"/>
              </w:rPr>
              <w:t xml:space="preserve">SMB approved a budget of </w:t>
            </w:r>
            <w:r w:rsidR="00FA2D09" w:rsidRPr="0025492F">
              <w:rPr>
                <w:rFonts w:ascii="Calibri Light" w:hAnsi="Calibri Light" w:cs="Calibri Light"/>
                <w:bCs/>
                <w:spacing w:val="0"/>
                <w:kern w:val="0"/>
                <w:sz w:val="20"/>
                <w:szCs w:val="20"/>
              </w:rPr>
              <w:t>AED 1.95</w:t>
            </w:r>
            <w:r w:rsidR="002362B4">
              <w:rPr>
                <w:rFonts w:ascii="Calibri Light" w:hAnsi="Calibri Light" w:cs="Calibri Light"/>
                <w:b w:val="0"/>
                <w:spacing w:val="0"/>
                <w:kern w:val="0"/>
                <w:sz w:val="20"/>
                <w:szCs w:val="20"/>
              </w:rPr>
              <w:t xml:space="preserve"> million for ARIC in 2022</w:t>
            </w:r>
            <w:r w:rsidR="00412D40">
              <w:rPr>
                <w:rFonts w:ascii="Calibri Light" w:hAnsi="Calibri Light" w:cs="Calibri Light"/>
                <w:b w:val="0"/>
                <w:spacing w:val="0"/>
                <w:kern w:val="0"/>
                <w:sz w:val="20"/>
                <w:szCs w:val="20"/>
              </w:rPr>
              <w:t xml:space="preserve"> considering the expenses till November 2022</w:t>
            </w:r>
            <w:r w:rsidR="002362B4">
              <w:rPr>
                <w:rFonts w:ascii="Calibri Light" w:hAnsi="Calibri Light" w:cs="Calibri Light"/>
                <w:b w:val="0"/>
                <w:spacing w:val="0"/>
                <w:kern w:val="0"/>
                <w:sz w:val="20"/>
                <w:szCs w:val="20"/>
              </w:rPr>
              <w:t xml:space="preserve"> </w:t>
            </w:r>
            <w:r w:rsidR="00836FEF">
              <w:rPr>
                <w:rFonts w:ascii="Calibri Light" w:hAnsi="Calibri Light" w:cs="Calibri Light"/>
                <w:b w:val="0"/>
                <w:spacing w:val="0"/>
                <w:kern w:val="0"/>
                <w:sz w:val="20"/>
                <w:szCs w:val="20"/>
              </w:rPr>
              <w:t xml:space="preserve">due to the expiry of Phase 2 </w:t>
            </w:r>
            <w:r>
              <w:rPr>
                <w:rFonts w:ascii="Calibri Light" w:hAnsi="Calibri Light" w:cs="Calibri Light"/>
                <w:b w:val="0"/>
                <w:spacing w:val="0"/>
                <w:kern w:val="0"/>
                <w:sz w:val="20"/>
                <w:szCs w:val="20"/>
              </w:rPr>
              <w:t>A</w:t>
            </w:r>
            <w:r w:rsidR="00836FEF">
              <w:rPr>
                <w:rFonts w:ascii="Calibri Light" w:hAnsi="Calibri Light" w:cs="Calibri Light"/>
                <w:b w:val="0"/>
                <w:spacing w:val="0"/>
                <w:kern w:val="0"/>
                <w:sz w:val="20"/>
                <w:szCs w:val="20"/>
              </w:rPr>
              <w:t xml:space="preserve">greement </w:t>
            </w:r>
            <w:r w:rsidR="00913A22">
              <w:rPr>
                <w:rFonts w:ascii="Calibri Light" w:hAnsi="Calibri Light" w:cs="Calibri Light"/>
                <w:b w:val="0"/>
                <w:spacing w:val="0"/>
                <w:kern w:val="0"/>
                <w:sz w:val="20"/>
                <w:szCs w:val="20"/>
              </w:rPr>
              <w:t>i</w:t>
            </w:r>
            <w:r w:rsidR="00836FEF">
              <w:rPr>
                <w:rFonts w:ascii="Calibri Light" w:hAnsi="Calibri Light" w:cs="Calibri Light"/>
                <w:b w:val="0"/>
                <w:spacing w:val="0"/>
                <w:kern w:val="0"/>
                <w:sz w:val="20"/>
                <w:szCs w:val="20"/>
              </w:rPr>
              <w:t>n November 2022</w:t>
            </w:r>
            <w:r w:rsidR="009F440A">
              <w:rPr>
                <w:rFonts w:ascii="Calibri Light" w:hAnsi="Calibri Light" w:cs="Calibri Light"/>
                <w:b w:val="0"/>
                <w:spacing w:val="0"/>
                <w:kern w:val="0"/>
                <w:sz w:val="20"/>
                <w:szCs w:val="20"/>
              </w:rPr>
              <w:t xml:space="preserve"> </w:t>
            </w:r>
            <w:r w:rsidR="002362B4" w:rsidRPr="002362B4">
              <w:rPr>
                <w:rFonts w:asciiTheme="majorHAnsi" w:hAnsiTheme="majorHAnsi" w:cstheme="majorHAnsi"/>
                <w:b w:val="0"/>
                <w:bCs/>
                <w:color w:val="C00000"/>
                <w:sz w:val="20"/>
                <w:szCs w:val="20"/>
              </w:rPr>
              <w:t>(</w:t>
            </w:r>
            <w:r w:rsidR="002362B4" w:rsidRPr="002362B4">
              <w:rPr>
                <w:rFonts w:asciiTheme="majorHAnsi" w:hAnsiTheme="majorHAnsi" w:cstheme="majorHAnsi"/>
                <w:color w:val="C00000"/>
                <w:spacing w:val="0"/>
                <w:kern w:val="0"/>
                <w:sz w:val="20"/>
                <w:szCs w:val="20"/>
              </w:rPr>
              <w:t>Source</w:t>
            </w:r>
            <w:r w:rsidR="002362B4" w:rsidRPr="002362B4">
              <w:rPr>
                <w:rFonts w:asciiTheme="majorHAnsi" w:hAnsiTheme="majorHAnsi" w:cstheme="majorHAnsi"/>
                <w:b w:val="0"/>
                <w:bCs/>
                <w:color w:val="C00000"/>
                <w:spacing w:val="0"/>
                <w:kern w:val="0"/>
                <w:sz w:val="20"/>
                <w:szCs w:val="20"/>
              </w:rPr>
              <w:t>: SMB MoM)</w:t>
            </w:r>
            <w:r w:rsidR="005E6B01">
              <w:rPr>
                <w:rFonts w:asciiTheme="majorHAnsi" w:hAnsiTheme="majorHAnsi" w:cstheme="majorHAnsi"/>
                <w:b w:val="0"/>
                <w:bCs/>
                <w:color w:val="C00000"/>
                <w:spacing w:val="0"/>
                <w:kern w:val="0"/>
                <w:sz w:val="20"/>
                <w:szCs w:val="20"/>
              </w:rPr>
              <w:t xml:space="preserve">. </w:t>
            </w:r>
            <w:r w:rsidR="0045669A" w:rsidRPr="00FA2D09">
              <w:rPr>
                <w:rFonts w:ascii="Calibri Light" w:hAnsi="Calibri Light" w:cs="Calibri Light"/>
                <w:b w:val="0"/>
                <w:spacing w:val="0"/>
                <w:kern w:val="0"/>
                <w:sz w:val="20"/>
                <w:szCs w:val="20"/>
              </w:rPr>
              <w:t xml:space="preserve"> As a consequence, </w:t>
            </w:r>
            <w:r w:rsidR="009F440A">
              <w:rPr>
                <w:rFonts w:ascii="Calibri Light" w:hAnsi="Calibri Light" w:cs="Calibri Light"/>
                <w:b w:val="0"/>
                <w:spacing w:val="0"/>
                <w:kern w:val="0"/>
                <w:sz w:val="20"/>
                <w:szCs w:val="20"/>
              </w:rPr>
              <w:t>t</w:t>
            </w:r>
            <w:r>
              <w:rPr>
                <w:rFonts w:ascii="Calibri Light" w:hAnsi="Calibri Light" w:cs="Calibri Light"/>
                <w:b w:val="0"/>
                <w:bCs/>
                <w:sz w:val="20"/>
                <w:szCs w:val="20"/>
              </w:rPr>
              <w:t xml:space="preserve">he budget allocated </w:t>
            </w:r>
            <w:r w:rsidR="009F440A" w:rsidRPr="00FC0D45">
              <w:rPr>
                <w:rFonts w:ascii="Calibri Light" w:hAnsi="Calibri Light" w:cs="Calibri Light"/>
                <w:b w:val="0"/>
                <w:spacing w:val="0"/>
                <w:kern w:val="0"/>
                <w:sz w:val="20"/>
                <w:szCs w:val="20"/>
              </w:rPr>
              <w:t xml:space="preserve">for 2022 did not sufficiently guarantee the availability of funds to cover the necessary expenditures and financial obligations throughout the year 2022 </w:t>
            </w:r>
            <w:r w:rsidR="0045669A">
              <w:rPr>
                <w:rFonts w:ascii="Calibri Light" w:hAnsi="Calibri Light" w:cs="Calibri Light"/>
                <w:b w:val="0"/>
                <w:spacing w:val="0"/>
                <w:kern w:val="0"/>
                <w:sz w:val="20"/>
                <w:szCs w:val="20"/>
              </w:rPr>
              <w:t xml:space="preserve">resulting in the net deficit. </w:t>
            </w:r>
            <w:r w:rsidR="002A1868" w:rsidRPr="003214C6">
              <w:rPr>
                <w:rFonts w:ascii="Calibri Light" w:hAnsi="Calibri Light" w:cs="Calibri Light"/>
                <w:b w:val="0"/>
                <w:spacing w:val="0"/>
                <w:kern w:val="0"/>
                <w:sz w:val="20"/>
                <w:szCs w:val="20"/>
              </w:rPr>
              <w:t xml:space="preserve"> </w:t>
            </w:r>
          </w:p>
          <w:p w14:paraId="43DBEE9B" w14:textId="4827027A" w:rsidR="002A1868" w:rsidRPr="00FA2D09" w:rsidRDefault="002A1868" w:rsidP="00600C39">
            <w:pPr>
              <w:pStyle w:val="NumberedHeading1"/>
              <w:jc w:val="both"/>
              <w:rPr>
                <w:rFonts w:ascii="Calibri Light" w:hAnsi="Calibri Light" w:cs="Calibri Light"/>
                <w:b w:val="0"/>
                <w:spacing w:val="0"/>
                <w:kern w:val="0"/>
                <w:sz w:val="20"/>
                <w:szCs w:val="20"/>
              </w:rPr>
            </w:pPr>
          </w:p>
          <w:p w14:paraId="597DAD4A" w14:textId="40361914" w:rsidR="00FA2D09" w:rsidRPr="005E6B01" w:rsidRDefault="005E6B01" w:rsidP="00600C39">
            <w:pPr>
              <w:pStyle w:val="NumberedHeading1"/>
              <w:spacing w:before="120" w:after="120"/>
              <w:jc w:val="both"/>
              <w:rPr>
                <w:rFonts w:ascii="Calibri Light" w:hAnsi="Calibri Light" w:cs="Calibri Light"/>
                <w:b w:val="0"/>
                <w:spacing w:val="0"/>
                <w:kern w:val="0"/>
                <w:sz w:val="20"/>
                <w:szCs w:val="20"/>
              </w:rPr>
            </w:pPr>
            <w:r w:rsidRPr="005E6B01">
              <w:rPr>
                <w:rFonts w:ascii="Calibri Light" w:hAnsi="Calibri Light" w:cs="Calibri Light"/>
                <w:b w:val="0"/>
                <w:spacing w:val="0"/>
                <w:kern w:val="0"/>
                <w:sz w:val="20"/>
                <w:szCs w:val="20"/>
              </w:rPr>
              <w:lastRenderedPageBreak/>
              <w:t>Further</w:t>
            </w:r>
            <w:r w:rsidR="007B7515">
              <w:rPr>
                <w:rFonts w:ascii="Calibri Light" w:hAnsi="Calibri Light" w:cs="Calibri Light"/>
                <w:b w:val="0"/>
                <w:spacing w:val="0"/>
                <w:kern w:val="0"/>
                <w:sz w:val="20"/>
                <w:szCs w:val="20"/>
              </w:rPr>
              <w:t>,</w:t>
            </w:r>
            <w:r w:rsidRPr="005E6B01">
              <w:rPr>
                <w:rFonts w:ascii="Calibri Light" w:hAnsi="Calibri Light" w:cs="Calibri Light"/>
                <w:b w:val="0"/>
                <w:spacing w:val="0"/>
                <w:kern w:val="0"/>
                <w:sz w:val="20"/>
                <w:szCs w:val="20"/>
              </w:rPr>
              <w:t xml:space="preserve"> the open PO commitments /documents are not carried forward to next year </w:t>
            </w:r>
            <w:r w:rsidR="0081396B">
              <w:rPr>
                <w:rFonts w:ascii="Calibri Light" w:hAnsi="Calibri Light" w:cs="Calibri Light"/>
                <w:b w:val="0"/>
                <w:spacing w:val="0"/>
                <w:kern w:val="0"/>
                <w:sz w:val="20"/>
                <w:szCs w:val="20"/>
              </w:rPr>
              <w:t xml:space="preserve">in the ADERP system </w:t>
            </w:r>
            <w:r w:rsidR="00B23F95">
              <w:rPr>
                <w:rFonts w:ascii="Calibri Light" w:hAnsi="Calibri Light" w:cs="Calibri Light"/>
                <w:b w:val="0"/>
                <w:spacing w:val="0"/>
                <w:kern w:val="0"/>
                <w:sz w:val="20"/>
                <w:szCs w:val="20"/>
              </w:rPr>
              <w:t>thereby resulting in incorrect budget vs actual report as shown in the table below.</w:t>
            </w:r>
          </w:p>
          <w:tbl>
            <w:tblPr>
              <w:tblStyle w:val="TableGrid"/>
              <w:tblW w:w="9589" w:type="dxa"/>
              <w:tblLook w:val="04A0" w:firstRow="1" w:lastRow="0" w:firstColumn="1" w:lastColumn="0" w:noHBand="0" w:noVBand="1"/>
            </w:tblPr>
            <w:tblGrid>
              <w:gridCol w:w="2031"/>
              <w:gridCol w:w="1614"/>
              <w:gridCol w:w="1325"/>
              <w:gridCol w:w="1055"/>
              <w:gridCol w:w="1183"/>
              <w:gridCol w:w="1183"/>
              <w:gridCol w:w="1198"/>
            </w:tblGrid>
            <w:tr w:rsidR="004D5F81" w14:paraId="4F0C419F" w14:textId="77777777" w:rsidTr="004D5F81">
              <w:tc>
                <w:tcPr>
                  <w:tcW w:w="2031" w:type="dxa"/>
                  <w:shd w:val="clear" w:color="auto" w:fill="0070C0"/>
                </w:tcPr>
                <w:p w14:paraId="717C6165" w14:textId="77777777" w:rsidR="004D5F81" w:rsidRPr="000C21BD"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Chapter Name</w:t>
                  </w:r>
                </w:p>
              </w:tc>
              <w:tc>
                <w:tcPr>
                  <w:tcW w:w="1614" w:type="dxa"/>
                  <w:shd w:val="clear" w:color="auto" w:fill="0070C0"/>
                </w:tcPr>
                <w:p w14:paraId="6687948A" w14:textId="42E67594" w:rsidR="004D5F81"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Annual /</w:t>
                  </w:r>
                  <w:r w:rsidRPr="000C21BD">
                    <w:rPr>
                      <w:rFonts w:asciiTheme="majorHAnsi" w:hAnsiTheme="majorHAnsi" w:cstheme="majorHAnsi"/>
                      <w:b/>
                      <w:color w:val="FFFFFF" w:themeColor="background1"/>
                      <w:sz w:val="20"/>
                      <w:szCs w:val="20"/>
                    </w:rPr>
                    <w:t>Revised Budget</w:t>
                  </w:r>
                </w:p>
                <w:p w14:paraId="4BB16151" w14:textId="3C10AB47" w:rsidR="004D5F81" w:rsidRPr="000C21BD"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w:t>
                  </w:r>
                </w:p>
              </w:tc>
              <w:tc>
                <w:tcPr>
                  <w:tcW w:w="1325" w:type="dxa"/>
                  <w:shd w:val="clear" w:color="auto" w:fill="0070C0"/>
                </w:tcPr>
                <w:p w14:paraId="6D50C8D3" w14:textId="77777777" w:rsidR="004D5F81"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0C21BD">
                    <w:rPr>
                      <w:rFonts w:asciiTheme="majorHAnsi" w:hAnsiTheme="majorHAnsi" w:cstheme="majorHAnsi"/>
                      <w:b/>
                      <w:color w:val="FFFFFF" w:themeColor="background1"/>
                      <w:sz w:val="20"/>
                      <w:szCs w:val="20"/>
                    </w:rPr>
                    <w:t>Actuals</w:t>
                  </w:r>
                </w:p>
                <w:p w14:paraId="6EEF438E" w14:textId="3874B8E4" w:rsidR="004D5F81" w:rsidRPr="000C21BD"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(A)</w:t>
                  </w:r>
                </w:p>
              </w:tc>
              <w:tc>
                <w:tcPr>
                  <w:tcW w:w="1055" w:type="dxa"/>
                  <w:shd w:val="clear" w:color="auto" w:fill="0070C0"/>
                </w:tcPr>
                <w:p w14:paraId="27E41227" w14:textId="77777777" w:rsidR="004D5F81"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Variance</w:t>
                  </w:r>
                </w:p>
                <w:p w14:paraId="07A085BD" w14:textId="409C89A8" w:rsidR="004D5F81"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(B-A)</w:t>
                  </w:r>
                </w:p>
              </w:tc>
              <w:tc>
                <w:tcPr>
                  <w:tcW w:w="1183" w:type="dxa"/>
                  <w:shd w:val="clear" w:color="auto" w:fill="0070C0"/>
                </w:tcPr>
                <w:p w14:paraId="1D293B76" w14:textId="77777777" w:rsidR="0025492F"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PR </w:t>
                  </w:r>
                </w:p>
                <w:p w14:paraId="02A36C2E" w14:textId="56329691" w:rsidR="004D5F81" w:rsidRPr="000C21BD" w:rsidRDefault="0025492F"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C00000"/>
                      <w:sz w:val="20"/>
                      <w:szCs w:val="20"/>
                    </w:rPr>
                    <w:t>C</w:t>
                  </w:r>
                </w:p>
              </w:tc>
              <w:tc>
                <w:tcPr>
                  <w:tcW w:w="1183" w:type="dxa"/>
                  <w:shd w:val="clear" w:color="auto" w:fill="0070C0"/>
                </w:tcPr>
                <w:p w14:paraId="41AD9236" w14:textId="77777777" w:rsidR="004D5F81"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PO</w:t>
                  </w:r>
                </w:p>
                <w:p w14:paraId="08890F35" w14:textId="15CAB8AE" w:rsidR="004D5F81" w:rsidRPr="000C21BD"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sidRPr="0025492F">
                    <w:rPr>
                      <w:rFonts w:asciiTheme="majorHAnsi" w:hAnsiTheme="majorHAnsi" w:cstheme="majorHAnsi"/>
                      <w:b/>
                      <w:color w:val="C00000"/>
                      <w:sz w:val="20"/>
                      <w:szCs w:val="20"/>
                    </w:rPr>
                    <w:t>(D)</w:t>
                  </w:r>
                </w:p>
              </w:tc>
              <w:tc>
                <w:tcPr>
                  <w:tcW w:w="1198" w:type="dxa"/>
                  <w:shd w:val="clear" w:color="auto" w:fill="0070C0"/>
                </w:tcPr>
                <w:p w14:paraId="6BFF8456" w14:textId="69AEAC91" w:rsidR="004D5F81"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Fund Balance</w:t>
                  </w:r>
                </w:p>
                <w:p w14:paraId="6D1F2006" w14:textId="502E5524" w:rsidR="004D5F81" w:rsidRPr="0025492F" w:rsidRDefault="004D5F81" w:rsidP="00105379">
                  <w:pPr>
                    <w:pStyle w:val="Body"/>
                    <w:framePr w:hSpace="181" w:wrap="around" w:vAnchor="page" w:hAnchor="text" w:y="1441"/>
                    <w:suppressOverlap/>
                    <w:jc w:val="center"/>
                    <w:rPr>
                      <w:rFonts w:asciiTheme="majorHAnsi" w:hAnsiTheme="majorHAnsi" w:cstheme="majorHAnsi"/>
                      <w:b/>
                      <w:color w:val="C00000"/>
                      <w:sz w:val="20"/>
                      <w:szCs w:val="20"/>
                    </w:rPr>
                  </w:pPr>
                  <w:r w:rsidRPr="0025492F">
                    <w:rPr>
                      <w:rFonts w:asciiTheme="majorHAnsi" w:hAnsiTheme="majorHAnsi" w:cstheme="majorHAnsi"/>
                      <w:b/>
                      <w:color w:val="C00000"/>
                      <w:sz w:val="20"/>
                      <w:szCs w:val="20"/>
                    </w:rPr>
                    <w:t>B- (A+C+D)</w:t>
                  </w:r>
                </w:p>
                <w:p w14:paraId="4484CADB" w14:textId="79D345A7" w:rsidR="004D5F81" w:rsidRPr="000C21BD" w:rsidRDefault="004D5F81"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p>
              </w:tc>
            </w:tr>
            <w:tr w:rsidR="004D5F81" w14:paraId="1E195203" w14:textId="77777777" w:rsidTr="004D5F81">
              <w:tc>
                <w:tcPr>
                  <w:tcW w:w="2031" w:type="dxa"/>
                </w:tcPr>
                <w:p w14:paraId="243E48A8" w14:textId="77777777" w:rsidR="004D5F81" w:rsidRPr="00E62109" w:rsidRDefault="004D5F81" w:rsidP="00105379">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Personnel Costs</w:t>
                  </w:r>
                </w:p>
              </w:tc>
              <w:tc>
                <w:tcPr>
                  <w:tcW w:w="1614" w:type="dxa"/>
                </w:tcPr>
                <w:p w14:paraId="04760AFC"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1,724,161</w:t>
                  </w:r>
                </w:p>
              </w:tc>
              <w:tc>
                <w:tcPr>
                  <w:tcW w:w="1325" w:type="dxa"/>
                </w:tcPr>
                <w:p w14:paraId="3F9010A2"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1,712,607</w:t>
                  </w:r>
                </w:p>
              </w:tc>
              <w:tc>
                <w:tcPr>
                  <w:tcW w:w="1055" w:type="dxa"/>
                </w:tcPr>
                <w:p w14:paraId="79D9654F" w14:textId="73E2182E" w:rsidR="004D5F81"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11554</w:t>
                  </w:r>
                </w:p>
              </w:tc>
              <w:tc>
                <w:tcPr>
                  <w:tcW w:w="1183" w:type="dxa"/>
                </w:tcPr>
                <w:p w14:paraId="4D9D6D5A" w14:textId="2B29B389"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p>
              </w:tc>
              <w:tc>
                <w:tcPr>
                  <w:tcW w:w="1183" w:type="dxa"/>
                </w:tcPr>
                <w:p w14:paraId="1D376C3F" w14:textId="3F237071"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p>
              </w:tc>
              <w:tc>
                <w:tcPr>
                  <w:tcW w:w="1198" w:type="dxa"/>
                </w:tcPr>
                <w:p w14:paraId="14DADB57" w14:textId="3FDD05E1"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r w:rsidRPr="00E62109">
                    <w:rPr>
                      <w:rFonts w:asciiTheme="majorHAnsi" w:hAnsiTheme="majorHAnsi" w:cstheme="majorHAnsi"/>
                      <w:color w:val="000000"/>
                      <w:sz w:val="18"/>
                      <w:szCs w:val="18"/>
                    </w:rPr>
                    <w:t>11,554</w:t>
                  </w:r>
                </w:p>
              </w:tc>
            </w:tr>
            <w:tr w:rsidR="004D5F81" w14:paraId="43EEA75C" w14:textId="77777777" w:rsidTr="004D5F81">
              <w:tc>
                <w:tcPr>
                  <w:tcW w:w="2031" w:type="dxa"/>
                </w:tcPr>
                <w:p w14:paraId="4C6BED45" w14:textId="77777777" w:rsidR="004D5F81" w:rsidRPr="00E62109" w:rsidRDefault="004D5F81" w:rsidP="00105379">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Other Operating Costs</w:t>
                  </w:r>
                </w:p>
              </w:tc>
              <w:tc>
                <w:tcPr>
                  <w:tcW w:w="1614" w:type="dxa"/>
                </w:tcPr>
                <w:p w14:paraId="637A4209"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256,520</w:t>
                  </w:r>
                </w:p>
              </w:tc>
              <w:tc>
                <w:tcPr>
                  <w:tcW w:w="1325" w:type="dxa"/>
                </w:tcPr>
                <w:p w14:paraId="64444888"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310,209</w:t>
                  </w:r>
                </w:p>
              </w:tc>
              <w:tc>
                <w:tcPr>
                  <w:tcW w:w="1055" w:type="dxa"/>
                </w:tcPr>
                <w:p w14:paraId="4E51499A" w14:textId="07E6E33B" w:rsidR="004D5F81"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(53,689)</w:t>
                  </w:r>
                </w:p>
              </w:tc>
              <w:tc>
                <w:tcPr>
                  <w:tcW w:w="1183" w:type="dxa"/>
                </w:tcPr>
                <w:p w14:paraId="4B462E03" w14:textId="13A70538"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-75,000</w:t>
                  </w:r>
                </w:p>
              </w:tc>
              <w:tc>
                <w:tcPr>
                  <w:tcW w:w="1183" w:type="dxa"/>
                </w:tcPr>
                <w:p w14:paraId="16C79BDF" w14:textId="5D5CBDE2"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-12,945</w:t>
                  </w:r>
                </w:p>
              </w:tc>
              <w:tc>
                <w:tcPr>
                  <w:tcW w:w="1198" w:type="dxa"/>
                </w:tcPr>
                <w:p w14:paraId="2A9F6D83" w14:textId="167DF28B"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34,356</w:t>
                  </w:r>
                </w:p>
              </w:tc>
            </w:tr>
            <w:tr w:rsidR="004D5F81" w14:paraId="63A3516C" w14:textId="77777777" w:rsidTr="004D5F81">
              <w:tc>
                <w:tcPr>
                  <w:tcW w:w="2031" w:type="dxa"/>
                </w:tcPr>
                <w:p w14:paraId="35974F9C" w14:textId="184CE8F4" w:rsidR="004D5F81" w:rsidRPr="00E62109" w:rsidRDefault="004D5F81" w:rsidP="00105379">
                  <w:pPr>
                    <w:pStyle w:val="Body"/>
                    <w:framePr w:hSpace="181" w:wrap="around" w:vAnchor="page" w:hAnchor="text" w:y="1441"/>
                    <w:suppressOverlap/>
                    <w:rPr>
                      <w:rFonts w:asciiTheme="majorHAnsi" w:hAnsiTheme="majorHAnsi" w:cstheme="majorHAnsi"/>
                      <w:sz w:val="18"/>
                      <w:szCs w:val="18"/>
                    </w:rPr>
                  </w:pPr>
                  <w:r w:rsidRPr="00E62109">
                    <w:rPr>
                      <w:rFonts w:asciiTheme="majorHAnsi" w:hAnsiTheme="majorHAnsi" w:cstheme="majorHAnsi"/>
                      <w:sz w:val="18"/>
                      <w:szCs w:val="18"/>
                    </w:rPr>
                    <w:t>*Capital Payments</w:t>
                  </w:r>
                </w:p>
              </w:tc>
              <w:tc>
                <w:tcPr>
                  <w:tcW w:w="1614" w:type="dxa"/>
                </w:tcPr>
                <w:p w14:paraId="08D5EFB0"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116,016</w:t>
                  </w:r>
                </w:p>
              </w:tc>
              <w:tc>
                <w:tcPr>
                  <w:tcW w:w="1325" w:type="dxa"/>
                </w:tcPr>
                <w:p w14:paraId="1258E884"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color w:val="000000"/>
                      <w:sz w:val="18"/>
                      <w:szCs w:val="18"/>
                    </w:rPr>
                    <w:t>721,233</w:t>
                  </w:r>
                </w:p>
              </w:tc>
              <w:tc>
                <w:tcPr>
                  <w:tcW w:w="1055" w:type="dxa"/>
                </w:tcPr>
                <w:p w14:paraId="08772FBE" w14:textId="71FB96DC" w:rsidR="004D5F81"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(605,217)</w:t>
                  </w:r>
                </w:p>
              </w:tc>
              <w:tc>
                <w:tcPr>
                  <w:tcW w:w="1183" w:type="dxa"/>
                </w:tcPr>
                <w:p w14:paraId="1775EEF4" w14:textId="6428B366"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-197,425</w:t>
                  </w:r>
                </w:p>
              </w:tc>
              <w:tc>
                <w:tcPr>
                  <w:tcW w:w="1183" w:type="dxa"/>
                </w:tcPr>
                <w:p w14:paraId="121D0C3E" w14:textId="580387D7"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-436,838</w:t>
                  </w:r>
                </w:p>
              </w:tc>
              <w:tc>
                <w:tcPr>
                  <w:tcW w:w="1198" w:type="dxa"/>
                </w:tcPr>
                <w:p w14:paraId="77DCBE8E" w14:textId="18840929" w:rsidR="004D5F81" w:rsidRPr="00E62109" w:rsidRDefault="004D5F81" w:rsidP="00105379">
                  <w:pPr>
                    <w:pStyle w:val="Body"/>
                    <w:framePr w:hSpace="181" w:wrap="around" w:vAnchor="page" w:hAnchor="text" w:y="1441"/>
                    <w:suppressOverlap/>
                    <w:rPr>
                      <w:rFonts w:asciiTheme="majorHAnsi" w:hAnsiTheme="majorHAnsi" w:cstheme="majorHAnsi"/>
                      <w:color w:val="000000"/>
                      <w:sz w:val="18"/>
                      <w:szCs w:val="18"/>
                    </w:rPr>
                  </w:pPr>
                  <w:r>
                    <w:rPr>
                      <w:rFonts w:asciiTheme="majorHAnsi" w:hAnsiTheme="majorHAnsi" w:cstheme="majorHAnsi"/>
                      <w:color w:val="000000"/>
                      <w:sz w:val="18"/>
                      <w:szCs w:val="18"/>
                    </w:rPr>
                    <w:t>29,046</w:t>
                  </w:r>
                </w:p>
              </w:tc>
            </w:tr>
            <w:tr w:rsidR="004D5F81" w14:paraId="26F55C33" w14:textId="77777777" w:rsidTr="004D5F81">
              <w:tc>
                <w:tcPr>
                  <w:tcW w:w="2031" w:type="dxa"/>
                </w:tcPr>
                <w:p w14:paraId="0B777F71"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sz w:val="18"/>
                      <w:szCs w:val="18"/>
                    </w:rPr>
                    <w:t>Total</w:t>
                  </w:r>
                </w:p>
              </w:tc>
              <w:tc>
                <w:tcPr>
                  <w:tcW w:w="1614" w:type="dxa"/>
                </w:tcPr>
                <w:p w14:paraId="0260D86A"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2,096,697</w:t>
                  </w:r>
                </w:p>
              </w:tc>
              <w:tc>
                <w:tcPr>
                  <w:tcW w:w="1325" w:type="dxa"/>
                </w:tcPr>
                <w:p w14:paraId="585AFD20" w14:textId="77777777"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sidRPr="00E62109">
                    <w:rPr>
                      <w:rFonts w:asciiTheme="majorHAnsi" w:hAnsiTheme="majorHAnsi" w:cstheme="majorHAnsi"/>
                      <w:b/>
                      <w:bCs/>
                      <w:color w:val="000000"/>
                      <w:sz w:val="18"/>
                      <w:szCs w:val="18"/>
                    </w:rPr>
                    <w:t>2,744,049</w:t>
                  </w:r>
                </w:p>
              </w:tc>
              <w:tc>
                <w:tcPr>
                  <w:tcW w:w="1055" w:type="dxa"/>
                </w:tcPr>
                <w:p w14:paraId="279A4470" w14:textId="3FA7841A" w:rsidR="004D5F81" w:rsidRDefault="004D5F81" w:rsidP="00105379">
                  <w:pPr>
                    <w:pStyle w:val="Body"/>
                    <w:framePr w:hSpace="181" w:wrap="around" w:vAnchor="page" w:hAnchor="text" w:y="1441"/>
                    <w:suppressOverlap/>
                    <w:rPr>
                      <w:rFonts w:asciiTheme="majorHAnsi" w:hAnsiTheme="majorHAnsi" w:cstheme="majorHAnsi"/>
                      <w:b/>
                      <w:bCs/>
                      <w:color w:val="000000"/>
                      <w:sz w:val="18"/>
                      <w:szCs w:val="18"/>
                    </w:rPr>
                  </w:pPr>
                  <w:r>
                    <w:rPr>
                      <w:rFonts w:ascii="Calibri Light" w:hAnsi="Calibri Light" w:cs="Calibri Light"/>
                      <w:b/>
                      <w:sz w:val="20"/>
                      <w:szCs w:val="20"/>
                    </w:rPr>
                    <w:t>647,352</w:t>
                  </w:r>
                </w:p>
              </w:tc>
              <w:tc>
                <w:tcPr>
                  <w:tcW w:w="1183" w:type="dxa"/>
                </w:tcPr>
                <w:p w14:paraId="5FCD2002" w14:textId="5E3B64E3" w:rsidR="004D5F81" w:rsidRPr="00E62109" w:rsidRDefault="004D5F81" w:rsidP="00105379">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-272,425</w:t>
                  </w:r>
                </w:p>
              </w:tc>
              <w:tc>
                <w:tcPr>
                  <w:tcW w:w="1183" w:type="dxa"/>
                </w:tcPr>
                <w:p w14:paraId="2E202A6E" w14:textId="4A8D3DC8" w:rsidR="004D5F81" w:rsidRPr="00E62109" w:rsidRDefault="004D5F81" w:rsidP="00105379">
                  <w:pPr>
                    <w:pStyle w:val="Body"/>
                    <w:framePr w:hSpace="181" w:wrap="around" w:vAnchor="page" w:hAnchor="text" w:y="1441"/>
                    <w:suppressOverlap/>
                    <w:rPr>
                      <w:rFonts w:asciiTheme="majorHAnsi" w:hAnsiTheme="majorHAnsi" w:cstheme="majorHAnsi"/>
                      <w:b/>
                      <w:bCs/>
                      <w:color w:val="000000"/>
                      <w:sz w:val="18"/>
                      <w:szCs w:val="18"/>
                    </w:rPr>
                  </w:pPr>
                  <w:r>
                    <w:rPr>
                      <w:rFonts w:asciiTheme="majorHAnsi" w:hAnsiTheme="majorHAnsi" w:cstheme="majorHAnsi"/>
                      <w:b/>
                      <w:bCs/>
                      <w:color w:val="000000"/>
                      <w:sz w:val="18"/>
                      <w:szCs w:val="18"/>
                    </w:rPr>
                    <w:t>-449,783</w:t>
                  </w:r>
                </w:p>
              </w:tc>
              <w:tc>
                <w:tcPr>
                  <w:tcW w:w="1198" w:type="dxa"/>
                </w:tcPr>
                <w:p w14:paraId="35AD8B52" w14:textId="715DC8DF" w:rsidR="004D5F81" w:rsidRPr="00E62109" w:rsidRDefault="004D5F81" w:rsidP="00105379">
                  <w:pPr>
                    <w:pStyle w:val="Body"/>
                    <w:framePr w:hSpace="181" w:wrap="around" w:vAnchor="page" w:hAnchor="text" w:y="1441"/>
                    <w:suppressOverlap/>
                    <w:rPr>
                      <w:rFonts w:asciiTheme="majorHAnsi" w:hAnsiTheme="majorHAnsi" w:cstheme="majorHAnsi"/>
                      <w:b/>
                      <w:sz w:val="18"/>
                      <w:szCs w:val="18"/>
                    </w:rPr>
                  </w:pPr>
                  <w:r>
                    <w:rPr>
                      <w:rFonts w:asciiTheme="majorHAnsi" w:hAnsiTheme="majorHAnsi" w:cstheme="majorHAnsi"/>
                      <w:b/>
                      <w:bCs/>
                      <w:color w:val="000000"/>
                      <w:sz w:val="18"/>
                      <w:szCs w:val="18"/>
                    </w:rPr>
                    <w:t>74,856</w:t>
                  </w:r>
                </w:p>
              </w:tc>
            </w:tr>
            <w:tr w:rsidR="0035078E" w14:paraId="3AF2D0A5" w14:textId="77777777" w:rsidTr="00A259EB">
              <w:tc>
                <w:tcPr>
                  <w:tcW w:w="8391" w:type="dxa"/>
                  <w:gridSpan w:val="6"/>
                </w:tcPr>
                <w:p w14:paraId="2B82303A" w14:textId="3F610117" w:rsidR="0035078E" w:rsidRDefault="0035078E" w:rsidP="00105379">
                  <w:pPr>
                    <w:pStyle w:val="Body"/>
                    <w:framePr w:hSpace="181" w:wrap="around" w:vAnchor="page" w:hAnchor="text" w:y="1441"/>
                    <w:suppressOverlap/>
                    <w:rPr>
                      <w:rFonts w:asciiTheme="majorHAnsi" w:hAnsiTheme="majorHAnsi" w:cstheme="majorHAnsi"/>
                      <w:b/>
                      <w:bCs/>
                      <w:color w:val="000000"/>
                      <w:sz w:val="18"/>
                      <w:szCs w:val="18"/>
                    </w:rPr>
                  </w:pPr>
                  <w:r w:rsidRPr="0035078E">
                    <w:rPr>
                      <w:rFonts w:asciiTheme="majorHAnsi" w:hAnsiTheme="majorHAnsi" w:cstheme="majorHAnsi"/>
                      <w:b/>
                      <w:bCs/>
                      <w:color w:val="C00000"/>
                      <w:sz w:val="18"/>
                      <w:szCs w:val="18"/>
                    </w:rPr>
                    <w:t xml:space="preserve">Source: </w:t>
                  </w:r>
                  <w:r w:rsidR="00B55965">
                    <w:rPr>
                      <w:rFonts w:asciiTheme="majorHAnsi" w:hAnsiTheme="majorHAnsi" w:cstheme="majorHAnsi"/>
                      <w:color w:val="C00000"/>
                      <w:sz w:val="18"/>
                      <w:szCs w:val="18"/>
                    </w:rPr>
                    <w:t>Bud</w:t>
                  </w:r>
                  <w:r w:rsidRPr="0035078E">
                    <w:rPr>
                      <w:rFonts w:asciiTheme="majorHAnsi" w:hAnsiTheme="majorHAnsi" w:cstheme="majorHAnsi"/>
                      <w:color w:val="C00000"/>
                      <w:sz w:val="18"/>
                      <w:szCs w:val="18"/>
                    </w:rPr>
                    <w:t>get vs. Actual Report – ADERP System</w:t>
                  </w:r>
                </w:p>
              </w:tc>
              <w:tc>
                <w:tcPr>
                  <w:tcW w:w="1198" w:type="dxa"/>
                </w:tcPr>
                <w:p w14:paraId="3C80F990" w14:textId="77777777" w:rsidR="0035078E" w:rsidRDefault="0035078E" w:rsidP="00105379">
                  <w:pPr>
                    <w:pStyle w:val="Body"/>
                    <w:framePr w:hSpace="181" w:wrap="around" w:vAnchor="page" w:hAnchor="text" w:y="1441"/>
                    <w:suppressOverlap/>
                    <w:rPr>
                      <w:rFonts w:asciiTheme="majorHAnsi" w:hAnsiTheme="majorHAnsi" w:cstheme="majorHAnsi"/>
                      <w:b/>
                      <w:bCs/>
                      <w:color w:val="000000"/>
                      <w:sz w:val="18"/>
                      <w:szCs w:val="18"/>
                    </w:rPr>
                  </w:pPr>
                </w:p>
              </w:tc>
            </w:tr>
          </w:tbl>
          <w:p w14:paraId="318769E9" w14:textId="21A3A901" w:rsidR="00FA2D09" w:rsidRPr="00FA2D09" w:rsidRDefault="00FA2D09" w:rsidP="00854F3D">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In October 2022, it was observed that ARIC faced challenge</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 </w:t>
            </w:r>
            <w:r w:rsidR="00A17960">
              <w:rPr>
                <w:rFonts w:ascii="Calibri Light" w:hAnsi="Calibri Light" w:cs="Calibri Light"/>
                <w:b w:val="0"/>
                <w:spacing w:val="0"/>
                <w:kern w:val="0"/>
                <w:sz w:val="20"/>
                <w:szCs w:val="20"/>
              </w:rPr>
              <w:t>to meet</w:t>
            </w:r>
            <w:r w:rsidRPr="00FA2D09">
              <w:rPr>
                <w:rFonts w:ascii="Calibri Light" w:hAnsi="Calibri Light" w:cs="Calibri Light"/>
                <w:b w:val="0"/>
                <w:spacing w:val="0"/>
                <w:kern w:val="0"/>
                <w:sz w:val="20"/>
                <w:szCs w:val="20"/>
              </w:rPr>
              <w:t xml:space="preserve"> its financial obligations due to insufficient cash availability in the </w:t>
            </w:r>
            <w:r w:rsidR="00AC6563">
              <w:rPr>
                <w:rFonts w:ascii="Calibri Light" w:hAnsi="Calibri Light" w:cs="Calibri Light"/>
                <w:b w:val="0"/>
                <w:spacing w:val="0"/>
                <w:kern w:val="0"/>
                <w:sz w:val="20"/>
                <w:szCs w:val="20"/>
              </w:rPr>
              <w:t>B</w:t>
            </w:r>
            <w:r w:rsidRPr="00FA2D09">
              <w:rPr>
                <w:rFonts w:ascii="Calibri Light" w:hAnsi="Calibri Light" w:cs="Calibri Light"/>
                <w:b w:val="0"/>
                <w:spacing w:val="0"/>
                <w:kern w:val="0"/>
                <w:sz w:val="20"/>
                <w:szCs w:val="20"/>
              </w:rPr>
              <w:t xml:space="preserve">ank. The </w:t>
            </w:r>
            <w:r w:rsidR="00AC6563">
              <w:rPr>
                <w:rFonts w:ascii="Calibri Light" w:hAnsi="Calibri Light" w:cs="Calibri Light"/>
                <w:b w:val="0"/>
                <w:spacing w:val="0"/>
                <w:kern w:val="0"/>
                <w:sz w:val="20"/>
                <w:szCs w:val="20"/>
              </w:rPr>
              <w:t>F</w:t>
            </w:r>
            <w:r w:rsidRPr="00FA2D09">
              <w:rPr>
                <w:rFonts w:ascii="Calibri Light" w:hAnsi="Calibri Light" w:cs="Calibri Light"/>
                <w:b w:val="0"/>
                <w:spacing w:val="0"/>
                <w:kern w:val="0"/>
                <w:sz w:val="20"/>
                <w:szCs w:val="20"/>
              </w:rPr>
              <w:t xml:space="preserve">inancial </w:t>
            </w:r>
            <w:r w:rsidR="00AC6563">
              <w:rPr>
                <w:rFonts w:ascii="Calibri Light" w:hAnsi="Calibri Light" w:cs="Calibri Light"/>
                <w:b w:val="0"/>
                <w:spacing w:val="0"/>
                <w:kern w:val="0"/>
                <w:sz w:val="20"/>
                <w:szCs w:val="20"/>
              </w:rPr>
              <w:t>S</w:t>
            </w:r>
            <w:r w:rsidRPr="00FA2D09">
              <w:rPr>
                <w:rFonts w:ascii="Calibri Light" w:hAnsi="Calibri Light" w:cs="Calibri Light"/>
                <w:b w:val="0"/>
                <w:spacing w:val="0"/>
                <w:kern w:val="0"/>
                <w:sz w:val="20"/>
                <w:szCs w:val="20"/>
              </w:rPr>
              <w:t xml:space="preserve">tatements for October 2022 indicated a cash balance of </w:t>
            </w:r>
            <w:r w:rsidRPr="00AC6563">
              <w:rPr>
                <w:rFonts w:ascii="Calibri Light" w:hAnsi="Calibri Light" w:cs="Calibri Light"/>
                <w:bCs/>
                <w:spacing w:val="0"/>
                <w:kern w:val="0"/>
                <w:sz w:val="20"/>
                <w:szCs w:val="20"/>
              </w:rPr>
              <w:t>AED 34,197</w:t>
            </w:r>
            <w:r w:rsidRPr="00FA2D09">
              <w:rPr>
                <w:rFonts w:ascii="Calibri Light" w:hAnsi="Calibri Light" w:cs="Calibri Light"/>
                <w:b w:val="0"/>
                <w:spacing w:val="0"/>
                <w:kern w:val="0"/>
                <w:sz w:val="20"/>
                <w:szCs w:val="20"/>
              </w:rPr>
              <w:t xml:space="preserve"> (excluding petty cash). However, it is worth mentioning that under the new agreement, </w:t>
            </w:r>
            <w:r w:rsidR="004B6F58">
              <w:rPr>
                <w:rFonts w:ascii="Calibri Light" w:hAnsi="Calibri Light" w:cs="Calibri Light"/>
                <w:b w:val="0"/>
                <w:spacing w:val="0"/>
                <w:kern w:val="0"/>
                <w:sz w:val="20"/>
                <w:szCs w:val="20"/>
              </w:rPr>
              <w:t xml:space="preserve">contributions from </w:t>
            </w:r>
            <w:r w:rsidRPr="00FA2D09">
              <w:rPr>
                <w:rFonts w:ascii="Calibri Light" w:hAnsi="Calibri Light" w:cs="Calibri Light"/>
                <w:b w:val="0"/>
                <w:spacing w:val="0"/>
                <w:kern w:val="0"/>
                <w:sz w:val="20"/>
                <w:szCs w:val="20"/>
              </w:rPr>
              <w:t xml:space="preserve">KU </w:t>
            </w:r>
            <w:r w:rsidR="004B6F58">
              <w:rPr>
                <w:rFonts w:ascii="Calibri Light" w:hAnsi="Calibri Light" w:cs="Calibri Light"/>
                <w:b w:val="0"/>
                <w:spacing w:val="0"/>
                <w:kern w:val="0"/>
                <w:sz w:val="20"/>
                <w:szCs w:val="20"/>
              </w:rPr>
              <w:t xml:space="preserve">and AHC were </w:t>
            </w:r>
            <w:r w:rsidRPr="00FA2D09">
              <w:rPr>
                <w:rFonts w:ascii="Calibri Light" w:hAnsi="Calibri Light" w:cs="Calibri Light"/>
                <w:b w:val="0"/>
                <w:spacing w:val="0"/>
                <w:kern w:val="0"/>
                <w:sz w:val="20"/>
                <w:szCs w:val="20"/>
              </w:rPr>
              <w:t>received in advance of the agreed dates</w:t>
            </w:r>
            <w:r w:rsidR="00A054D6">
              <w:rPr>
                <w:rFonts w:ascii="Calibri Light" w:hAnsi="Calibri Light" w:cs="Calibri Light"/>
                <w:b w:val="0"/>
                <w:spacing w:val="0"/>
                <w:kern w:val="0"/>
                <w:sz w:val="20"/>
                <w:szCs w:val="20"/>
              </w:rPr>
              <w:t xml:space="preserve"> </w:t>
            </w:r>
            <w:r w:rsidR="00A054D6" w:rsidRPr="00A054D6">
              <w:rPr>
                <w:rFonts w:ascii="Calibri Light" w:hAnsi="Calibri Light" w:cs="Calibri Light"/>
                <w:bCs/>
                <w:spacing w:val="0"/>
                <w:kern w:val="0"/>
                <w:sz w:val="20"/>
                <w:szCs w:val="20"/>
              </w:rPr>
              <w:t>(2.7 M)</w:t>
            </w:r>
            <w:r w:rsidRPr="00FA2D09">
              <w:rPr>
                <w:rFonts w:ascii="Calibri Light" w:hAnsi="Calibri Light" w:cs="Calibri Light"/>
                <w:b w:val="0"/>
                <w:spacing w:val="0"/>
                <w:kern w:val="0"/>
                <w:sz w:val="20"/>
                <w:szCs w:val="20"/>
              </w:rPr>
              <w:t xml:space="preserve">. This advance payment </w:t>
            </w:r>
            <w:r w:rsidR="00AC6563">
              <w:rPr>
                <w:rFonts w:ascii="Calibri Light" w:hAnsi="Calibri Light" w:cs="Calibri Light"/>
                <w:b w:val="0"/>
                <w:spacing w:val="0"/>
                <w:kern w:val="0"/>
                <w:sz w:val="20"/>
                <w:szCs w:val="20"/>
              </w:rPr>
              <w:t xml:space="preserve">(KU and </w:t>
            </w:r>
            <w:r w:rsidR="00960E11">
              <w:rPr>
                <w:rFonts w:ascii="Calibri Light" w:hAnsi="Calibri Light" w:cs="Calibri Light"/>
                <w:b w:val="0"/>
                <w:spacing w:val="0"/>
                <w:kern w:val="0"/>
                <w:sz w:val="20"/>
                <w:szCs w:val="20"/>
              </w:rPr>
              <w:t>AHC Contributions</w:t>
            </w:r>
            <w:r w:rsidR="00AC6563">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was intended to facilitate the timely payment of obligations and sup</w:t>
            </w:r>
            <w:r w:rsidR="00854F3D">
              <w:rPr>
                <w:rFonts w:ascii="Calibri Light" w:hAnsi="Calibri Light" w:cs="Calibri Light"/>
                <w:b w:val="0"/>
                <w:spacing w:val="0"/>
                <w:kern w:val="0"/>
                <w:sz w:val="20"/>
                <w:szCs w:val="20"/>
              </w:rPr>
              <w:t xml:space="preserve">port ARIC's financial stability </w:t>
            </w:r>
            <w:r w:rsidR="00854F3D" w:rsidRPr="002362B4">
              <w:rPr>
                <w:rFonts w:asciiTheme="majorHAnsi" w:hAnsiTheme="majorHAnsi" w:cstheme="majorHAnsi"/>
                <w:b w:val="0"/>
                <w:bCs/>
                <w:color w:val="C00000"/>
                <w:sz w:val="20"/>
                <w:szCs w:val="20"/>
              </w:rPr>
              <w:t>(</w:t>
            </w:r>
            <w:r w:rsidR="00854F3D" w:rsidRPr="002362B4">
              <w:rPr>
                <w:rFonts w:asciiTheme="majorHAnsi" w:hAnsiTheme="majorHAnsi" w:cstheme="majorHAnsi"/>
                <w:color w:val="C00000"/>
                <w:spacing w:val="0"/>
                <w:kern w:val="0"/>
                <w:sz w:val="20"/>
                <w:szCs w:val="20"/>
              </w:rPr>
              <w:t>Source</w:t>
            </w:r>
            <w:r w:rsidR="00854F3D" w:rsidRPr="002362B4">
              <w:rPr>
                <w:rFonts w:asciiTheme="majorHAnsi" w:hAnsiTheme="majorHAnsi" w:cstheme="majorHAnsi"/>
                <w:b w:val="0"/>
                <w:bCs/>
                <w:color w:val="C00000"/>
                <w:spacing w:val="0"/>
                <w:kern w:val="0"/>
                <w:sz w:val="20"/>
                <w:szCs w:val="20"/>
              </w:rPr>
              <w:t xml:space="preserve">: </w:t>
            </w:r>
            <w:r w:rsidR="00854F3D">
              <w:rPr>
                <w:rFonts w:asciiTheme="majorHAnsi" w:hAnsiTheme="majorHAnsi" w:cstheme="majorHAnsi"/>
                <w:b w:val="0"/>
                <w:bCs/>
                <w:color w:val="C00000"/>
                <w:spacing w:val="0"/>
                <w:kern w:val="0"/>
                <w:sz w:val="20"/>
                <w:szCs w:val="20"/>
              </w:rPr>
              <w:t>2023 Agreement).</w:t>
            </w:r>
          </w:p>
          <w:tbl>
            <w:tblPr>
              <w:tblStyle w:val="TableGrid"/>
              <w:tblW w:w="7047" w:type="dxa"/>
              <w:tblLook w:val="04A0" w:firstRow="1" w:lastRow="0" w:firstColumn="1" w:lastColumn="0" w:noHBand="0" w:noVBand="1"/>
            </w:tblPr>
            <w:tblGrid>
              <w:gridCol w:w="3979"/>
              <w:gridCol w:w="3068"/>
            </w:tblGrid>
            <w:tr w:rsidR="007F3476" w14:paraId="53BDD403" w14:textId="77777777" w:rsidTr="00FA2D09">
              <w:trPr>
                <w:trHeight w:val="133"/>
              </w:trPr>
              <w:tc>
                <w:tcPr>
                  <w:tcW w:w="3979" w:type="dxa"/>
                  <w:shd w:val="clear" w:color="auto" w:fill="0070C0"/>
                </w:tcPr>
                <w:p w14:paraId="5F6196CB" w14:textId="77777777" w:rsidR="007F3476" w:rsidRPr="000C21BD" w:rsidRDefault="007F3476"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Description</w:t>
                  </w:r>
                </w:p>
              </w:tc>
              <w:tc>
                <w:tcPr>
                  <w:tcW w:w="3068" w:type="dxa"/>
                  <w:shd w:val="clear" w:color="auto" w:fill="0070C0"/>
                </w:tcPr>
                <w:p w14:paraId="42532230" w14:textId="0F46C00E" w:rsidR="007F3476" w:rsidRPr="000C21BD" w:rsidRDefault="007F3476" w:rsidP="00105379">
                  <w:pPr>
                    <w:pStyle w:val="Body"/>
                    <w:framePr w:hSpace="181" w:wrap="around" w:vAnchor="page" w:hAnchor="text" w:y="1441"/>
                    <w:suppressOverlap/>
                    <w:jc w:val="center"/>
                    <w:rPr>
                      <w:rFonts w:asciiTheme="majorHAnsi" w:hAnsiTheme="majorHAnsi" w:cstheme="majorHAnsi"/>
                      <w:b/>
                      <w:color w:val="FFFFFF" w:themeColor="background1"/>
                      <w:sz w:val="20"/>
                      <w:szCs w:val="20"/>
                    </w:rPr>
                  </w:pPr>
                  <w:r>
                    <w:rPr>
                      <w:rFonts w:asciiTheme="majorHAnsi" w:hAnsiTheme="majorHAnsi" w:cstheme="majorHAnsi"/>
                      <w:b/>
                      <w:color w:val="FFFFFF" w:themeColor="background1"/>
                      <w:sz w:val="20"/>
                      <w:szCs w:val="20"/>
                    </w:rPr>
                    <w:t xml:space="preserve">Advance Contribution </w:t>
                  </w:r>
                </w:p>
              </w:tc>
            </w:tr>
            <w:tr w:rsidR="007F3476" w14:paraId="39186DB7" w14:textId="77777777" w:rsidTr="00FA2D09">
              <w:trPr>
                <w:trHeight w:val="130"/>
              </w:trPr>
              <w:tc>
                <w:tcPr>
                  <w:tcW w:w="3979" w:type="dxa"/>
                </w:tcPr>
                <w:p w14:paraId="347B6948" w14:textId="64552A62" w:rsidR="007F3476" w:rsidRPr="00E62109" w:rsidRDefault="007F3476" w:rsidP="00105379">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KU in Dec as per 2023 agreement</w:t>
                  </w:r>
                </w:p>
              </w:tc>
              <w:tc>
                <w:tcPr>
                  <w:tcW w:w="3068" w:type="dxa"/>
                </w:tcPr>
                <w:p w14:paraId="7D82C219" w14:textId="77777777" w:rsidR="007F3476" w:rsidRPr="00E62109" w:rsidRDefault="007F3476" w:rsidP="00105379">
                  <w:pPr>
                    <w:pStyle w:val="Body"/>
                    <w:framePr w:hSpace="181" w:wrap="around" w:vAnchor="page" w:hAnchor="text" w:y="1441"/>
                    <w:suppressOverlap/>
                    <w:jc w:val="center"/>
                    <w:rPr>
                      <w:rFonts w:asciiTheme="majorHAnsi" w:hAnsiTheme="majorHAnsi" w:cstheme="majorHAnsi"/>
                      <w:b/>
                      <w:sz w:val="18"/>
                      <w:szCs w:val="18"/>
                    </w:rPr>
                  </w:pPr>
                  <w:r w:rsidRPr="00E62109">
                    <w:rPr>
                      <w:rFonts w:asciiTheme="majorHAnsi" w:hAnsiTheme="majorHAnsi" w:cstheme="majorHAnsi"/>
                      <w:color w:val="000000"/>
                      <w:sz w:val="18"/>
                      <w:szCs w:val="18"/>
                    </w:rPr>
                    <w:t>1,</w:t>
                  </w:r>
                  <w:r>
                    <w:rPr>
                      <w:rFonts w:asciiTheme="majorHAnsi" w:hAnsiTheme="majorHAnsi" w:cstheme="majorHAnsi"/>
                      <w:color w:val="000000"/>
                      <w:sz w:val="18"/>
                      <w:szCs w:val="18"/>
                    </w:rPr>
                    <w:t>200,000</w:t>
                  </w:r>
                </w:p>
              </w:tc>
            </w:tr>
            <w:tr w:rsidR="007F3476" w14:paraId="3A11A767" w14:textId="77777777" w:rsidTr="00FA2D09">
              <w:trPr>
                <w:trHeight w:val="133"/>
              </w:trPr>
              <w:tc>
                <w:tcPr>
                  <w:tcW w:w="3979" w:type="dxa"/>
                </w:tcPr>
                <w:p w14:paraId="7935E217" w14:textId="5538C0B2" w:rsidR="007F3476" w:rsidRPr="00E62109" w:rsidRDefault="007F3476" w:rsidP="00105379">
                  <w:pPr>
                    <w:pStyle w:val="Body"/>
                    <w:framePr w:hSpace="181" w:wrap="around" w:vAnchor="page" w:hAnchor="text" w:y="1441"/>
                    <w:suppressOverlap/>
                    <w:rPr>
                      <w:rFonts w:asciiTheme="majorHAnsi" w:hAnsiTheme="majorHAnsi" w:cstheme="majorHAnsi"/>
                      <w:sz w:val="18"/>
                      <w:szCs w:val="18"/>
                    </w:rPr>
                  </w:pPr>
                  <w:r>
                    <w:rPr>
                      <w:rFonts w:asciiTheme="majorHAnsi" w:hAnsiTheme="majorHAnsi" w:cstheme="majorHAnsi"/>
                      <w:sz w:val="18"/>
                      <w:szCs w:val="18"/>
                    </w:rPr>
                    <w:t>Contribution by AHC in Dec as per 2023 agreement</w:t>
                  </w:r>
                </w:p>
              </w:tc>
              <w:tc>
                <w:tcPr>
                  <w:tcW w:w="3068" w:type="dxa"/>
                </w:tcPr>
                <w:p w14:paraId="232F79AE" w14:textId="20ACE2CF" w:rsidR="007F3476" w:rsidRPr="00E62109" w:rsidRDefault="007F3476" w:rsidP="00105379">
                  <w:pPr>
                    <w:pStyle w:val="Body"/>
                    <w:framePr w:hSpace="181" w:wrap="around" w:vAnchor="page" w:hAnchor="text" w:y="1441"/>
                    <w:suppressOverlap/>
                    <w:jc w:val="center"/>
                    <w:rPr>
                      <w:rFonts w:asciiTheme="majorHAnsi" w:hAnsiTheme="majorHAnsi" w:cstheme="majorHAnsi"/>
                      <w:b/>
                      <w:sz w:val="18"/>
                      <w:szCs w:val="18"/>
                    </w:rPr>
                  </w:pPr>
                  <w:r>
                    <w:rPr>
                      <w:rFonts w:asciiTheme="majorHAnsi" w:hAnsiTheme="majorHAnsi" w:cstheme="majorHAnsi"/>
                      <w:color w:val="000000"/>
                      <w:sz w:val="18"/>
                      <w:szCs w:val="18"/>
                    </w:rPr>
                    <w:t>1,500,000</w:t>
                  </w:r>
                </w:p>
              </w:tc>
            </w:tr>
            <w:tr w:rsidR="007F3476" w14:paraId="3CABD00B" w14:textId="77777777" w:rsidTr="00FA2D09">
              <w:trPr>
                <w:trHeight w:val="65"/>
              </w:trPr>
              <w:tc>
                <w:tcPr>
                  <w:tcW w:w="3979" w:type="dxa"/>
                </w:tcPr>
                <w:p w14:paraId="524FE81E" w14:textId="77777777" w:rsidR="007F3476" w:rsidRPr="00B07588" w:rsidRDefault="007F3476" w:rsidP="00105379">
                  <w:pPr>
                    <w:pStyle w:val="Body"/>
                    <w:framePr w:hSpace="181" w:wrap="around" w:vAnchor="page" w:hAnchor="text" w:y="1441"/>
                    <w:suppressOverlap/>
                    <w:rPr>
                      <w:rFonts w:asciiTheme="majorHAnsi" w:hAnsiTheme="majorHAnsi" w:cstheme="majorHAnsi"/>
                      <w:b/>
                      <w:sz w:val="18"/>
                      <w:szCs w:val="18"/>
                    </w:rPr>
                  </w:pPr>
                  <w:r w:rsidRPr="00B07588">
                    <w:rPr>
                      <w:rFonts w:asciiTheme="majorHAnsi" w:hAnsiTheme="majorHAnsi" w:cstheme="majorHAnsi"/>
                      <w:b/>
                      <w:sz w:val="18"/>
                      <w:szCs w:val="18"/>
                    </w:rPr>
                    <w:t>Total</w:t>
                  </w:r>
                </w:p>
              </w:tc>
              <w:tc>
                <w:tcPr>
                  <w:tcW w:w="3068" w:type="dxa"/>
                </w:tcPr>
                <w:p w14:paraId="5E88AE99" w14:textId="7C272E9B" w:rsidR="007F3476" w:rsidRPr="00B07588" w:rsidRDefault="007F3476" w:rsidP="00105379">
                  <w:pPr>
                    <w:pStyle w:val="Body"/>
                    <w:framePr w:hSpace="181" w:wrap="around" w:vAnchor="page" w:hAnchor="text" w:y="1441"/>
                    <w:suppressOverlap/>
                    <w:jc w:val="center"/>
                    <w:rPr>
                      <w:rFonts w:asciiTheme="majorHAnsi" w:hAnsiTheme="majorHAnsi" w:cstheme="majorHAnsi"/>
                      <w:b/>
                      <w:sz w:val="18"/>
                      <w:szCs w:val="18"/>
                    </w:rPr>
                  </w:pPr>
                  <w:r w:rsidRPr="00B07588">
                    <w:rPr>
                      <w:rFonts w:asciiTheme="majorHAnsi" w:hAnsiTheme="majorHAnsi" w:cstheme="majorHAnsi"/>
                      <w:b/>
                      <w:color w:val="000000"/>
                      <w:sz w:val="18"/>
                      <w:szCs w:val="18"/>
                    </w:rPr>
                    <w:t>2</w:t>
                  </w:r>
                  <w:r>
                    <w:rPr>
                      <w:rFonts w:asciiTheme="majorHAnsi" w:hAnsiTheme="majorHAnsi" w:cstheme="majorHAnsi"/>
                      <w:b/>
                      <w:color w:val="000000"/>
                      <w:sz w:val="18"/>
                      <w:szCs w:val="18"/>
                    </w:rPr>
                    <w:t>,7</w:t>
                  </w:r>
                  <w:r w:rsidRPr="00B07588">
                    <w:rPr>
                      <w:rFonts w:asciiTheme="majorHAnsi" w:hAnsiTheme="majorHAnsi" w:cstheme="majorHAnsi"/>
                      <w:b/>
                      <w:color w:val="000000"/>
                      <w:sz w:val="18"/>
                      <w:szCs w:val="18"/>
                    </w:rPr>
                    <w:t>0</w:t>
                  </w:r>
                  <w:r>
                    <w:rPr>
                      <w:rFonts w:asciiTheme="majorHAnsi" w:hAnsiTheme="majorHAnsi" w:cstheme="majorHAnsi"/>
                      <w:b/>
                      <w:color w:val="000000"/>
                      <w:sz w:val="18"/>
                      <w:szCs w:val="18"/>
                    </w:rPr>
                    <w:t>0</w:t>
                  </w:r>
                  <w:r w:rsidRPr="00B07588">
                    <w:rPr>
                      <w:rFonts w:asciiTheme="majorHAnsi" w:hAnsiTheme="majorHAnsi" w:cstheme="majorHAnsi"/>
                      <w:b/>
                      <w:color w:val="000000"/>
                      <w:sz w:val="18"/>
                      <w:szCs w:val="18"/>
                    </w:rPr>
                    <w:t>,000</w:t>
                  </w:r>
                </w:p>
              </w:tc>
            </w:tr>
          </w:tbl>
          <w:p w14:paraId="35F26DBE" w14:textId="339898C2" w:rsidR="00745560" w:rsidRPr="00FA2D09" w:rsidRDefault="00A13481" w:rsidP="00667344">
            <w:pPr>
              <w:pStyle w:val="NumberedHeading1"/>
              <w:spacing w:before="120" w:after="120"/>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During the SMB meeting </w:t>
            </w:r>
            <w:r w:rsidR="00667344">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 xml:space="preserve">October 2022, the Net Fund Position expected as of November 30th, 2022, was presented as a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w:t>
            </w:r>
            <w:r w:rsidR="00F77DD0">
              <w:rPr>
                <w:rFonts w:ascii="Calibri Light" w:hAnsi="Calibri Light" w:cs="Calibri Light"/>
                <w:bCs/>
                <w:spacing w:val="0"/>
                <w:kern w:val="0"/>
                <w:sz w:val="20"/>
                <w:szCs w:val="20"/>
              </w:rPr>
              <w:t xml:space="preserve">AED </w:t>
            </w:r>
            <w:r w:rsidRPr="00C83171">
              <w:rPr>
                <w:rFonts w:ascii="Calibri Light" w:hAnsi="Calibri Light" w:cs="Calibri Light"/>
                <w:bCs/>
                <w:spacing w:val="0"/>
                <w:kern w:val="0"/>
                <w:sz w:val="20"/>
                <w:szCs w:val="20"/>
              </w:rPr>
              <w:t>807,198.14)</w:t>
            </w:r>
            <w:r w:rsidR="00430B35">
              <w:rPr>
                <w:rFonts w:ascii="Calibri Light" w:hAnsi="Calibri Light" w:cs="Calibri Light"/>
                <w:b w:val="0"/>
                <w:spacing w:val="0"/>
                <w:kern w:val="0"/>
                <w:sz w:val="20"/>
                <w:szCs w:val="20"/>
              </w:rPr>
              <w:t xml:space="preserve">, </w:t>
            </w:r>
            <w:r w:rsidRPr="002362B4">
              <w:rPr>
                <w:rFonts w:asciiTheme="majorHAnsi" w:hAnsiTheme="majorHAnsi" w:cstheme="majorHAnsi"/>
                <w:b w:val="0"/>
                <w:bCs/>
                <w:color w:val="C00000"/>
                <w:sz w:val="20"/>
                <w:szCs w:val="20"/>
              </w:rPr>
              <w:t>(</w:t>
            </w:r>
            <w:r w:rsidRPr="002362B4">
              <w:rPr>
                <w:rFonts w:asciiTheme="majorHAnsi" w:hAnsiTheme="majorHAnsi" w:cstheme="majorHAnsi"/>
                <w:color w:val="C00000"/>
                <w:spacing w:val="0"/>
                <w:kern w:val="0"/>
                <w:sz w:val="20"/>
                <w:szCs w:val="20"/>
              </w:rPr>
              <w:t>Source</w:t>
            </w:r>
            <w:r w:rsidRPr="002362B4">
              <w:rPr>
                <w:rFonts w:asciiTheme="majorHAnsi" w:hAnsiTheme="majorHAnsi" w:cstheme="majorHAnsi"/>
                <w:b w:val="0"/>
                <w:bCs/>
                <w:color w:val="C00000"/>
                <w:spacing w:val="0"/>
                <w:kern w:val="0"/>
                <w:sz w:val="20"/>
                <w:szCs w:val="20"/>
              </w:rPr>
              <w:t>: SMB MoM</w:t>
            </w:r>
            <w:r>
              <w:rPr>
                <w:rFonts w:asciiTheme="majorHAnsi" w:hAnsiTheme="majorHAnsi" w:cstheme="majorHAnsi"/>
                <w:b w:val="0"/>
                <w:bCs/>
                <w:color w:val="C00000"/>
                <w:spacing w:val="0"/>
                <w:kern w:val="0"/>
                <w:sz w:val="20"/>
                <w:szCs w:val="20"/>
              </w:rPr>
              <w:t xml:space="preserve"> and Monthly Progress Reports</w:t>
            </w:r>
            <w:r w:rsidRPr="002362B4">
              <w:rPr>
                <w:rFonts w:asciiTheme="majorHAnsi" w:hAnsiTheme="majorHAnsi" w:cstheme="majorHAnsi"/>
                <w:b w:val="0"/>
                <w:bCs/>
                <w:color w:val="C00000"/>
                <w:spacing w:val="0"/>
                <w:kern w:val="0"/>
                <w:sz w:val="20"/>
                <w:szCs w:val="20"/>
              </w:rPr>
              <w:t>)</w:t>
            </w:r>
            <w:r w:rsidR="00A17960">
              <w:rPr>
                <w:rFonts w:asciiTheme="majorHAnsi" w:hAnsiTheme="majorHAnsi" w:cstheme="majorHAnsi"/>
                <w:b w:val="0"/>
                <w:bCs/>
                <w:color w:val="C00000"/>
                <w:spacing w:val="0"/>
                <w:kern w:val="0"/>
                <w:sz w:val="20"/>
                <w:szCs w:val="20"/>
              </w:rPr>
              <w:t xml:space="preserve">. </w:t>
            </w:r>
            <w:r w:rsidR="00A17960" w:rsidRPr="00A17960">
              <w:rPr>
                <w:rFonts w:asciiTheme="majorHAnsi" w:hAnsiTheme="majorHAnsi" w:cstheme="majorHAnsi"/>
                <w:b w:val="0"/>
                <w:bCs/>
                <w:spacing w:val="0"/>
                <w:kern w:val="0"/>
                <w:sz w:val="20"/>
                <w:szCs w:val="20"/>
              </w:rPr>
              <w:t>Further</w:t>
            </w:r>
            <w:r w:rsidR="004D1D1C">
              <w:rPr>
                <w:rFonts w:asciiTheme="majorHAnsi" w:hAnsiTheme="majorHAnsi" w:cstheme="majorHAnsi"/>
                <w:b w:val="0"/>
                <w:bCs/>
                <w:spacing w:val="0"/>
                <w:kern w:val="0"/>
                <w:sz w:val="20"/>
                <w:szCs w:val="20"/>
              </w:rPr>
              <w:t>,</w:t>
            </w:r>
            <w:r w:rsidR="00A17960" w:rsidRPr="00A17960">
              <w:rPr>
                <w:rFonts w:asciiTheme="majorHAnsi" w:hAnsiTheme="majorHAnsi" w:cstheme="majorHAnsi"/>
                <w:b w:val="0"/>
                <w:bCs/>
                <w:spacing w:val="0"/>
                <w:kern w:val="0"/>
                <w:sz w:val="20"/>
                <w:szCs w:val="20"/>
              </w:rPr>
              <w:t xml:space="preserve"> a</w:t>
            </w:r>
            <w:r w:rsidRPr="00A17960">
              <w:rPr>
                <w:rFonts w:ascii="Calibri Light" w:hAnsi="Calibri Light" w:cs="Calibri Light"/>
                <w:b w:val="0"/>
                <w:spacing w:val="0"/>
                <w:kern w:val="0"/>
                <w:sz w:val="20"/>
                <w:szCs w:val="20"/>
              </w:rPr>
              <w:t xml:space="preserve"> </w:t>
            </w:r>
            <w:r w:rsidRPr="00FA2D09">
              <w:rPr>
                <w:rFonts w:ascii="Calibri Light" w:hAnsi="Calibri Light" w:cs="Calibri Light"/>
                <w:b w:val="0"/>
                <w:spacing w:val="0"/>
                <w:kern w:val="0"/>
                <w:sz w:val="20"/>
                <w:szCs w:val="20"/>
              </w:rPr>
              <w:t xml:space="preserve">net </w:t>
            </w:r>
            <w:r w:rsidRPr="00C83171">
              <w:rPr>
                <w:rFonts w:ascii="Calibri Light" w:hAnsi="Calibri Light" w:cs="Calibri Light"/>
                <w:bCs/>
                <w:spacing w:val="0"/>
                <w:kern w:val="0"/>
                <w:sz w:val="20"/>
                <w:szCs w:val="20"/>
              </w:rPr>
              <w:t>deficit</w:t>
            </w:r>
            <w:r w:rsidRPr="00FA2D09">
              <w:rPr>
                <w:rFonts w:ascii="Calibri Light" w:hAnsi="Calibri Light" w:cs="Calibri Light"/>
                <w:b w:val="0"/>
                <w:spacing w:val="0"/>
                <w:kern w:val="0"/>
                <w:sz w:val="20"/>
                <w:szCs w:val="20"/>
              </w:rPr>
              <w:t xml:space="preserve"> of </w:t>
            </w:r>
            <w:r w:rsidRPr="00C83171">
              <w:rPr>
                <w:rFonts w:ascii="Calibri Light" w:hAnsi="Calibri Light" w:cs="Calibri Light"/>
                <w:bCs/>
                <w:spacing w:val="0"/>
                <w:kern w:val="0"/>
                <w:sz w:val="20"/>
                <w:szCs w:val="20"/>
              </w:rPr>
              <w:t>AED</w:t>
            </w:r>
            <w:r w:rsidRPr="00FA2D09">
              <w:rPr>
                <w:rFonts w:ascii="Calibri Light" w:hAnsi="Calibri Light" w:cs="Calibri Light"/>
                <w:b w:val="0"/>
                <w:spacing w:val="0"/>
                <w:kern w:val="0"/>
                <w:sz w:val="20"/>
                <w:szCs w:val="20"/>
              </w:rPr>
              <w:t xml:space="preserve"> </w:t>
            </w:r>
            <w:r w:rsidRPr="00C83171">
              <w:rPr>
                <w:rFonts w:ascii="Calibri Light" w:hAnsi="Calibri Light" w:cs="Calibri Light"/>
                <w:bCs/>
                <w:spacing w:val="0"/>
                <w:kern w:val="0"/>
                <w:sz w:val="20"/>
                <w:szCs w:val="20"/>
              </w:rPr>
              <w:t>1.02</w:t>
            </w:r>
            <w:r w:rsidRPr="00FA2D09">
              <w:rPr>
                <w:rFonts w:ascii="Calibri Light" w:hAnsi="Calibri Light" w:cs="Calibri Light"/>
                <w:b w:val="0"/>
                <w:spacing w:val="0"/>
                <w:kern w:val="0"/>
                <w:sz w:val="20"/>
                <w:szCs w:val="20"/>
              </w:rPr>
              <w:t xml:space="preserve"> million carried forward to 2023</w:t>
            </w:r>
            <w:r>
              <w:rPr>
                <w:rFonts w:ascii="Calibri Light" w:hAnsi="Calibri Light" w:cs="Calibri Light"/>
                <w:b w:val="0"/>
                <w:spacing w:val="0"/>
                <w:kern w:val="0"/>
                <w:sz w:val="20"/>
                <w:szCs w:val="20"/>
              </w:rPr>
              <w:t>, however</w:t>
            </w:r>
            <w:r w:rsidR="004D1D1C">
              <w:rPr>
                <w:rFonts w:ascii="Calibri Light" w:hAnsi="Calibri Light" w:cs="Calibri Light"/>
                <w:b w:val="0"/>
                <w:spacing w:val="0"/>
                <w:kern w:val="0"/>
                <w:sz w:val="20"/>
                <w:szCs w:val="20"/>
              </w:rPr>
              <w:t>,</w:t>
            </w:r>
            <w:r>
              <w:rPr>
                <w:rFonts w:ascii="Calibri Light" w:hAnsi="Calibri Light" w:cs="Calibri Light"/>
                <w:b w:val="0"/>
                <w:spacing w:val="0"/>
                <w:kern w:val="0"/>
                <w:sz w:val="20"/>
                <w:szCs w:val="20"/>
              </w:rPr>
              <w:t xml:space="preserve"> the deficit needs to be revised taking into account </w:t>
            </w:r>
            <w:r w:rsidR="00960E11">
              <w:rPr>
                <w:rFonts w:ascii="Calibri Light" w:hAnsi="Calibri Light" w:cs="Calibri Light"/>
                <w:b w:val="0"/>
                <w:spacing w:val="0"/>
                <w:kern w:val="0"/>
                <w:sz w:val="20"/>
                <w:szCs w:val="20"/>
              </w:rPr>
              <w:t>the effect of transactions as</w:t>
            </w:r>
            <w:r>
              <w:rPr>
                <w:rFonts w:ascii="Calibri Light" w:hAnsi="Calibri Light" w:cs="Calibri Light"/>
                <w:b w:val="0"/>
                <w:spacing w:val="0"/>
                <w:kern w:val="0"/>
                <w:sz w:val="20"/>
                <w:szCs w:val="20"/>
              </w:rPr>
              <w:t xml:space="preserve"> detailed below.</w:t>
            </w:r>
            <w:r w:rsidRPr="002362B4">
              <w:rPr>
                <w:rFonts w:asciiTheme="majorHAnsi" w:hAnsiTheme="majorHAnsi" w:cstheme="majorHAnsi"/>
                <w:b w:val="0"/>
                <w:bCs/>
                <w:color w:val="C00000"/>
                <w:sz w:val="20"/>
                <w:szCs w:val="20"/>
              </w:rPr>
              <w:t>(</w:t>
            </w:r>
            <w:r w:rsidRPr="002362B4">
              <w:rPr>
                <w:rFonts w:asciiTheme="majorHAnsi" w:hAnsiTheme="majorHAnsi" w:cstheme="majorHAnsi"/>
                <w:color w:val="C00000"/>
                <w:spacing w:val="0"/>
                <w:kern w:val="0"/>
                <w:sz w:val="20"/>
                <w:szCs w:val="20"/>
              </w:rPr>
              <w:t>Source</w:t>
            </w:r>
            <w:r w:rsidRPr="002362B4">
              <w:rPr>
                <w:rFonts w:asciiTheme="majorHAnsi" w:hAnsiTheme="majorHAnsi" w:cstheme="majorHAnsi"/>
                <w:b w:val="0"/>
                <w:bCs/>
                <w:color w:val="C00000"/>
                <w:spacing w:val="0"/>
                <w:kern w:val="0"/>
                <w:sz w:val="20"/>
                <w:szCs w:val="20"/>
              </w:rPr>
              <w:t xml:space="preserve">: </w:t>
            </w:r>
            <w:r>
              <w:rPr>
                <w:rFonts w:asciiTheme="majorHAnsi" w:hAnsiTheme="majorHAnsi" w:cstheme="majorHAnsi"/>
                <w:b w:val="0"/>
                <w:bCs/>
                <w:color w:val="C00000"/>
                <w:spacing w:val="0"/>
                <w:kern w:val="0"/>
                <w:sz w:val="20"/>
                <w:szCs w:val="20"/>
              </w:rPr>
              <w:t>Bu</w:t>
            </w:r>
            <w:r w:rsidR="00B55965">
              <w:rPr>
                <w:rFonts w:asciiTheme="majorHAnsi" w:hAnsiTheme="majorHAnsi" w:cstheme="majorHAnsi"/>
                <w:b w:val="0"/>
                <w:bCs/>
                <w:color w:val="C00000"/>
                <w:spacing w:val="0"/>
                <w:kern w:val="0"/>
                <w:sz w:val="20"/>
                <w:szCs w:val="20"/>
              </w:rPr>
              <w:t>d</w:t>
            </w:r>
            <w:r>
              <w:rPr>
                <w:rFonts w:asciiTheme="majorHAnsi" w:hAnsiTheme="majorHAnsi" w:cstheme="majorHAnsi"/>
                <w:b w:val="0"/>
                <w:bCs/>
                <w:color w:val="C00000"/>
                <w:spacing w:val="0"/>
                <w:kern w:val="0"/>
                <w:sz w:val="20"/>
                <w:szCs w:val="20"/>
              </w:rPr>
              <w:t>get Submission to SMB in 2023</w:t>
            </w:r>
            <w:r w:rsidRPr="003214C6">
              <w:rPr>
                <w:rFonts w:asciiTheme="majorHAnsi" w:hAnsiTheme="majorHAnsi" w:cstheme="majorHAnsi"/>
                <w:b w:val="0"/>
                <w:bCs/>
                <w:color w:val="C00000"/>
                <w:spacing w:val="0"/>
                <w:kern w:val="0"/>
                <w:sz w:val="20"/>
                <w:szCs w:val="20"/>
              </w:rPr>
              <w:t>).</w:t>
            </w:r>
            <w:r w:rsidRPr="003214C6">
              <w:rPr>
                <w:rFonts w:ascii="Calibri Light" w:hAnsi="Calibri Light" w:cs="Calibri Light"/>
                <w:b w:val="0"/>
                <w:spacing w:val="0"/>
                <w:kern w:val="0"/>
                <w:sz w:val="20"/>
                <w:szCs w:val="20"/>
              </w:rPr>
              <w:t xml:space="preserve"> </w:t>
            </w:r>
          </w:p>
          <w:p w14:paraId="034358E2" w14:textId="366C3A8A" w:rsidR="000F583C" w:rsidRDefault="00BC1950" w:rsidP="00E60D36">
            <w:pPr>
              <w:pStyle w:val="NumberedHeading1"/>
              <w:spacing w:before="120" w:after="120"/>
              <w:jc w:val="both"/>
              <w:rPr>
                <w:rFonts w:ascii="Calibri Light" w:hAnsi="Calibri Light" w:cs="Calibri Light"/>
                <w:spacing w:val="0"/>
                <w:kern w:val="0"/>
                <w:sz w:val="20"/>
                <w:szCs w:val="20"/>
                <w:u w:val="single"/>
              </w:rPr>
            </w:pPr>
            <w:r>
              <w:rPr>
                <w:rFonts w:ascii="Calibri Light" w:hAnsi="Calibri Light" w:cs="Calibri Light"/>
                <w:spacing w:val="0"/>
                <w:kern w:val="0"/>
                <w:sz w:val="20"/>
                <w:szCs w:val="20"/>
                <w:u w:val="single"/>
              </w:rPr>
              <w:t>R</w:t>
            </w:r>
            <w:r w:rsidR="001E4D34">
              <w:rPr>
                <w:rFonts w:ascii="Calibri Light" w:hAnsi="Calibri Light" w:cs="Calibri Light"/>
                <w:spacing w:val="0"/>
                <w:kern w:val="0"/>
                <w:sz w:val="20"/>
                <w:szCs w:val="20"/>
                <w:u w:val="single"/>
              </w:rPr>
              <w:t xml:space="preserve">esearch </w:t>
            </w:r>
            <w:r w:rsidR="00E60D36">
              <w:rPr>
                <w:rFonts w:ascii="Calibri Light" w:hAnsi="Calibri Light" w:cs="Calibri Light"/>
                <w:spacing w:val="0"/>
                <w:kern w:val="0"/>
                <w:sz w:val="20"/>
                <w:szCs w:val="20"/>
                <w:u w:val="single"/>
              </w:rPr>
              <w:t>E</w:t>
            </w:r>
            <w:r w:rsidR="00D60B7A">
              <w:rPr>
                <w:rFonts w:ascii="Calibri Light" w:hAnsi="Calibri Light" w:cs="Calibri Light"/>
                <w:spacing w:val="0"/>
                <w:kern w:val="0"/>
                <w:sz w:val="20"/>
                <w:szCs w:val="20"/>
                <w:u w:val="single"/>
              </w:rPr>
              <w:t xml:space="preserve">quipment and </w:t>
            </w:r>
            <w:r w:rsidR="00E60D36">
              <w:rPr>
                <w:rFonts w:ascii="Calibri Light" w:hAnsi="Calibri Light" w:cs="Calibri Light"/>
                <w:spacing w:val="0"/>
                <w:kern w:val="0"/>
                <w:sz w:val="20"/>
                <w:szCs w:val="20"/>
                <w:u w:val="single"/>
              </w:rPr>
              <w:t>C</w:t>
            </w:r>
            <w:r w:rsidR="001E4D34">
              <w:rPr>
                <w:rFonts w:ascii="Calibri Light" w:hAnsi="Calibri Light" w:cs="Calibri Light"/>
                <w:spacing w:val="0"/>
                <w:kern w:val="0"/>
                <w:sz w:val="20"/>
                <w:szCs w:val="20"/>
                <w:u w:val="single"/>
              </w:rPr>
              <w:t>lassification</w:t>
            </w:r>
          </w:p>
          <w:p w14:paraId="031DB3B9" w14:textId="25D35B66" w:rsidR="000F583C" w:rsidRDefault="004D1D1C" w:rsidP="004D1D1C">
            <w:pPr>
              <w:pStyle w:val="NumberedHeading1"/>
              <w:spacing w:before="120" w:after="120"/>
              <w:jc w:val="both"/>
              <w:rPr>
                <w:rFonts w:ascii="Calibri Light" w:hAnsi="Calibri Light" w:cs="Calibri Light"/>
                <w:b w:val="0"/>
                <w:spacing w:val="0"/>
                <w:kern w:val="0"/>
                <w:sz w:val="20"/>
                <w:szCs w:val="20"/>
              </w:rPr>
            </w:pPr>
            <w:r w:rsidRPr="004D1D1C">
              <w:rPr>
                <w:rFonts w:ascii="Calibri Light" w:hAnsi="Calibri Light" w:cs="Calibri Light"/>
                <w:b w:val="0"/>
                <w:spacing w:val="0"/>
                <w:kern w:val="0"/>
                <w:sz w:val="20"/>
                <w:szCs w:val="20"/>
              </w:rPr>
              <w:t>In 2019, Purchase Order #</w:t>
            </w:r>
            <w:r>
              <w:rPr>
                <w:rFonts w:ascii="Calibri Light" w:hAnsi="Calibri Light" w:cs="Calibri Light"/>
                <w:b w:val="0"/>
                <w:spacing w:val="0"/>
                <w:kern w:val="0"/>
                <w:sz w:val="20"/>
                <w:szCs w:val="20"/>
              </w:rPr>
              <w:t xml:space="preserve"> </w:t>
            </w:r>
            <w:r w:rsidRPr="004D1D1C">
              <w:rPr>
                <w:rFonts w:ascii="Calibri Light" w:hAnsi="Calibri Light" w:cs="Calibri Light"/>
                <w:b w:val="0"/>
                <w:spacing w:val="0"/>
                <w:kern w:val="0"/>
                <w:sz w:val="20"/>
                <w:szCs w:val="20"/>
              </w:rPr>
              <w:t xml:space="preserve">8434200070 was issued to procure a KUKA KR-30 Robot for ARIC from the vendor Hot Zone Solutions Middle East Measurement and Control Equipment. The total cost of the purchase was </w:t>
            </w:r>
            <w:r w:rsidRPr="004D1D1C">
              <w:rPr>
                <w:rFonts w:ascii="Calibri Light" w:hAnsi="Calibri Light" w:cs="Calibri Light"/>
                <w:bCs/>
                <w:spacing w:val="0"/>
                <w:kern w:val="0"/>
                <w:sz w:val="20"/>
                <w:szCs w:val="20"/>
              </w:rPr>
              <w:t>AED 733,426.48</w:t>
            </w:r>
            <w:r w:rsidRPr="004D1D1C">
              <w:rPr>
                <w:rFonts w:ascii="Calibri Light" w:hAnsi="Calibri Light" w:cs="Calibri Light"/>
                <w:b w:val="0"/>
                <w:spacing w:val="0"/>
                <w:kern w:val="0"/>
                <w:sz w:val="20"/>
                <w:szCs w:val="20"/>
              </w:rPr>
              <w:t xml:space="preserve">, and an </w:t>
            </w:r>
            <w:r>
              <w:rPr>
                <w:rFonts w:ascii="Calibri Light" w:hAnsi="Calibri Light" w:cs="Calibri Light"/>
                <w:b w:val="0"/>
                <w:spacing w:val="0"/>
                <w:kern w:val="0"/>
                <w:sz w:val="20"/>
                <w:szCs w:val="20"/>
              </w:rPr>
              <w:t xml:space="preserve">advance </w:t>
            </w:r>
            <w:r w:rsidRPr="004D1D1C">
              <w:rPr>
                <w:rFonts w:ascii="Calibri Light" w:hAnsi="Calibri Light" w:cs="Calibri Light"/>
                <w:b w:val="0"/>
                <w:spacing w:val="0"/>
                <w:kern w:val="0"/>
                <w:sz w:val="20"/>
                <w:szCs w:val="20"/>
              </w:rPr>
              <w:t xml:space="preserve">payment of </w:t>
            </w:r>
            <w:r w:rsidRPr="004D1D1C">
              <w:rPr>
                <w:rFonts w:ascii="Calibri Light" w:hAnsi="Calibri Light" w:cs="Calibri Light"/>
                <w:bCs/>
                <w:spacing w:val="0"/>
                <w:kern w:val="0"/>
                <w:sz w:val="20"/>
                <w:szCs w:val="20"/>
              </w:rPr>
              <w:t>70%</w:t>
            </w:r>
            <w:r w:rsidRPr="004D1D1C">
              <w:rPr>
                <w:rFonts w:ascii="Calibri Light" w:hAnsi="Calibri Light" w:cs="Calibri Light"/>
                <w:b w:val="0"/>
                <w:spacing w:val="0"/>
                <w:kern w:val="0"/>
                <w:sz w:val="20"/>
                <w:szCs w:val="20"/>
              </w:rPr>
              <w:t xml:space="preserve"> amounting to </w:t>
            </w:r>
            <w:r w:rsidRPr="004D1D1C">
              <w:rPr>
                <w:rFonts w:ascii="Calibri Light" w:hAnsi="Calibri Light" w:cs="Calibri Light"/>
                <w:bCs/>
                <w:spacing w:val="0"/>
                <w:kern w:val="0"/>
                <w:sz w:val="20"/>
                <w:szCs w:val="20"/>
              </w:rPr>
              <w:t>AED 513,398.40</w:t>
            </w:r>
            <w:r w:rsidRPr="004D1D1C">
              <w:rPr>
                <w:rFonts w:ascii="Calibri Light" w:hAnsi="Calibri Light" w:cs="Calibri Light"/>
                <w:b w:val="0"/>
                <w:spacing w:val="0"/>
                <w:kern w:val="0"/>
                <w:sz w:val="20"/>
                <w:szCs w:val="20"/>
              </w:rPr>
              <w:t xml:space="preserve">, was made in July 2019. </w:t>
            </w:r>
            <w:r>
              <w:rPr>
                <w:rFonts w:ascii="Calibri Light" w:hAnsi="Calibri Light" w:cs="Calibri Light"/>
                <w:b w:val="0"/>
                <w:spacing w:val="0"/>
                <w:kern w:val="0"/>
                <w:sz w:val="20"/>
                <w:szCs w:val="20"/>
              </w:rPr>
              <w:t xml:space="preserve">However, </w:t>
            </w:r>
            <w:r w:rsidR="0045669A">
              <w:rPr>
                <w:rFonts w:ascii="Calibri Light" w:hAnsi="Calibri Light" w:cs="Calibri Light"/>
                <w:b w:val="0"/>
                <w:spacing w:val="0"/>
                <w:kern w:val="0"/>
                <w:sz w:val="20"/>
                <w:szCs w:val="20"/>
              </w:rPr>
              <w:t xml:space="preserve">The following </w:t>
            </w:r>
            <w:r>
              <w:rPr>
                <w:rFonts w:ascii="Calibri Light" w:hAnsi="Calibri Light" w:cs="Calibri Light"/>
                <w:b w:val="0"/>
                <w:spacing w:val="0"/>
                <w:kern w:val="0"/>
                <w:sz w:val="20"/>
                <w:szCs w:val="20"/>
              </w:rPr>
              <w:t xml:space="preserve">were </w:t>
            </w:r>
            <w:r w:rsidR="0045669A">
              <w:rPr>
                <w:rFonts w:ascii="Calibri Light" w:hAnsi="Calibri Light" w:cs="Calibri Light"/>
                <w:b w:val="0"/>
                <w:spacing w:val="0"/>
                <w:kern w:val="0"/>
                <w:sz w:val="20"/>
                <w:szCs w:val="20"/>
              </w:rPr>
              <w:t>noted:</w:t>
            </w:r>
          </w:p>
          <w:p w14:paraId="47A03140" w14:textId="77777777" w:rsidR="002C2D6A" w:rsidRDefault="002C2D6A" w:rsidP="002C2D6A">
            <w:pPr>
              <w:pStyle w:val="NumberedHeading1"/>
              <w:numPr>
                <w:ilvl w:val="0"/>
                <w:numId w:val="28"/>
              </w:numPr>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 xml:space="preserve">On 28-Jul-2020, a temporary robot KR 30 L-16 was received instead of the originally specified KUKA KR-30 robot, as mutually agreed upon between the vendor and ARIC's end users/SMB to facilitate an ongoing research project. </w:t>
            </w:r>
          </w:p>
          <w:p w14:paraId="406518CA" w14:textId="05C73DF2" w:rsidR="002C2D6A" w:rsidRPr="002C2D6A" w:rsidRDefault="002C2D6A" w:rsidP="002C2D6A">
            <w:pPr>
              <w:pStyle w:val="NumberedHeading1"/>
              <w:ind w:left="360"/>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Although a Goods Received Note (GRN) was generated on 28-Jul-2020, it remains pending approval due to the vendor's agreement to substitute the robot. Unfortunately, the vendor is no longer operational, and a replacement robot is not available.</w:t>
            </w:r>
          </w:p>
          <w:p w14:paraId="0174DCD8" w14:textId="77777777" w:rsidR="002C2D6A" w:rsidRPr="002C2D6A" w:rsidRDefault="002C2D6A" w:rsidP="002C2D6A">
            <w:pPr>
              <w:pStyle w:val="NumberedHeading1"/>
              <w:ind w:left="360"/>
              <w:jc w:val="both"/>
              <w:rPr>
                <w:rFonts w:ascii="Calibri Light" w:hAnsi="Calibri Light" w:cs="Calibri Light"/>
                <w:b w:val="0"/>
                <w:spacing w:val="0"/>
                <w:kern w:val="0"/>
                <w:sz w:val="20"/>
                <w:szCs w:val="20"/>
              </w:rPr>
            </w:pPr>
            <w:r w:rsidRPr="002C2D6A">
              <w:rPr>
                <w:rFonts w:ascii="Calibri Light" w:hAnsi="Calibri Light" w:cs="Calibri Light"/>
                <w:b w:val="0"/>
                <w:spacing w:val="0"/>
                <w:kern w:val="0"/>
                <w:sz w:val="20"/>
                <w:szCs w:val="20"/>
              </w:rPr>
              <w:t xml:space="preserve">Considering the aforementioned circumstances, it was determined that no further payments would be made to the vendor. As a result, a new GRN was raised and approved in Oct 2022 to adjust the advance payment of </w:t>
            </w:r>
            <w:r w:rsidRPr="0082135C">
              <w:rPr>
                <w:rFonts w:ascii="Calibri Light" w:hAnsi="Calibri Light" w:cs="Calibri Light"/>
                <w:bCs/>
                <w:spacing w:val="0"/>
                <w:kern w:val="0"/>
                <w:sz w:val="20"/>
                <w:szCs w:val="20"/>
              </w:rPr>
              <w:t>AED 513,398.40</w:t>
            </w:r>
            <w:r w:rsidRPr="002C2D6A">
              <w:rPr>
                <w:rFonts w:ascii="Calibri Light" w:hAnsi="Calibri Light" w:cs="Calibri Light"/>
                <w:b w:val="0"/>
                <w:spacing w:val="0"/>
                <w:kern w:val="0"/>
                <w:sz w:val="20"/>
                <w:szCs w:val="20"/>
              </w:rPr>
              <w:t>.</w:t>
            </w:r>
          </w:p>
          <w:p w14:paraId="42D78E1A" w14:textId="5F150534" w:rsidR="002C2D6A" w:rsidRPr="002C2D6A" w:rsidRDefault="002C2D6A" w:rsidP="000F206D">
            <w:pPr>
              <w:pStyle w:val="ListParagraph"/>
              <w:numPr>
                <w:ilvl w:val="0"/>
                <w:numId w:val="28"/>
              </w:numPr>
              <w:jc w:val="both"/>
              <w:rPr>
                <w:rFonts w:ascii="Calibri Light" w:hAnsi="Calibri Light" w:cs="Calibri Light"/>
                <w:sz w:val="20"/>
                <w:szCs w:val="20"/>
              </w:rPr>
            </w:pPr>
            <w:r w:rsidRPr="002C2D6A">
              <w:rPr>
                <w:rFonts w:ascii="Calibri Light" w:hAnsi="Calibri Light" w:cs="Calibri Light"/>
                <w:sz w:val="20"/>
                <w:szCs w:val="20"/>
              </w:rPr>
              <w:t xml:space="preserve">In the unaudited Financial Statements of ARIC, the </w:t>
            </w:r>
            <w:r>
              <w:rPr>
                <w:rFonts w:ascii="Calibri Light" w:hAnsi="Calibri Light" w:cs="Calibri Light"/>
                <w:sz w:val="20"/>
                <w:szCs w:val="20"/>
              </w:rPr>
              <w:t xml:space="preserve">received </w:t>
            </w:r>
            <w:r w:rsidRPr="002C2D6A">
              <w:rPr>
                <w:rFonts w:ascii="Calibri Light" w:hAnsi="Calibri Light" w:cs="Calibri Light"/>
                <w:sz w:val="20"/>
                <w:szCs w:val="20"/>
              </w:rPr>
              <w:t xml:space="preserve">research equipment/robot was </w:t>
            </w:r>
            <w:r w:rsidR="000F206D">
              <w:rPr>
                <w:rFonts w:ascii="Calibri Light" w:hAnsi="Calibri Light" w:cs="Calibri Light"/>
                <w:sz w:val="20"/>
                <w:szCs w:val="20"/>
              </w:rPr>
              <w:t>incorrectly</w:t>
            </w:r>
            <w:r w:rsidRPr="002C2D6A">
              <w:rPr>
                <w:rFonts w:ascii="Calibri Light" w:hAnsi="Calibri Light" w:cs="Calibri Light"/>
                <w:sz w:val="20"/>
                <w:szCs w:val="20"/>
              </w:rPr>
              <w:t xml:space="preserve"> categorized as an expense instead of being recognized as an asset. This misclassification occurred due to an incorrect definition of the Purchase Order (PO) Line Type, which resulted in the purchase being treated as an expense rather than a capitalized asset. The equipment is currently being utilized by the Center for multiple projects and is not limited to a specific research project.</w:t>
            </w:r>
          </w:p>
          <w:p w14:paraId="3BC9DEBF" w14:textId="626F01E4" w:rsidR="002C2D6A" w:rsidRPr="002C2D6A" w:rsidRDefault="002C2D6A" w:rsidP="002C2D6A">
            <w:pPr>
              <w:pStyle w:val="ListParagraph"/>
              <w:numPr>
                <w:ilvl w:val="0"/>
                <w:numId w:val="28"/>
              </w:numPr>
              <w:jc w:val="both"/>
              <w:rPr>
                <w:rFonts w:ascii="Calibri Light" w:hAnsi="Calibri Light" w:cs="Calibri Light"/>
                <w:sz w:val="20"/>
                <w:szCs w:val="20"/>
              </w:rPr>
            </w:pPr>
            <w:r>
              <w:rPr>
                <w:rFonts w:ascii="Calibri Light" w:hAnsi="Calibri Light" w:cs="Calibri Light"/>
                <w:sz w:val="20"/>
                <w:szCs w:val="20"/>
              </w:rPr>
              <w:t xml:space="preserve">In addition, the </w:t>
            </w:r>
            <w:r w:rsidRPr="002C2D6A">
              <w:rPr>
                <w:rFonts w:ascii="Calibri Light" w:hAnsi="Calibri Light" w:cs="Calibri Light"/>
                <w:sz w:val="20"/>
                <w:szCs w:val="20"/>
              </w:rPr>
              <w:t xml:space="preserve">Purchase Order (PO) remains open for the remaining value of </w:t>
            </w:r>
            <w:r w:rsidRPr="0082135C">
              <w:rPr>
                <w:rFonts w:ascii="Calibri Light" w:hAnsi="Calibri Light" w:cs="Calibri Light"/>
                <w:b/>
                <w:bCs/>
                <w:sz w:val="20"/>
                <w:szCs w:val="20"/>
              </w:rPr>
              <w:t>AED 220,027.94</w:t>
            </w:r>
            <w:r w:rsidRPr="002C2D6A">
              <w:rPr>
                <w:rFonts w:ascii="Calibri Light" w:hAnsi="Calibri Light" w:cs="Calibri Light"/>
                <w:sz w:val="20"/>
                <w:szCs w:val="20"/>
              </w:rPr>
              <w:t xml:space="preserve"> and has not been closed. As a result, this outstanding PO reduces ARIC's net fund position and contributes to the deficit in the fund balance.</w:t>
            </w:r>
          </w:p>
          <w:p w14:paraId="3E815A09" w14:textId="5555CBF3" w:rsidR="00AB214D" w:rsidRDefault="00AB214D" w:rsidP="00EC355B">
            <w:pPr>
              <w:pStyle w:val="NumberedHeading1"/>
              <w:spacing w:before="120" w:after="120"/>
              <w:jc w:val="both"/>
              <w:rPr>
                <w:rFonts w:ascii="Calibri Light" w:hAnsi="Calibri Light" w:cs="Calibri Light"/>
                <w:spacing w:val="0"/>
                <w:kern w:val="0"/>
                <w:sz w:val="20"/>
                <w:szCs w:val="20"/>
                <w:u w:val="single"/>
              </w:rPr>
            </w:pPr>
            <w:r w:rsidRPr="00AB214D">
              <w:rPr>
                <w:rFonts w:ascii="Calibri Light" w:hAnsi="Calibri Light" w:cs="Calibri Light"/>
                <w:spacing w:val="0"/>
                <w:kern w:val="0"/>
                <w:sz w:val="20"/>
                <w:szCs w:val="20"/>
                <w:u w:val="single"/>
              </w:rPr>
              <w:t>Research Project</w:t>
            </w:r>
            <w:r w:rsidR="005F73BF">
              <w:rPr>
                <w:rFonts w:ascii="Calibri Light" w:hAnsi="Calibri Light" w:cs="Calibri Light"/>
                <w:spacing w:val="0"/>
                <w:kern w:val="0"/>
                <w:sz w:val="20"/>
                <w:szCs w:val="20"/>
                <w:u w:val="single"/>
              </w:rPr>
              <w:t xml:space="preserve"> and Center </w:t>
            </w:r>
            <w:r w:rsidRPr="00AB214D">
              <w:rPr>
                <w:rFonts w:ascii="Calibri Light" w:hAnsi="Calibri Light" w:cs="Calibri Light"/>
                <w:spacing w:val="0"/>
                <w:kern w:val="0"/>
                <w:sz w:val="20"/>
                <w:szCs w:val="20"/>
                <w:u w:val="single"/>
              </w:rPr>
              <w:t xml:space="preserve">Budget </w:t>
            </w:r>
          </w:p>
          <w:p w14:paraId="3CE17FA7" w14:textId="73E6D8D3" w:rsidR="00277C58" w:rsidRDefault="00277C58" w:rsidP="00277C58">
            <w:pPr>
              <w:tabs>
                <w:tab w:val="left" w:pos="10"/>
              </w:tabs>
              <w:spacing w:before="60" w:after="60"/>
              <w:jc w:val="both"/>
              <w:rPr>
                <w:rFonts w:ascii="Calibri Light" w:hAnsi="Calibri Light" w:cs="Calibri Light"/>
                <w:sz w:val="20"/>
                <w:szCs w:val="20"/>
              </w:rPr>
            </w:pPr>
            <w:r>
              <w:rPr>
                <w:rFonts w:ascii="Calibri Light" w:hAnsi="Calibri Light" w:cs="Calibri Light"/>
                <w:sz w:val="20"/>
                <w:szCs w:val="20"/>
              </w:rPr>
              <w:t>Research project budget outlines the cost of the research project and funding sources available to support the project. The research project budget includes the following:</w:t>
            </w:r>
          </w:p>
          <w:p w14:paraId="31EB0768" w14:textId="6B340D0E" w:rsidR="00277C58" w:rsidRDefault="00277C58"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 xml:space="preserve">Personnel costs </w:t>
            </w:r>
            <w:r>
              <w:rPr>
                <w:rFonts w:ascii="Calibri Light" w:hAnsi="Calibri Light" w:cs="Calibri Light"/>
                <w:sz w:val="20"/>
                <w:szCs w:val="20"/>
              </w:rPr>
              <w:t xml:space="preserve">: Salaries and benefits for project personnel such as </w:t>
            </w:r>
            <w:r w:rsidR="00A44720">
              <w:rPr>
                <w:rFonts w:ascii="Calibri Light" w:hAnsi="Calibri Light" w:cs="Calibri Light"/>
                <w:sz w:val="20"/>
                <w:szCs w:val="20"/>
              </w:rPr>
              <w:t>principal</w:t>
            </w:r>
            <w:r>
              <w:rPr>
                <w:rFonts w:ascii="Calibri Light" w:hAnsi="Calibri Light" w:cs="Calibri Light"/>
                <w:sz w:val="20"/>
                <w:szCs w:val="20"/>
              </w:rPr>
              <w:t xml:space="preserve"> investigator, research staff and administrative support</w:t>
            </w:r>
          </w:p>
          <w:p w14:paraId="2087DD2D" w14:textId="3C8389E6" w:rsidR="00277C58" w:rsidRDefault="00FD77D9"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t>Capital Expenditure /</w:t>
            </w:r>
            <w:r w:rsidR="00277C58" w:rsidRPr="00BD5945">
              <w:rPr>
                <w:rFonts w:ascii="Calibri Light" w:hAnsi="Calibri Light" w:cs="Calibri Light"/>
                <w:sz w:val="20"/>
                <w:szCs w:val="20"/>
                <w:u w:val="single"/>
              </w:rPr>
              <w:t>Equipment costs</w:t>
            </w:r>
            <w:r w:rsidR="00277C58">
              <w:rPr>
                <w:rFonts w:ascii="Calibri Light" w:hAnsi="Calibri Light" w:cs="Calibri Light"/>
                <w:sz w:val="20"/>
                <w:szCs w:val="20"/>
              </w:rPr>
              <w:t xml:space="preserve">: Laboratory equipment, computers and specialized </w:t>
            </w:r>
            <w:proofErr w:type="spellStart"/>
            <w:r w:rsidR="00102F64">
              <w:rPr>
                <w:rFonts w:ascii="Calibri Light" w:hAnsi="Calibri Light" w:cs="Calibri Light"/>
                <w:sz w:val="20"/>
                <w:szCs w:val="20"/>
              </w:rPr>
              <w:t>softwares</w:t>
            </w:r>
            <w:proofErr w:type="spellEnd"/>
            <w:r w:rsidR="00960E11">
              <w:rPr>
                <w:rFonts w:ascii="Calibri Light" w:hAnsi="Calibri Light" w:cs="Calibri Light"/>
                <w:sz w:val="20"/>
                <w:szCs w:val="20"/>
              </w:rPr>
              <w:t xml:space="preserve"> required</w:t>
            </w:r>
            <w:r w:rsidR="00277C58">
              <w:rPr>
                <w:rFonts w:ascii="Calibri Light" w:hAnsi="Calibri Light" w:cs="Calibri Light"/>
                <w:sz w:val="20"/>
                <w:szCs w:val="20"/>
              </w:rPr>
              <w:t xml:space="preserve"> for the research project.</w:t>
            </w:r>
          </w:p>
          <w:p w14:paraId="173CCA43" w14:textId="0A969DB9" w:rsidR="00277C58" w:rsidRPr="001D599B" w:rsidRDefault="00FD77D9" w:rsidP="00277C58">
            <w:pPr>
              <w:pStyle w:val="ListParagraph"/>
              <w:numPr>
                <w:ilvl w:val="0"/>
                <w:numId w:val="15"/>
              </w:numPr>
              <w:tabs>
                <w:tab w:val="left" w:pos="10"/>
              </w:tabs>
              <w:spacing w:before="60" w:after="60"/>
              <w:jc w:val="both"/>
              <w:rPr>
                <w:rFonts w:ascii="Calibri Light" w:hAnsi="Calibri Light" w:cs="Calibri Light"/>
                <w:sz w:val="20"/>
                <w:szCs w:val="20"/>
              </w:rPr>
            </w:pPr>
            <w:r w:rsidRPr="00BD5945">
              <w:rPr>
                <w:rFonts w:ascii="Calibri Light" w:hAnsi="Calibri Light" w:cs="Calibri Light"/>
                <w:sz w:val="20"/>
                <w:szCs w:val="20"/>
                <w:u w:val="single"/>
              </w:rPr>
              <w:lastRenderedPageBreak/>
              <w:t xml:space="preserve">Operating Expenditure/ </w:t>
            </w:r>
            <w:r w:rsidR="00277C58" w:rsidRPr="00BD5945">
              <w:rPr>
                <w:rFonts w:ascii="Calibri Light" w:hAnsi="Calibri Light" w:cs="Calibri Light"/>
                <w:sz w:val="20"/>
                <w:szCs w:val="20"/>
                <w:u w:val="single"/>
              </w:rPr>
              <w:t>Supplies and materials</w:t>
            </w:r>
            <w:r w:rsidR="00277C58">
              <w:rPr>
                <w:rFonts w:ascii="Calibri Light" w:hAnsi="Calibri Light" w:cs="Calibri Light"/>
                <w:sz w:val="20"/>
                <w:szCs w:val="20"/>
              </w:rPr>
              <w:t xml:space="preserve"> – Costs of any consumables supplies and materials needed for projects</w:t>
            </w:r>
          </w:p>
          <w:p w14:paraId="31127137" w14:textId="5169D5FB" w:rsidR="00B86809" w:rsidRDefault="00B86809" w:rsidP="00AE4181">
            <w:pPr>
              <w:pStyle w:val="NumberedHeading1"/>
              <w:spacing w:before="120" w:after="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The Research Projects</w:t>
            </w:r>
            <w:r w:rsidR="00841F06">
              <w:rPr>
                <w:rFonts w:ascii="Calibri Light" w:hAnsi="Calibri Light" w:cs="Calibri Light"/>
                <w:b w:val="0"/>
                <w:spacing w:val="0"/>
                <w:kern w:val="0"/>
                <w:sz w:val="20"/>
                <w:szCs w:val="20"/>
              </w:rPr>
              <w:t xml:space="preserve"> and Center Budget</w:t>
            </w:r>
            <w:r>
              <w:rPr>
                <w:rFonts w:ascii="Calibri Light" w:hAnsi="Calibri Light" w:cs="Calibri Light"/>
                <w:b w:val="0"/>
                <w:spacing w:val="0"/>
                <w:kern w:val="0"/>
                <w:sz w:val="20"/>
                <w:szCs w:val="20"/>
              </w:rPr>
              <w:t xml:space="preserve"> are currently budgeted based on future codes defined in GL account code combinations. </w:t>
            </w:r>
            <w:r w:rsidR="00F24B34">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eview of the </w:t>
            </w:r>
            <w:r w:rsidR="00B07986">
              <w:rPr>
                <w:rFonts w:ascii="Calibri Light" w:hAnsi="Calibri Light" w:cs="Calibri Light"/>
                <w:b w:val="0"/>
                <w:spacing w:val="0"/>
                <w:kern w:val="0"/>
                <w:sz w:val="20"/>
                <w:szCs w:val="20"/>
              </w:rPr>
              <w:t>B</w:t>
            </w:r>
            <w:r>
              <w:rPr>
                <w:rFonts w:ascii="Calibri Light" w:hAnsi="Calibri Light" w:cs="Calibri Light"/>
                <w:b w:val="0"/>
                <w:spacing w:val="0"/>
                <w:kern w:val="0"/>
                <w:sz w:val="20"/>
                <w:szCs w:val="20"/>
              </w:rPr>
              <w:t xml:space="preserve">udget vs </w:t>
            </w:r>
            <w:r w:rsidR="00B07986">
              <w:rPr>
                <w:rFonts w:ascii="Calibri Light" w:hAnsi="Calibri Light" w:cs="Calibri Light"/>
                <w:b w:val="0"/>
                <w:spacing w:val="0"/>
                <w:kern w:val="0"/>
                <w:sz w:val="20"/>
                <w:szCs w:val="20"/>
              </w:rPr>
              <w:t>A</w:t>
            </w:r>
            <w:r>
              <w:rPr>
                <w:rFonts w:ascii="Calibri Light" w:hAnsi="Calibri Light" w:cs="Calibri Light"/>
                <w:b w:val="0"/>
                <w:spacing w:val="0"/>
                <w:kern w:val="0"/>
                <w:sz w:val="20"/>
                <w:szCs w:val="20"/>
              </w:rPr>
              <w:t xml:space="preserve">ctuals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and the </w:t>
            </w:r>
            <w:r w:rsidR="00FA788F">
              <w:rPr>
                <w:rFonts w:ascii="Calibri Light" w:hAnsi="Calibri Light" w:cs="Calibri Light"/>
                <w:b w:val="0"/>
                <w:spacing w:val="0"/>
                <w:kern w:val="0"/>
                <w:sz w:val="20"/>
                <w:szCs w:val="20"/>
              </w:rPr>
              <w:t xml:space="preserve">Oracle </w:t>
            </w:r>
            <w:r>
              <w:rPr>
                <w:rFonts w:ascii="Calibri Light" w:hAnsi="Calibri Light" w:cs="Calibri Light"/>
                <w:b w:val="0"/>
                <w:spacing w:val="0"/>
                <w:kern w:val="0"/>
                <w:sz w:val="20"/>
                <w:szCs w:val="20"/>
              </w:rPr>
              <w:t>B</w:t>
            </w:r>
            <w:r w:rsidR="005F73BF">
              <w:rPr>
                <w:rFonts w:ascii="Calibri Light" w:hAnsi="Calibri Light" w:cs="Calibri Light"/>
                <w:b w:val="0"/>
                <w:spacing w:val="0"/>
                <w:kern w:val="0"/>
                <w:sz w:val="20"/>
                <w:szCs w:val="20"/>
              </w:rPr>
              <w:t xml:space="preserve">usiness </w:t>
            </w:r>
            <w:r>
              <w:rPr>
                <w:rFonts w:ascii="Calibri Light" w:hAnsi="Calibri Light" w:cs="Calibri Light"/>
                <w:b w:val="0"/>
                <w:spacing w:val="0"/>
                <w:kern w:val="0"/>
                <w:sz w:val="20"/>
                <w:szCs w:val="20"/>
              </w:rPr>
              <w:t>I</w:t>
            </w:r>
            <w:r w:rsidR="00FA788F">
              <w:rPr>
                <w:rFonts w:ascii="Calibri Light" w:hAnsi="Calibri Light" w:cs="Calibri Light"/>
                <w:b w:val="0"/>
                <w:spacing w:val="0"/>
                <w:kern w:val="0"/>
                <w:sz w:val="20"/>
                <w:szCs w:val="20"/>
              </w:rPr>
              <w:t>ntelligence</w:t>
            </w:r>
            <w:r w:rsidR="002D0687">
              <w:rPr>
                <w:rFonts w:ascii="Calibri Light" w:hAnsi="Calibri Light" w:cs="Calibri Light"/>
                <w:b w:val="0"/>
                <w:spacing w:val="0"/>
                <w:kern w:val="0"/>
                <w:sz w:val="20"/>
                <w:szCs w:val="20"/>
              </w:rPr>
              <w:t>(BI)</w:t>
            </w:r>
            <w:r>
              <w:rPr>
                <w:rFonts w:ascii="Calibri Light" w:hAnsi="Calibri Light" w:cs="Calibri Light"/>
                <w:b w:val="0"/>
                <w:spacing w:val="0"/>
                <w:kern w:val="0"/>
                <w:sz w:val="20"/>
                <w:szCs w:val="20"/>
              </w:rPr>
              <w:t xml:space="preserve"> </w:t>
            </w:r>
            <w:r w:rsidR="00B07986">
              <w:rPr>
                <w:rFonts w:ascii="Calibri Light" w:hAnsi="Calibri Light" w:cs="Calibri Light"/>
                <w:b w:val="0"/>
                <w:spacing w:val="0"/>
                <w:kern w:val="0"/>
                <w:sz w:val="20"/>
                <w:szCs w:val="20"/>
              </w:rPr>
              <w:t>R</w:t>
            </w:r>
            <w:r>
              <w:rPr>
                <w:rFonts w:ascii="Calibri Light" w:hAnsi="Calibri Light" w:cs="Calibri Light"/>
                <w:b w:val="0"/>
                <w:spacing w:val="0"/>
                <w:kern w:val="0"/>
                <w:sz w:val="20"/>
                <w:szCs w:val="20"/>
              </w:rPr>
              <w:t xml:space="preserve">eport </w:t>
            </w:r>
            <w:r w:rsidR="002D0687">
              <w:rPr>
                <w:rFonts w:ascii="Calibri Light" w:hAnsi="Calibri Light" w:cs="Calibri Light"/>
                <w:b w:val="0"/>
                <w:spacing w:val="0"/>
                <w:kern w:val="0"/>
                <w:sz w:val="20"/>
                <w:szCs w:val="20"/>
              </w:rPr>
              <w:t>provided</w:t>
            </w:r>
            <w:r>
              <w:rPr>
                <w:rFonts w:ascii="Calibri Light" w:hAnsi="Calibri Light" w:cs="Calibri Light"/>
                <w:b w:val="0"/>
                <w:spacing w:val="0"/>
                <w:kern w:val="0"/>
                <w:sz w:val="20"/>
                <w:szCs w:val="20"/>
              </w:rPr>
              <w:t xml:space="preserve"> </w:t>
            </w:r>
            <w:r w:rsidR="00841F06">
              <w:rPr>
                <w:rFonts w:ascii="Calibri Light" w:hAnsi="Calibri Light" w:cs="Calibri Light"/>
                <w:b w:val="0"/>
                <w:spacing w:val="0"/>
                <w:kern w:val="0"/>
                <w:sz w:val="20"/>
                <w:szCs w:val="20"/>
              </w:rPr>
              <w:t xml:space="preserve">for research projects </w:t>
            </w:r>
            <w:r w:rsidR="00F24B34">
              <w:rPr>
                <w:rFonts w:ascii="Calibri Light" w:hAnsi="Calibri Light" w:cs="Calibri Light"/>
                <w:b w:val="0"/>
                <w:spacing w:val="0"/>
                <w:kern w:val="0"/>
                <w:sz w:val="20"/>
                <w:szCs w:val="20"/>
              </w:rPr>
              <w:t xml:space="preserve">showed </w:t>
            </w:r>
            <w:r>
              <w:rPr>
                <w:rFonts w:ascii="Calibri Light" w:hAnsi="Calibri Light" w:cs="Calibri Light"/>
                <w:b w:val="0"/>
                <w:spacing w:val="0"/>
                <w:kern w:val="0"/>
                <w:sz w:val="20"/>
                <w:szCs w:val="20"/>
              </w:rPr>
              <w:t>the following:</w:t>
            </w:r>
          </w:p>
          <w:p w14:paraId="54402785" w14:textId="73E561F5" w:rsidR="00FA2D09" w:rsidRPr="00FA2D09" w:rsidRDefault="00FA2D09" w:rsidP="00AE4181">
            <w:pPr>
              <w:pStyle w:val="NumberedHeading1"/>
              <w:numPr>
                <w:ilvl w:val="0"/>
                <w:numId w:val="15"/>
              </w:numPr>
              <w:ind w:left="374"/>
              <w:jc w:val="both"/>
              <w:rPr>
                <w:rFonts w:ascii="Calibri Light" w:hAnsi="Calibri Light" w:cs="Calibri Light"/>
                <w:b w:val="0"/>
                <w:spacing w:val="0"/>
                <w:kern w:val="0"/>
                <w:sz w:val="20"/>
                <w:szCs w:val="20"/>
              </w:rPr>
            </w:pPr>
            <w:r w:rsidRPr="00FA2D09">
              <w:rPr>
                <w:rFonts w:ascii="Calibri Light" w:hAnsi="Calibri Light" w:cs="Calibri Light"/>
                <w:b w:val="0"/>
                <w:spacing w:val="0"/>
                <w:kern w:val="0"/>
                <w:sz w:val="20"/>
                <w:szCs w:val="20"/>
              </w:rPr>
              <w:t xml:space="preserve">The BI </w:t>
            </w:r>
            <w:r w:rsidR="00B07986">
              <w:rPr>
                <w:rFonts w:ascii="Calibri Light" w:hAnsi="Calibri Light" w:cs="Calibri Light"/>
                <w:b w:val="0"/>
                <w:spacing w:val="0"/>
                <w:kern w:val="0"/>
                <w:sz w:val="20"/>
                <w:szCs w:val="20"/>
              </w:rPr>
              <w:t>R</w:t>
            </w:r>
            <w:r w:rsidRPr="00FA2D09">
              <w:rPr>
                <w:rFonts w:ascii="Calibri Light" w:hAnsi="Calibri Light" w:cs="Calibri Light"/>
                <w:b w:val="0"/>
                <w:spacing w:val="0"/>
                <w:kern w:val="0"/>
                <w:sz w:val="20"/>
                <w:szCs w:val="20"/>
              </w:rPr>
              <w:t xml:space="preserve">eport does not provide </w:t>
            </w:r>
            <w:r w:rsidR="00B07986">
              <w:rPr>
                <w:rFonts w:ascii="Calibri Light" w:hAnsi="Calibri Light" w:cs="Calibri Light"/>
                <w:b w:val="0"/>
                <w:spacing w:val="0"/>
                <w:kern w:val="0"/>
                <w:sz w:val="20"/>
                <w:szCs w:val="20"/>
              </w:rPr>
              <w:t xml:space="preserve">the </w:t>
            </w:r>
            <w:r w:rsidRPr="00FA2D09">
              <w:rPr>
                <w:rFonts w:ascii="Calibri Light" w:hAnsi="Calibri Light" w:cs="Calibri Light"/>
                <w:b w:val="0"/>
                <w:spacing w:val="0"/>
                <w:kern w:val="0"/>
                <w:sz w:val="20"/>
                <w:szCs w:val="20"/>
              </w:rPr>
              <w:t xml:space="preserve">budget </w:t>
            </w:r>
            <w:r w:rsidR="00B07986">
              <w:rPr>
                <w:rFonts w:ascii="Calibri Light" w:hAnsi="Calibri Light" w:cs="Calibri Light"/>
                <w:b w:val="0"/>
                <w:spacing w:val="0"/>
                <w:kern w:val="0"/>
                <w:sz w:val="20"/>
                <w:szCs w:val="20"/>
              </w:rPr>
              <w:t xml:space="preserve">breakdown </w:t>
            </w:r>
            <w:r w:rsidRPr="00FA2D09">
              <w:rPr>
                <w:rFonts w:ascii="Calibri Light" w:hAnsi="Calibri Light" w:cs="Calibri Light"/>
                <w:b w:val="0"/>
                <w:spacing w:val="0"/>
                <w:kern w:val="0"/>
                <w:sz w:val="20"/>
                <w:szCs w:val="20"/>
              </w:rPr>
              <w:t>for the Research Project</w:t>
            </w:r>
            <w:r w:rsidR="00B07986">
              <w:rPr>
                <w:rFonts w:ascii="Calibri Light" w:hAnsi="Calibri Light" w:cs="Calibri Light"/>
                <w:b w:val="0"/>
                <w:spacing w:val="0"/>
                <w:kern w:val="0"/>
                <w:sz w:val="20"/>
                <w:szCs w:val="20"/>
              </w:rPr>
              <w:t xml:space="preserve"> covering the personnel, operating and capital Chapters</w:t>
            </w:r>
            <w:r w:rsidRPr="00FA2D09">
              <w:rPr>
                <w:rFonts w:ascii="Calibri Light" w:hAnsi="Calibri Light" w:cs="Calibri Light"/>
                <w:b w:val="0"/>
                <w:spacing w:val="0"/>
                <w:kern w:val="0"/>
                <w:sz w:val="20"/>
                <w:szCs w:val="20"/>
              </w:rPr>
              <w:t>.</w:t>
            </w:r>
          </w:p>
          <w:p w14:paraId="6EBD0C69" w14:textId="760100E9" w:rsidR="005F73BF" w:rsidRPr="005636D9" w:rsidRDefault="00FA2D09" w:rsidP="00AE4181">
            <w:pPr>
              <w:pStyle w:val="NumberedHeading1"/>
              <w:numPr>
                <w:ilvl w:val="0"/>
                <w:numId w:val="15"/>
              </w:numPr>
              <w:ind w:left="374"/>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Discrepancies were observed between the actual expenditure for research projects, as indicated in the BI report, and the Budget vs Actual Variance Report. </w:t>
            </w:r>
            <w:r w:rsidR="00F05FCE" w:rsidRPr="005636D9">
              <w:rPr>
                <w:rFonts w:ascii="Calibri Light" w:hAnsi="Calibri Light" w:cs="Calibri Light"/>
                <w:b w:val="0"/>
                <w:spacing w:val="0"/>
                <w:kern w:val="0"/>
                <w:sz w:val="20"/>
                <w:szCs w:val="20"/>
              </w:rPr>
              <w:t xml:space="preserve"> Please r</w:t>
            </w:r>
            <w:r w:rsidR="005F73BF" w:rsidRPr="005636D9">
              <w:rPr>
                <w:rFonts w:ascii="Calibri Light" w:hAnsi="Calibri Light" w:cs="Calibri Light"/>
                <w:b w:val="0"/>
                <w:spacing w:val="0"/>
                <w:kern w:val="0"/>
                <w:sz w:val="20"/>
                <w:szCs w:val="20"/>
              </w:rPr>
              <w:t xml:space="preserve">efer Appendix </w:t>
            </w:r>
            <w:r w:rsidR="002E3367" w:rsidRPr="005636D9">
              <w:rPr>
                <w:rFonts w:ascii="Calibri Light" w:hAnsi="Calibri Light" w:cs="Calibri Light"/>
                <w:b w:val="0"/>
                <w:spacing w:val="0"/>
                <w:kern w:val="0"/>
                <w:sz w:val="20"/>
                <w:szCs w:val="20"/>
              </w:rPr>
              <w:t>2</w:t>
            </w:r>
            <w:r w:rsidR="005F73BF" w:rsidRPr="005636D9">
              <w:rPr>
                <w:rFonts w:ascii="Calibri Light" w:hAnsi="Calibri Light" w:cs="Calibri Light"/>
                <w:b w:val="0"/>
                <w:spacing w:val="0"/>
                <w:kern w:val="0"/>
                <w:sz w:val="20"/>
                <w:szCs w:val="20"/>
              </w:rPr>
              <w:t>, “</w:t>
            </w:r>
            <w:r w:rsidR="005F73BF" w:rsidRPr="005636D9">
              <w:rPr>
                <w:rFonts w:ascii="Calibri Light" w:hAnsi="Calibri Light" w:cs="Calibri Light"/>
                <w:spacing w:val="0"/>
                <w:kern w:val="0"/>
                <w:sz w:val="20"/>
                <w:szCs w:val="20"/>
              </w:rPr>
              <w:t xml:space="preserve">Variances in Actual Expenditure for </w:t>
            </w:r>
            <w:r w:rsidR="00B07986">
              <w:rPr>
                <w:rFonts w:ascii="Calibri Light" w:hAnsi="Calibri Light" w:cs="Calibri Light"/>
                <w:spacing w:val="0"/>
                <w:kern w:val="0"/>
                <w:sz w:val="20"/>
                <w:szCs w:val="20"/>
              </w:rPr>
              <w:t>R</w:t>
            </w:r>
            <w:r w:rsidR="005F73BF" w:rsidRPr="005636D9">
              <w:rPr>
                <w:rFonts w:ascii="Calibri Light" w:hAnsi="Calibri Light" w:cs="Calibri Light"/>
                <w:spacing w:val="0"/>
                <w:kern w:val="0"/>
                <w:sz w:val="20"/>
                <w:szCs w:val="20"/>
              </w:rPr>
              <w:t xml:space="preserve">esearch </w:t>
            </w:r>
            <w:r w:rsidR="00B07986">
              <w:rPr>
                <w:rFonts w:ascii="Calibri Light" w:hAnsi="Calibri Light" w:cs="Calibri Light"/>
                <w:spacing w:val="0"/>
                <w:kern w:val="0"/>
                <w:sz w:val="20"/>
                <w:szCs w:val="20"/>
              </w:rPr>
              <w:t>P</w:t>
            </w:r>
            <w:r w:rsidR="005F73BF" w:rsidRPr="005636D9">
              <w:rPr>
                <w:rFonts w:ascii="Calibri Light" w:hAnsi="Calibri Light" w:cs="Calibri Light"/>
                <w:spacing w:val="0"/>
                <w:kern w:val="0"/>
                <w:sz w:val="20"/>
                <w:szCs w:val="20"/>
              </w:rPr>
              <w:t>rojects</w:t>
            </w:r>
            <w:r w:rsidR="005F73BF" w:rsidRPr="005636D9">
              <w:rPr>
                <w:rFonts w:ascii="Calibri Light" w:hAnsi="Calibri Light" w:cs="Calibri Light"/>
                <w:b w:val="0"/>
                <w:spacing w:val="0"/>
                <w:kern w:val="0"/>
                <w:sz w:val="20"/>
                <w:szCs w:val="20"/>
              </w:rPr>
              <w:t>”.</w:t>
            </w:r>
          </w:p>
          <w:p w14:paraId="78D1BBCD" w14:textId="77777777" w:rsidR="00AC1463" w:rsidRDefault="005636D9" w:rsidP="00AC1463">
            <w:pPr>
              <w:pStyle w:val="NumberedHeading1"/>
              <w:spacing w:before="120" w:after="120"/>
              <w:jc w:val="both"/>
              <w:rPr>
                <w:rFonts w:ascii="Calibri Light" w:hAnsi="Calibri Light" w:cs="Calibri Light"/>
                <w:b w:val="0"/>
                <w:spacing w:val="0"/>
                <w:kern w:val="0"/>
                <w:sz w:val="20"/>
                <w:szCs w:val="20"/>
              </w:rPr>
            </w:pPr>
            <w:r w:rsidRPr="005636D9">
              <w:rPr>
                <w:rFonts w:ascii="Calibri Light" w:hAnsi="Calibri Light" w:cs="Calibri Light"/>
                <w:b w:val="0"/>
                <w:spacing w:val="0"/>
                <w:kern w:val="0"/>
                <w:sz w:val="20"/>
                <w:szCs w:val="20"/>
              </w:rPr>
              <w:t xml:space="preserve">ADERP Project Module is currently inactive for the ARIC Ledger, resulting in the unavailability of a dedicated Project Fund </w:t>
            </w:r>
            <w:r w:rsidR="00AC1463">
              <w:rPr>
                <w:rFonts w:ascii="Calibri Light" w:hAnsi="Calibri Light" w:cs="Calibri Light"/>
                <w:b w:val="0"/>
                <w:spacing w:val="0"/>
                <w:kern w:val="0"/>
                <w:sz w:val="20"/>
                <w:szCs w:val="20"/>
              </w:rPr>
              <w:t>R</w:t>
            </w:r>
            <w:r w:rsidRPr="005636D9">
              <w:rPr>
                <w:rFonts w:ascii="Calibri Light" w:hAnsi="Calibri Light" w:cs="Calibri Light"/>
                <w:b w:val="0"/>
                <w:spacing w:val="0"/>
                <w:kern w:val="0"/>
                <w:sz w:val="20"/>
                <w:szCs w:val="20"/>
              </w:rPr>
              <w:t>eport that compares the budgeted and actual amounts incurred for the Research Projects.</w:t>
            </w:r>
            <w:r>
              <w:rPr>
                <w:rFonts w:ascii="Calibri Light" w:hAnsi="Calibri Light" w:cs="Calibri Light"/>
                <w:b w:val="0"/>
                <w:spacing w:val="0"/>
                <w:kern w:val="0"/>
                <w:sz w:val="20"/>
                <w:szCs w:val="20"/>
              </w:rPr>
              <w:t xml:space="preserve"> </w:t>
            </w:r>
          </w:p>
          <w:p w14:paraId="4F4FA1DC" w14:textId="5ABA2B88" w:rsidR="005636D9" w:rsidRPr="005636D9" w:rsidRDefault="005636D9" w:rsidP="00AC1463">
            <w:pPr>
              <w:pStyle w:val="NumberedHeading1"/>
              <w:spacing w:before="120" w:after="120"/>
              <w:jc w:val="both"/>
              <w:rPr>
                <w:rFonts w:ascii="Calibri Light" w:hAnsi="Calibri Light" w:cs="Calibri Light"/>
                <w:b w:val="0"/>
                <w:spacing w:val="0"/>
                <w:kern w:val="0"/>
                <w:sz w:val="20"/>
                <w:szCs w:val="20"/>
              </w:rPr>
            </w:pPr>
            <w:r>
              <w:rPr>
                <w:rFonts w:ascii="Calibri Light" w:hAnsi="Calibri Light" w:cs="Calibri Light"/>
                <w:b w:val="0"/>
                <w:spacing w:val="0"/>
                <w:kern w:val="0"/>
                <w:sz w:val="20"/>
                <w:szCs w:val="20"/>
              </w:rPr>
              <w:t xml:space="preserve">Further, </w:t>
            </w:r>
            <w:r w:rsidRPr="005636D9">
              <w:rPr>
                <w:rFonts w:ascii="Calibri Light" w:hAnsi="Calibri Light" w:cs="Calibri Light"/>
                <w:b w:val="0"/>
                <w:spacing w:val="0"/>
                <w:kern w:val="0"/>
                <w:sz w:val="20"/>
                <w:szCs w:val="20"/>
              </w:rPr>
              <w:t xml:space="preserve">tracking and separate reporting of research project costs are not implemented, </w:t>
            </w:r>
            <w:r w:rsidR="00AC1463">
              <w:rPr>
                <w:rFonts w:ascii="Calibri Light" w:hAnsi="Calibri Light" w:cs="Calibri Light"/>
                <w:b w:val="0"/>
                <w:spacing w:val="0"/>
                <w:kern w:val="0"/>
                <w:sz w:val="20"/>
                <w:szCs w:val="20"/>
              </w:rPr>
              <w:t xml:space="preserve">providing </w:t>
            </w:r>
            <w:r w:rsidRPr="005636D9">
              <w:rPr>
                <w:rFonts w:ascii="Calibri Light" w:hAnsi="Calibri Light" w:cs="Calibri Light"/>
                <w:b w:val="0"/>
                <w:spacing w:val="0"/>
                <w:kern w:val="0"/>
                <w:sz w:val="20"/>
                <w:szCs w:val="20"/>
              </w:rPr>
              <w:t>a detailed breakdown of expenses</w:t>
            </w:r>
            <w:r w:rsidR="00430B35">
              <w:rPr>
                <w:rFonts w:ascii="Calibri Light" w:hAnsi="Calibri Light" w:cs="Calibri Light"/>
                <w:b w:val="0"/>
                <w:spacing w:val="0"/>
                <w:kern w:val="0"/>
                <w:sz w:val="20"/>
                <w:szCs w:val="20"/>
              </w:rPr>
              <w:t xml:space="preserve"> incurred</w:t>
            </w:r>
            <w:r w:rsidRPr="005636D9">
              <w:rPr>
                <w:rFonts w:ascii="Calibri Light" w:hAnsi="Calibri Light" w:cs="Calibri Light"/>
                <w:b w:val="0"/>
                <w:spacing w:val="0"/>
                <w:kern w:val="0"/>
                <w:sz w:val="20"/>
                <w:szCs w:val="20"/>
              </w:rPr>
              <w:t xml:space="preserve"> for each project.</w:t>
            </w:r>
            <w:r>
              <w:rPr>
                <w:rFonts w:ascii="Calibri Light" w:hAnsi="Calibri Light" w:cs="Calibri Light"/>
                <w:b w:val="0"/>
                <w:spacing w:val="0"/>
                <w:kern w:val="0"/>
                <w:sz w:val="20"/>
                <w:szCs w:val="20"/>
              </w:rPr>
              <w:t xml:space="preserve"> </w:t>
            </w:r>
          </w:p>
          <w:p w14:paraId="3C4891D8" w14:textId="77777777" w:rsidR="007910DD" w:rsidRDefault="007910DD" w:rsidP="007910D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12AB24F" w14:textId="5A5E60B6" w:rsidR="004E2DAB" w:rsidRDefault="004E2DAB" w:rsidP="0049592B">
            <w:pPr>
              <w:pStyle w:val="ListParagraph"/>
              <w:numPr>
                <w:ilvl w:val="0"/>
                <w:numId w:val="33"/>
              </w:numPr>
              <w:spacing w:before="60" w:after="60"/>
              <w:jc w:val="both"/>
              <w:rPr>
                <w:rFonts w:ascii="Calibri Light" w:hAnsi="Calibri Light" w:cs="Calibri Light"/>
                <w:sz w:val="20"/>
                <w:szCs w:val="20"/>
              </w:rPr>
            </w:pPr>
            <w:r w:rsidRPr="004E2DAB">
              <w:rPr>
                <w:rFonts w:ascii="Calibri Light" w:hAnsi="Calibri Light" w:cs="Calibri Light"/>
                <w:sz w:val="20"/>
                <w:szCs w:val="20"/>
              </w:rPr>
              <w:t>Enhance the budgeting process by considering open purchase order (PO) commitments</w:t>
            </w:r>
            <w:r w:rsidR="00AE29ED">
              <w:rPr>
                <w:rFonts w:ascii="Calibri Light" w:hAnsi="Calibri Light" w:cs="Calibri Light"/>
                <w:sz w:val="20"/>
                <w:szCs w:val="20"/>
              </w:rPr>
              <w:t xml:space="preserve"> and balance fund availability in the yearly budget calculations</w:t>
            </w:r>
            <w:r w:rsidRPr="004E2DAB">
              <w:rPr>
                <w:rFonts w:ascii="Calibri Light" w:hAnsi="Calibri Light" w:cs="Calibri Light"/>
                <w:sz w:val="20"/>
                <w:szCs w:val="20"/>
              </w:rPr>
              <w:t xml:space="preserve">. Ensure that actual expenditure remains within the budgeted levels, and document justifications for </w:t>
            </w:r>
            <w:r w:rsidR="00FA2D73">
              <w:rPr>
                <w:rFonts w:ascii="Calibri Light" w:hAnsi="Calibri Light" w:cs="Calibri Light"/>
                <w:sz w:val="20"/>
                <w:szCs w:val="20"/>
              </w:rPr>
              <w:t>variances</w:t>
            </w:r>
            <w:r w:rsidRPr="004E2DAB">
              <w:rPr>
                <w:rFonts w:ascii="Calibri Light" w:hAnsi="Calibri Light" w:cs="Calibri Light"/>
                <w:sz w:val="20"/>
                <w:szCs w:val="20"/>
              </w:rPr>
              <w:t>.</w:t>
            </w:r>
          </w:p>
          <w:p w14:paraId="5D4AD397" w14:textId="0FC7A730" w:rsidR="004E2B7E" w:rsidRDefault="004E2B7E"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that the open PO commitments </w:t>
            </w:r>
            <w:r w:rsidR="00771B7A">
              <w:rPr>
                <w:rFonts w:ascii="Calibri Light" w:hAnsi="Calibri Light" w:cs="Calibri Light"/>
                <w:sz w:val="20"/>
                <w:szCs w:val="20"/>
              </w:rPr>
              <w:t xml:space="preserve">documents </w:t>
            </w:r>
            <w:r>
              <w:rPr>
                <w:rFonts w:ascii="Calibri Light" w:hAnsi="Calibri Light" w:cs="Calibri Light"/>
                <w:sz w:val="20"/>
                <w:szCs w:val="20"/>
              </w:rPr>
              <w:t>are carried forward</w:t>
            </w:r>
            <w:r w:rsidR="00771B7A">
              <w:rPr>
                <w:rFonts w:ascii="Calibri Light" w:hAnsi="Calibri Light" w:cs="Calibri Light"/>
                <w:sz w:val="20"/>
                <w:szCs w:val="20"/>
              </w:rPr>
              <w:t xml:space="preserve"> in the ADERP system</w:t>
            </w:r>
            <w:r w:rsidR="00803A77">
              <w:rPr>
                <w:rFonts w:ascii="Calibri Light" w:hAnsi="Calibri Light" w:cs="Calibri Light"/>
                <w:sz w:val="20"/>
                <w:szCs w:val="20"/>
              </w:rPr>
              <w:t xml:space="preserve"> </w:t>
            </w:r>
            <w:r w:rsidR="00A86F22">
              <w:rPr>
                <w:rFonts w:ascii="Calibri Light" w:hAnsi="Calibri Light" w:cs="Calibri Light"/>
                <w:sz w:val="20"/>
                <w:szCs w:val="20"/>
              </w:rPr>
              <w:t xml:space="preserve">to </w:t>
            </w:r>
            <w:r w:rsidR="00771B7A">
              <w:rPr>
                <w:rFonts w:ascii="Calibri Light" w:hAnsi="Calibri Light" w:cs="Calibri Light"/>
                <w:sz w:val="20"/>
                <w:szCs w:val="20"/>
              </w:rPr>
              <w:t xml:space="preserve">the </w:t>
            </w:r>
            <w:r>
              <w:rPr>
                <w:rFonts w:ascii="Calibri Light" w:hAnsi="Calibri Light" w:cs="Calibri Light"/>
                <w:sz w:val="20"/>
                <w:szCs w:val="20"/>
              </w:rPr>
              <w:t>next year</w:t>
            </w:r>
            <w:r w:rsidR="00FA2D73">
              <w:rPr>
                <w:rFonts w:ascii="Calibri Light" w:hAnsi="Calibri Light" w:cs="Calibri Light"/>
                <w:sz w:val="20"/>
                <w:szCs w:val="20"/>
              </w:rPr>
              <w:t xml:space="preserve"> to provide an accurate Budget vs Actual Report</w:t>
            </w:r>
            <w:r>
              <w:rPr>
                <w:rFonts w:ascii="Calibri Light" w:hAnsi="Calibri Light" w:cs="Calibri Light"/>
                <w:sz w:val="20"/>
                <w:szCs w:val="20"/>
              </w:rPr>
              <w:t>.</w:t>
            </w:r>
          </w:p>
          <w:p w14:paraId="0EBC09AB" w14:textId="08EE9650" w:rsidR="00522930" w:rsidRDefault="0052293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Ens</w:t>
            </w:r>
            <w:r w:rsidR="00FA2D73">
              <w:rPr>
                <w:rFonts w:ascii="Calibri Light" w:hAnsi="Calibri Light" w:cs="Calibri Light"/>
                <w:sz w:val="20"/>
                <w:szCs w:val="20"/>
              </w:rPr>
              <w:t>ure that the research equipment</w:t>
            </w:r>
            <w:r w:rsidR="00033CAD">
              <w:rPr>
                <w:rFonts w:ascii="Calibri Light" w:hAnsi="Calibri Light" w:cs="Calibri Light"/>
                <w:sz w:val="20"/>
                <w:szCs w:val="20"/>
              </w:rPr>
              <w:t xml:space="preserve"> received as per </w:t>
            </w:r>
            <w:r w:rsidR="00960E11">
              <w:rPr>
                <w:rFonts w:ascii="Calibri Light" w:hAnsi="Calibri Light" w:cs="Calibri Light"/>
                <w:sz w:val="20"/>
                <w:szCs w:val="20"/>
              </w:rPr>
              <w:t>PO No</w:t>
            </w:r>
            <w:r w:rsidR="00FA2D73">
              <w:rPr>
                <w:rFonts w:ascii="Calibri Light" w:hAnsi="Calibri Light" w:cs="Calibri Light"/>
                <w:sz w:val="20"/>
                <w:szCs w:val="20"/>
              </w:rPr>
              <w:t xml:space="preserve"> </w:t>
            </w:r>
            <w:proofErr w:type="gramStart"/>
            <w:r w:rsidR="00FA2D73" w:rsidRPr="00D47EB1">
              <w:rPr>
                <w:rFonts w:ascii="Calibri Light" w:hAnsi="Calibri Light" w:cs="Calibri Light"/>
                <w:sz w:val="20"/>
                <w:szCs w:val="20"/>
              </w:rPr>
              <w:t xml:space="preserve">8434200070 </w:t>
            </w:r>
            <w:r w:rsidR="00033CAD">
              <w:rPr>
                <w:rFonts w:ascii="Calibri Light" w:hAnsi="Calibri Light" w:cs="Calibri Light"/>
                <w:sz w:val="20"/>
                <w:szCs w:val="20"/>
              </w:rPr>
              <w:t xml:space="preserve"> </w:t>
            </w:r>
            <w:r>
              <w:rPr>
                <w:rFonts w:ascii="Calibri Light" w:hAnsi="Calibri Light" w:cs="Calibri Light"/>
                <w:sz w:val="20"/>
                <w:szCs w:val="20"/>
              </w:rPr>
              <w:t>is</w:t>
            </w:r>
            <w:proofErr w:type="gramEnd"/>
            <w:r>
              <w:rPr>
                <w:rFonts w:ascii="Calibri Light" w:hAnsi="Calibri Light" w:cs="Calibri Light"/>
                <w:sz w:val="20"/>
                <w:szCs w:val="20"/>
              </w:rPr>
              <w:t xml:space="preserve"> capitalized and the </w:t>
            </w:r>
            <w:r w:rsidR="00C16296">
              <w:rPr>
                <w:rFonts w:ascii="Calibri Light" w:hAnsi="Calibri Light" w:cs="Calibri Light"/>
                <w:sz w:val="20"/>
                <w:szCs w:val="20"/>
              </w:rPr>
              <w:t>F</w:t>
            </w:r>
            <w:r>
              <w:rPr>
                <w:rFonts w:ascii="Calibri Light" w:hAnsi="Calibri Light" w:cs="Calibri Light"/>
                <w:sz w:val="20"/>
                <w:szCs w:val="20"/>
              </w:rPr>
              <w:t xml:space="preserve">inancial </w:t>
            </w:r>
            <w:r w:rsidR="00C16296">
              <w:rPr>
                <w:rFonts w:ascii="Calibri Light" w:hAnsi="Calibri Light" w:cs="Calibri Light"/>
                <w:sz w:val="20"/>
                <w:szCs w:val="20"/>
              </w:rPr>
              <w:t>S</w:t>
            </w:r>
            <w:r>
              <w:rPr>
                <w:rFonts w:ascii="Calibri Light" w:hAnsi="Calibri Light" w:cs="Calibri Light"/>
                <w:sz w:val="20"/>
                <w:szCs w:val="20"/>
              </w:rPr>
              <w:t xml:space="preserve">tatements for ARIC </w:t>
            </w:r>
            <w:r w:rsidR="00FA2D73">
              <w:rPr>
                <w:rFonts w:ascii="Calibri Light" w:hAnsi="Calibri Light" w:cs="Calibri Light"/>
                <w:sz w:val="20"/>
                <w:szCs w:val="20"/>
              </w:rPr>
              <w:t xml:space="preserve">are adjusted based on </w:t>
            </w:r>
            <w:r>
              <w:rPr>
                <w:rFonts w:ascii="Calibri Light" w:hAnsi="Calibri Light" w:cs="Calibri Light"/>
                <w:sz w:val="20"/>
                <w:szCs w:val="20"/>
              </w:rPr>
              <w:t xml:space="preserve">reclassification of this </w:t>
            </w:r>
            <w:r w:rsidR="00752746">
              <w:rPr>
                <w:rFonts w:ascii="Calibri Light" w:hAnsi="Calibri Light" w:cs="Calibri Light"/>
                <w:sz w:val="20"/>
                <w:szCs w:val="20"/>
              </w:rPr>
              <w:t>transaction from expenses to assets</w:t>
            </w:r>
            <w:r w:rsidR="00A86F22">
              <w:rPr>
                <w:rFonts w:ascii="Calibri Light" w:hAnsi="Calibri Light" w:cs="Calibri Light"/>
                <w:sz w:val="20"/>
                <w:szCs w:val="20"/>
              </w:rPr>
              <w:t xml:space="preserve"> and calculation of depreciation from the period in use</w:t>
            </w:r>
            <w:r>
              <w:rPr>
                <w:rFonts w:ascii="Calibri Light" w:hAnsi="Calibri Light" w:cs="Calibri Light"/>
                <w:sz w:val="20"/>
                <w:szCs w:val="20"/>
              </w:rPr>
              <w:t>.</w:t>
            </w:r>
          </w:p>
          <w:p w14:paraId="3FF7897D" w14:textId="29BBCD2D" w:rsidR="00DD505D" w:rsidRDefault="00DD505D"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Ensure any purchase returns are followed up on a timely manner and highlighted to SMB and KU Management on a periodic basis.</w:t>
            </w:r>
          </w:p>
          <w:p w14:paraId="09CFC60C" w14:textId="3FB58D36" w:rsidR="0040052C" w:rsidRDefault="0080780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Develop a process and procedure to ensure review of</w:t>
            </w:r>
            <w:r w:rsidR="0040052C">
              <w:rPr>
                <w:rFonts w:ascii="Calibri Light" w:hAnsi="Calibri Light" w:cs="Calibri Light"/>
                <w:sz w:val="20"/>
                <w:szCs w:val="20"/>
              </w:rPr>
              <w:t xml:space="preserve"> PO Line </w:t>
            </w:r>
            <w:r w:rsidR="00960E11">
              <w:rPr>
                <w:rFonts w:ascii="Calibri Light" w:hAnsi="Calibri Light" w:cs="Calibri Light"/>
                <w:sz w:val="20"/>
                <w:szCs w:val="20"/>
              </w:rPr>
              <w:t>Type (</w:t>
            </w:r>
            <w:r w:rsidR="001E0598">
              <w:rPr>
                <w:rFonts w:ascii="Calibri Light" w:hAnsi="Calibri Light" w:cs="Calibri Light"/>
                <w:sz w:val="20"/>
                <w:szCs w:val="20"/>
              </w:rPr>
              <w:t>Expense/Asset)</w:t>
            </w:r>
            <w:r w:rsidR="0040052C">
              <w:rPr>
                <w:rFonts w:ascii="Calibri Light" w:hAnsi="Calibri Light" w:cs="Calibri Light"/>
                <w:sz w:val="20"/>
                <w:szCs w:val="20"/>
              </w:rPr>
              <w:t xml:space="preserve"> by the end user, procurement and finance to </w:t>
            </w:r>
            <w:r w:rsidR="00F5292B">
              <w:rPr>
                <w:rFonts w:ascii="Calibri Light" w:hAnsi="Calibri Light" w:cs="Calibri Light"/>
                <w:sz w:val="20"/>
                <w:szCs w:val="20"/>
              </w:rPr>
              <w:t>clarify the</w:t>
            </w:r>
            <w:r w:rsidR="0040052C">
              <w:rPr>
                <w:rFonts w:ascii="Calibri Light" w:hAnsi="Calibri Light" w:cs="Calibri Light"/>
                <w:sz w:val="20"/>
                <w:szCs w:val="20"/>
              </w:rPr>
              <w:t xml:space="preserve"> correct nature of </w:t>
            </w:r>
            <w:r w:rsidR="001E0598">
              <w:rPr>
                <w:rFonts w:ascii="Calibri Light" w:hAnsi="Calibri Light" w:cs="Calibri Light"/>
                <w:sz w:val="20"/>
                <w:szCs w:val="20"/>
              </w:rPr>
              <w:t>item requested for purchase.</w:t>
            </w:r>
          </w:p>
          <w:p w14:paraId="7997DFBD" w14:textId="7D1710B0" w:rsidR="00FA2D73" w:rsidRPr="00FA2D73" w:rsidRDefault="00522930" w:rsidP="0049592B">
            <w:pPr>
              <w:pStyle w:val="ListParagraph"/>
              <w:numPr>
                <w:ilvl w:val="0"/>
                <w:numId w:val="33"/>
              </w:numPr>
              <w:spacing w:before="60" w:after="60"/>
              <w:jc w:val="both"/>
              <w:rPr>
                <w:rFonts w:ascii="Calibri Light" w:hAnsi="Calibri Light" w:cs="Calibri Light"/>
                <w:sz w:val="20"/>
                <w:szCs w:val="20"/>
              </w:rPr>
            </w:pPr>
            <w:r>
              <w:rPr>
                <w:rFonts w:ascii="Calibri Light" w:hAnsi="Calibri Light" w:cs="Calibri Light"/>
                <w:sz w:val="20"/>
                <w:szCs w:val="20"/>
              </w:rPr>
              <w:t xml:space="preserve">Ensure that the </w:t>
            </w:r>
            <w:r w:rsidR="00D47EB1">
              <w:rPr>
                <w:rFonts w:ascii="Calibri Light" w:hAnsi="Calibri Light" w:cs="Calibri Light"/>
                <w:sz w:val="20"/>
                <w:szCs w:val="20"/>
              </w:rPr>
              <w:t xml:space="preserve">open commitments as per PO No </w:t>
            </w:r>
            <w:r w:rsidR="00D47EB1" w:rsidRPr="00D47EB1">
              <w:rPr>
                <w:rFonts w:ascii="Calibri Light" w:hAnsi="Calibri Light" w:cs="Calibri Light"/>
                <w:sz w:val="20"/>
                <w:szCs w:val="20"/>
              </w:rPr>
              <w:t xml:space="preserve">8434200070 </w:t>
            </w:r>
            <w:r w:rsidR="00D47EB1">
              <w:rPr>
                <w:rFonts w:ascii="Calibri Light" w:hAnsi="Calibri Light" w:cs="Calibri Light"/>
                <w:sz w:val="20"/>
                <w:szCs w:val="20"/>
              </w:rPr>
              <w:t>is closed</w:t>
            </w:r>
            <w:r w:rsidR="00FA2D73">
              <w:rPr>
                <w:rFonts w:ascii="Calibri Light" w:hAnsi="Calibri Light" w:cs="Calibri Light"/>
                <w:sz w:val="20"/>
                <w:szCs w:val="20"/>
              </w:rPr>
              <w:t xml:space="preserve"> and the net fund position is recalculated taking into consideration the above adjustments.</w:t>
            </w:r>
          </w:p>
          <w:p w14:paraId="3B874648" w14:textId="1FF01C37" w:rsidR="004E2DAB" w:rsidRPr="004E2DAB" w:rsidRDefault="004E2DAB" w:rsidP="0049592B">
            <w:pPr>
              <w:pStyle w:val="ListParagraph"/>
              <w:numPr>
                <w:ilvl w:val="0"/>
                <w:numId w:val="33"/>
              </w:numPr>
              <w:spacing w:before="60" w:after="60"/>
              <w:jc w:val="both"/>
              <w:rPr>
                <w:rFonts w:ascii="Calibri Light" w:hAnsi="Calibri Light" w:cs="Calibri Light"/>
                <w:sz w:val="20"/>
                <w:szCs w:val="20"/>
              </w:rPr>
            </w:pPr>
            <w:r w:rsidRPr="004E2DAB">
              <w:rPr>
                <w:rFonts w:ascii="Calibri Light" w:hAnsi="Calibri Light" w:cs="Calibri Light"/>
                <w:sz w:val="20"/>
                <w:szCs w:val="20"/>
              </w:rPr>
              <w:t>Regularly monitor research project expenses in relation to the approved budget</w:t>
            </w:r>
            <w:r w:rsidR="00D47F52">
              <w:rPr>
                <w:rFonts w:ascii="Calibri Light" w:hAnsi="Calibri Light" w:cs="Calibri Light"/>
                <w:sz w:val="20"/>
                <w:szCs w:val="20"/>
              </w:rPr>
              <w:t xml:space="preserve"> and report on variances for each research project</w:t>
            </w:r>
            <w:r w:rsidRPr="004E2DAB">
              <w:rPr>
                <w:rFonts w:ascii="Calibri Light" w:hAnsi="Calibri Light" w:cs="Calibri Light"/>
                <w:sz w:val="20"/>
                <w:szCs w:val="20"/>
              </w:rPr>
              <w:t>. Explore the feasibility of activating the Research Project Module in ADERP to establish budget codes that facilitate the monitoring of budgeted versus actual expenses for each research project.</w:t>
            </w:r>
          </w:p>
          <w:p w14:paraId="44EE9B20" w14:textId="2C8B185A" w:rsidR="007910DD" w:rsidRPr="00D220F5" w:rsidRDefault="007910DD" w:rsidP="007D41BC">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10C1F571" w14:textId="2F8148AE" w:rsidR="007910DD" w:rsidRPr="007D41BC" w:rsidRDefault="007910DD" w:rsidP="007910D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7BF1A938" w14:textId="19B644D4" w:rsidR="007910DD" w:rsidRPr="0049592B" w:rsidRDefault="0049592B" w:rsidP="0049592B">
            <w:pPr>
              <w:tabs>
                <w:tab w:val="left" w:pos="1110"/>
              </w:tabs>
              <w:spacing w:before="60" w:after="60"/>
              <w:jc w:val="both"/>
              <w:rPr>
                <w:rFonts w:ascii="Calibri Light" w:hAnsi="Calibri Light" w:cs="Calibri Light"/>
                <w:sz w:val="20"/>
                <w:szCs w:val="20"/>
                <w:lang w:val="fr-FR"/>
              </w:rPr>
            </w:pPr>
            <w:r w:rsidRPr="0049592B">
              <w:rPr>
                <w:rFonts w:ascii="Calibri Light" w:hAnsi="Calibri Light" w:cs="Calibri Light"/>
                <w:sz w:val="20"/>
                <w:szCs w:val="20"/>
                <w:lang w:val="fr-FR"/>
              </w:rPr>
              <w:t xml:space="preserve">As per </w:t>
            </w:r>
            <w:proofErr w:type="spellStart"/>
            <w:r w:rsidRPr="0049592B">
              <w:rPr>
                <w:rFonts w:ascii="Calibri Light" w:hAnsi="Calibri Light" w:cs="Calibri Light"/>
                <w:sz w:val="20"/>
                <w:szCs w:val="20"/>
                <w:lang w:val="fr-FR"/>
              </w:rPr>
              <w:t>recommendation</w:t>
            </w:r>
            <w:r w:rsidR="00973714">
              <w:rPr>
                <w:rFonts w:ascii="Calibri Light" w:hAnsi="Calibri Light" w:cs="Calibri Light"/>
                <w:sz w:val="20"/>
                <w:szCs w:val="20"/>
                <w:lang w:val="fr-FR"/>
              </w:rPr>
              <w:t>s</w:t>
            </w:r>
            <w:proofErr w:type="spellEnd"/>
            <w:r w:rsidR="00973714">
              <w:rPr>
                <w:rFonts w:ascii="Calibri Light" w:hAnsi="Calibri Light" w:cs="Calibri Light"/>
                <w:sz w:val="20"/>
                <w:szCs w:val="20"/>
                <w:lang w:val="fr-FR"/>
              </w:rPr>
              <w:t>.</w:t>
            </w:r>
            <w:r w:rsidRPr="0049592B">
              <w:rPr>
                <w:rFonts w:ascii="Calibri Light" w:hAnsi="Calibri Light" w:cs="Calibri Light"/>
                <w:sz w:val="20"/>
                <w:szCs w:val="20"/>
                <w:lang w:val="fr-FR"/>
              </w:rPr>
              <w:t xml:space="preserve"> </w:t>
            </w:r>
          </w:p>
          <w:p w14:paraId="2359A888"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DE90CB5" w14:textId="10DE0BAA" w:rsidR="007910DD" w:rsidRPr="00F64E95" w:rsidRDefault="0049592B" w:rsidP="00105379">
            <w:pPr>
              <w:pStyle w:val="ListParagraph"/>
              <w:numPr>
                <w:ilvl w:val="0"/>
                <w:numId w:val="35"/>
              </w:numPr>
              <w:tabs>
                <w:tab w:val="left" w:pos="1110"/>
              </w:tabs>
              <w:spacing w:before="60" w:after="60"/>
              <w:jc w:val="both"/>
              <w:rPr>
                <w:rFonts w:ascii="Calibri Light" w:hAnsi="Calibri Light" w:cs="Calibri Light"/>
                <w:sz w:val="20"/>
                <w:szCs w:val="20"/>
                <w:u w:val="single"/>
                <w:rPrChange w:id="2" w:author="Yahya Zweiri" w:date="2023-06-16T10:25:00Z">
                  <w:rPr/>
                </w:rPrChange>
              </w:rPr>
            </w:pPr>
            <w:r w:rsidRPr="00973714">
              <w:rPr>
                <w:rFonts w:ascii="Calibri Light" w:hAnsi="Calibri Light" w:cs="Calibri Light"/>
                <w:sz w:val="20"/>
                <w:szCs w:val="20"/>
                <w:u w:val="single"/>
              </w:rPr>
              <w:t>Director, ARIC</w:t>
            </w:r>
            <w:ins w:id="3" w:author="Yahya Zweiri" w:date="2023-06-16T10:25:00Z">
              <w:r w:rsidR="00F64E95">
                <w:rPr>
                  <w:rFonts w:ascii="Calibri Light" w:hAnsi="Calibri Light" w:cs="Calibri Light"/>
                  <w:sz w:val="20"/>
                  <w:szCs w:val="20"/>
                  <w:u w:val="single"/>
                </w:rPr>
                <w:t xml:space="preserve"> </w:t>
              </w:r>
              <w:proofErr w:type="gramStart"/>
              <w:r w:rsidR="00F64E95">
                <w:rPr>
                  <w:rFonts w:ascii="Calibri Light" w:hAnsi="Calibri Light" w:cs="Calibri Light"/>
                  <w:sz w:val="20"/>
                  <w:szCs w:val="20"/>
                  <w:u w:val="single"/>
                </w:rPr>
                <w:t xml:space="preserve">and </w:t>
              </w:r>
              <w:r w:rsidR="00F64E95" w:rsidRPr="00973714">
                <w:rPr>
                  <w:rFonts w:ascii="Calibri Light" w:hAnsi="Calibri Light" w:cs="Calibri Light"/>
                  <w:sz w:val="20"/>
                  <w:szCs w:val="20"/>
                  <w:u w:val="single"/>
                </w:rPr>
                <w:t xml:space="preserve"> Manager</w:t>
              </w:r>
              <w:proofErr w:type="gramEnd"/>
              <w:r w:rsidR="00F64E95" w:rsidRPr="00973714">
                <w:rPr>
                  <w:rFonts w:ascii="Calibri Light" w:hAnsi="Calibri Light" w:cs="Calibri Light"/>
                  <w:sz w:val="20"/>
                  <w:szCs w:val="20"/>
                  <w:u w:val="single"/>
                </w:rPr>
                <w:t>, Budgeting and Reporting</w:t>
              </w:r>
            </w:ins>
            <w:ins w:id="4" w:author="Yahya Zweiri" w:date="2023-06-16T10:26:00Z">
              <w:r w:rsidR="00F64E95">
                <w:rPr>
                  <w:rFonts w:ascii="Calibri Light" w:hAnsi="Calibri Light" w:cs="Calibri Light"/>
                  <w:sz w:val="20"/>
                  <w:szCs w:val="20"/>
                  <w:u w:val="single"/>
                </w:rPr>
                <w:t xml:space="preserve"> (</w:t>
              </w:r>
            </w:ins>
            <w:ins w:id="5" w:author="Yahya Zweiri" w:date="2023-06-16T10:32:00Z">
              <w:r w:rsidR="00FB3011">
                <w:rPr>
                  <w:rFonts w:ascii="Calibri Light" w:hAnsi="Calibri Light" w:cs="Calibri Light"/>
                  <w:sz w:val="20"/>
                  <w:szCs w:val="20"/>
                  <w:u w:val="single"/>
                </w:rPr>
                <w:t xml:space="preserve">to </w:t>
              </w:r>
            </w:ins>
            <w:ins w:id="6" w:author="Yahya Zweiri" w:date="2023-06-16T10:26:00Z">
              <w:r w:rsidR="00F64E95">
                <w:rPr>
                  <w:rFonts w:ascii="Calibri Light" w:hAnsi="Calibri Light" w:cs="Calibri Light"/>
                  <w:sz w:val="20"/>
                  <w:szCs w:val="20"/>
                  <w:u w:val="single"/>
                </w:rPr>
                <w:t xml:space="preserve">provide </w:t>
              </w:r>
              <w:r w:rsidR="00F64E95" w:rsidRPr="00F64E95">
                <w:rPr>
                  <w:rFonts w:ascii="Calibri Light" w:hAnsi="Calibri Light" w:cs="Calibri Light"/>
                  <w:sz w:val="20"/>
                  <w:szCs w:val="20"/>
                  <w:u w:val="single"/>
                </w:rPr>
                <w:t>monthly budget tracker</w:t>
              </w:r>
            </w:ins>
            <w:ins w:id="7" w:author="Yahya Zweiri" w:date="2023-06-16T10:33:00Z">
              <w:r w:rsidR="00A51955">
                <w:rPr>
                  <w:rFonts w:ascii="Calibri Light" w:hAnsi="Calibri Light" w:cs="Calibri Light"/>
                  <w:sz w:val="20"/>
                  <w:szCs w:val="20"/>
                  <w:u w:val="single"/>
                </w:rPr>
                <w:t xml:space="preserve"> </w:t>
              </w:r>
            </w:ins>
            <w:ins w:id="8" w:author="Yahya Zweiri" w:date="2023-06-16T10:35:00Z">
              <w:r w:rsidR="00A51955">
                <w:rPr>
                  <w:rFonts w:ascii="Calibri Light" w:hAnsi="Calibri Light" w:cs="Calibri Light"/>
                  <w:sz w:val="20"/>
                  <w:szCs w:val="20"/>
                  <w:u w:val="single"/>
                </w:rPr>
                <w:t>Excel</w:t>
              </w:r>
            </w:ins>
            <w:ins w:id="9" w:author="Yahya Zweiri" w:date="2023-06-16T10:33:00Z">
              <w:r w:rsidR="00A51955">
                <w:rPr>
                  <w:rFonts w:ascii="Calibri Light" w:hAnsi="Calibri Light" w:cs="Calibri Light"/>
                  <w:sz w:val="20"/>
                  <w:szCs w:val="20"/>
                  <w:u w:val="single"/>
                </w:rPr>
                <w:t xml:space="preserve"> sheet</w:t>
              </w:r>
            </w:ins>
            <w:ins w:id="10" w:author="Yahya Zweiri" w:date="2023-06-16T10:26:00Z">
              <w:r w:rsidR="00F64E95" w:rsidRPr="00F64E95">
                <w:rPr>
                  <w:rFonts w:ascii="Calibri Light" w:hAnsi="Calibri Light" w:cs="Calibri Light"/>
                  <w:sz w:val="20"/>
                  <w:szCs w:val="20"/>
                  <w:u w:val="single"/>
                </w:rPr>
                <w:t xml:space="preserve"> for ARIC</w:t>
              </w:r>
            </w:ins>
            <w:ins w:id="11" w:author="Yahya Zweiri" w:date="2023-06-16T10:34:00Z">
              <w:r w:rsidR="00A51955">
                <w:rPr>
                  <w:rFonts w:ascii="Calibri Light" w:hAnsi="Calibri Light" w:cs="Calibri Light"/>
                  <w:sz w:val="20"/>
                  <w:szCs w:val="20"/>
                  <w:u w:val="single"/>
                </w:rPr>
                <w:t xml:space="preserve"> pe</w:t>
              </w:r>
            </w:ins>
            <w:ins w:id="12" w:author="Yahya Zweiri" w:date="2023-06-16T10:35:00Z">
              <w:r w:rsidR="00A51955">
                <w:rPr>
                  <w:rFonts w:ascii="Calibri Light" w:hAnsi="Calibri Light" w:cs="Calibri Light"/>
                  <w:sz w:val="20"/>
                  <w:szCs w:val="20"/>
                  <w:u w:val="single"/>
                </w:rPr>
                <w:t>r</w:t>
              </w:r>
            </w:ins>
            <w:ins w:id="13" w:author="Yahya Zweiri" w:date="2023-06-16T10:34:00Z">
              <w:r w:rsidR="00A51955">
                <w:rPr>
                  <w:rFonts w:ascii="Calibri Light" w:hAnsi="Calibri Light" w:cs="Calibri Light"/>
                  <w:sz w:val="20"/>
                  <w:szCs w:val="20"/>
                  <w:u w:val="single"/>
                </w:rPr>
                <w:t xml:space="preserve"> the </w:t>
              </w:r>
            </w:ins>
            <w:ins w:id="14" w:author="Yahya Zweiri" w:date="2023-06-16T10:35:00Z">
              <w:r w:rsidR="00A51955">
                <w:rPr>
                  <w:rFonts w:ascii="Calibri Light" w:hAnsi="Calibri Light" w:cs="Calibri Light"/>
                  <w:sz w:val="20"/>
                  <w:szCs w:val="20"/>
                  <w:u w:val="single"/>
                </w:rPr>
                <w:t>suggested</w:t>
              </w:r>
            </w:ins>
            <w:ins w:id="15" w:author="Yahya Zweiri" w:date="2023-06-16T10:34:00Z">
              <w:r w:rsidR="00A51955">
                <w:rPr>
                  <w:rFonts w:ascii="Calibri Light" w:hAnsi="Calibri Light" w:cs="Calibri Light"/>
                  <w:sz w:val="20"/>
                  <w:szCs w:val="20"/>
                  <w:u w:val="single"/>
                </w:rPr>
                <w:t xml:space="preserve"> template sent by ARIC director (Y</w:t>
              </w:r>
            </w:ins>
            <w:ins w:id="16" w:author="Yahya Zweiri" w:date="2023-06-16T10:35:00Z">
              <w:r w:rsidR="00A51955">
                <w:rPr>
                  <w:rFonts w:ascii="Calibri Light" w:hAnsi="Calibri Light" w:cs="Calibri Light"/>
                  <w:sz w:val="20"/>
                  <w:szCs w:val="20"/>
                  <w:u w:val="single"/>
                </w:rPr>
                <w:t>ahya</w:t>
              </w:r>
            </w:ins>
            <w:ins w:id="17" w:author="Yahya Zweiri" w:date="2023-06-16T10:34:00Z">
              <w:r w:rsidR="00A51955">
                <w:rPr>
                  <w:rFonts w:ascii="Calibri Light" w:hAnsi="Calibri Light" w:cs="Calibri Light"/>
                  <w:sz w:val="20"/>
                  <w:szCs w:val="20"/>
                  <w:u w:val="single"/>
                </w:rPr>
                <w:t xml:space="preserve"> Zweiri) on 16</w:t>
              </w:r>
              <w:r w:rsidR="00A51955" w:rsidRPr="00A51955">
                <w:rPr>
                  <w:rFonts w:ascii="Calibri Light" w:hAnsi="Calibri Light" w:cs="Calibri Light"/>
                  <w:sz w:val="20"/>
                  <w:szCs w:val="20"/>
                  <w:u w:val="single"/>
                  <w:vertAlign w:val="superscript"/>
                  <w:rPrChange w:id="18" w:author="Yahya Zweiri" w:date="2023-06-16T10:34:00Z">
                    <w:rPr>
                      <w:rFonts w:ascii="Calibri Light" w:hAnsi="Calibri Light" w:cs="Calibri Light"/>
                      <w:sz w:val="20"/>
                      <w:szCs w:val="20"/>
                      <w:u w:val="single"/>
                    </w:rPr>
                  </w:rPrChange>
                </w:rPr>
                <w:t>th</w:t>
              </w:r>
              <w:r w:rsidR="00A51955">
                <w:rPr>
                  <w:rFonts w:ascii="Calibri Light" w:hAnsi="Calibri Light" w:cs="Calibri Light"/>
                  <w:sz w:val="20"/>
                  <w:szCs w:val="20"/>
                  <w:u w:val="single"/>
                </w:rPr>
                <w:t xml:space="preserve"> June 2023 by email</w:t>
              </w:r>
            </w:ins>
            <w:ins w:id="19" w:author="Yahya Zweiri" w:date="2023-06-16T10:26:00Z">
              <w:r w:rsidR="00F64E95">
                <w:rPr>
                  <w:rFonts w:ascii="Calibri Light" w:hAnsi="Calibri Light" w:cs="Calibri Light"/>
                  <w:sz w:val="20"/>
                  <w:szCs w:val="20"/>
                  <w:u w:val="single"/>
                </w:rPr>
                <w:t>)</w:t>
              </w:r>
            </w:ins>
            <w:del w:id="20" w:author="Yahya Zweiri" w:date="2023-06-16T10:25:00Z">
              <w:r w:rsidR="00973714" w:rsidRPr="00F64E95" w:rsidDel="00F64E95">
                <w:rPr>
                  <w:rFonts w:ascii="Calibri Light" w:hAnsi="Calibri Light" w:cs="Calibri Light"/>
                  <w:sz w:val="20"/>
                  <w:szCs w:val="20"/>
                  <w:u w:val="single"/>
                  <w:rPrChange w:id="21" w:author="Yahya Zweiri" w:date="2023-06-16T10:25:00Z">
                    <w:rPr/>
                  </w:rPrChange>
                </w:rPr>
                <w:delText>.</w:delText>
              </w:r>
            </w:del>
          </w:p>
          <w:p w14:paraId="274D17FA" w14:textId="7E04D497"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Manager, Budgeting</w:t>
            </w:r>
            <w:r w:rsidR="00973714" w:rsidRPr="00973714">
              <w:rPr>
                <w:rFonts w:ascii="Calibri Light" w:hAnsi="Calibri Light" w:cs="Calibri Light"/>
                <w:sz w:val="20"/>
                <w:szCs w:val="20"/>
                <w:u w:val="single"/>
              </w:rPr>
              <w:t xml:space="preserve"> and Reporting.</w:t>
            </w:r>
          </w:p>
          <w:p w14:paraId="18E150FC" w14:textId="02EAD753" w:rsidR="0049592B"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rPr>
            </w:pPr>
            <w:r w:rsidRPr="00973714">
              <w:rPr>
                <w:rFonts w:ascii="Calibri Light" w:hAnsi="Calibri Light" w:cs="Calibri Light"/>
                <w:sz w:val="20"/>
                <w:szCs w:val="20"/>
                <w:u w:val="single"/>
              </w:rPr>
              <w:t xml:space="preserve">Director, ARIC </w:t>
            </w:r>
            <w:r>
              <w:rPr>
                <w:rFonts w:ascii="Calibri Light" w:hAnsi="Calibri Light" w:cs="Calibri Light"/>
                <w:sz w:val="20"/>
                <w:szCs w:val="20"/>
              </w:rPr>
              <w:t xml:space="preserve">– confirmation of asset acceptance and date in use, </w:t>
            </w:r>
            <w:r w:rsidRPr="00973714">
              <w:rPr>
                <w:rFonts w:ascii="Calibri Light" w:hAnsi="Calibri Light" w:cs="Calibri Light"/>
                <w:sz w:val="20"/>
                <w:szCs w:val="20"/>
                <w:u w:val="single"/>
              </w:rPr>
              <w:t>Material Management</w:t>
            </w:r>
            <w:r>
              <w:rPr>
                <w:rFonts w:ascii="Calibri Light" w:hAnsi="Calibri Light" w:cs="Calibri Light"/>
                <w:sz w:val="20"/>
                <w:szCs w:val="20"/>
              </w:rPr>
              <w:t xml:space="preserve"> – provide bar codes of the asset </w:t>
            </w:r>
            <w:proofErr w:type="gramStart"/>
            <w:r>
              <w:rPr>
                <w:rFonts w:ascii="Calibri Light" w:hAnsi="Calibri Light" w:cs="Calibri Light"/>
                <w:sz w:val="20"/>
                <w:szCs w:val="20"/>
              </w:rPr>
              <w:t>and  update</w:t>
            </w:r>
            <w:proofErr w:type="gramEnd"/>
            <w:r>
              <w:rPr>
                <w:rFonts w:ascii="Calibri Light" w:hAnsi="Calibri Light" w:cs="Calibri Light"/>
                <w:sz w:val="20"/>
                <w:szCs w:val="20"/>
              </w:rPr>
              <w:t xml:space="preserve"> FAMS, </w:t>
            </w:r>
            <w:r w:rsidRPr="00973714">
              <w:rPr>
                <w:rFonts w:ascii="Calibri Light" w:hAnsi="Calibri Light" w:cs="Calibri Light"/>
                <w:sz w:val="20"/>
                <w:szCs w:val="20"/>
                <w:u w:val="single"/>
              </w:rPr>
              <w:t>Accounts Payable Team</w:t>
            </w:r>
            <w:r>
              <w:rPr>
                <w:rFonts w:ascii="Calibri Light" w:hAnsi="Calibri Light" w:cs="Calibri Light"/>
                <w:sz w:val="20"/>
                <w:szCs w:val="20"/>
              </w:rPr>
              <w:t xml:space="preserve"> – Confirm settlement of PO, </w:t>
            </w:r>
            <w:r w:rsidRPr="00973714">
              <w:rPr>
                <w:rFonts w:ascii="Calibri Light" w:hAnsi="Calibri Light" w:cs="Calibri Light"/>
                <w:sz w:val="20"/>
                <w:szCs w:val="20"/>
                <w:u w:val="single"/>
              </w:rPr>
              <w:t>General Ledger Team</w:t>
            </w:r>
            <w:r>
              <w:rPr>
                <w:rFonts w:ascii="Calibri Light" w:hAnsi="Calibri Light" w:cs="Calibri Light"/>
                <w:sz w:val="20"/>
                <w:szCs w:val="20"/>
              </w:rPr>
              <w:t xml:space="preserve"> – capitalize asset, depreciate and reflect in ARIC FS</w:t>
            </w:r>
            <w:r w:rsidR="00973714">
              <w:rPr>
                <w:rFonts w:ascii="Calibri Light" w:hAnsi="Calibri Light" w:cs="Calibri Light"/>
                <w:sz w:val="20"/>
                <w:szCs w:val="20"/>
              </w:rPr>
              <w:t>.</w:t>
            </w:r>
          </w:p>
          <w:p w14:paraId="2B4F6F6A" w14:textId="1E106B23" w:rsidR="0049592B" w:rsidRPr="00F64E95" w:rsidRDefault="0049592B" w:rsidP="00105379">
            <w:pPr>
              <w:pStyle w:val="ListParagraph"/>
              <w:numPr>
                <w:ilvl w:val="0"/>
                <w:numId w:val="35"/>
              </w:numPr>
              <w:tabs>
                <w:tab w:val="left" w:pos="1110"/>
              </w:tabs>
              <w:spacing w:before="60" w:after="60"/>
              <w:jc w:val="both"/>
              <w:rPr>
                <w:rFonts w:ascii="Calibri Light" w:hAnsi="Calibri Light" w:cs="Calibri Light"/>
                <w:sz w:val="20"/>
                <w:szCs w:val="20"/>
                <w:u w:val="single"/>
                <w:rPrChange w:id="22" w:author="Yahya Zweiri" w:date="2023-06-16T10:25:00Z">
                  <w:rPr/>
                </w:rPrChange>
              </w:rPr>
            </w:pPr>
            <w:r w:rsidRPr="00973714">
              <w:rPr>
                <w:rFonts w:ascii="Calibri Light" w:hAnsi="Calibri Light" w:cs="Calibri Light"/>
                <w:sz w:val="20"/>
                <w:szCs w:val="20"/>
                <w:u w:val="single"/>
              </w:rPr>
              <w:t>Director, ARIC</w:t>
            </w:r>
            <w:ins w:id="23" w:author="Yahya Zweiri" w:date="2023-06-16T10:25:00Z">
              <w:r w:rsidR="00F64E95">
                <w:rPr>
                  <w:rFonts w:ascii="Calibri Light" w:hAnsi="Calibri Light" w:cs="Calibri Light"/>
                  <w:sz w:val="20"/>
                  <w:szCs w:val="20"/>
                  <w:u w:val="single"/>
                </w:rPr>
                <w:t xml:space="preserve">, </w:t>
              </w:r>
            </w:ins>
            <w:proofErr w:type="gramStart"/>
            <w:ins w:id="24" w:author="Yahya Zweiri" w:date="2023-06-16T10:36:00Z">
              <w:r w:rsidR="00A51955">
                <w:rPr>
                  <w:rFonts w:ascii="Calibri Light" w:hAnsi="Calibri Light" w:cs="Calibri Light"/>
                  <w:sz w:val="20"/>
                  <w:szCs w:val="20"/>
                  <w:u w:val="single"/>
                </w:rPr>
                <w:t xml:space="preserve">and </w:t>
              </w:r>
              <w:r w:rsidR="00A51955" w:rsidRPr="00973714">
                <w:rPr>
                  <w:rFonts w:ascii="Calibri Light" w:hAnsi="Calibri Light" w:cs="Calibri Light"/>
                  <w:sz w:val="20"/>
                  <w:szCs w:val="20"/>
                  <w:u w:val="single"/>
                </w:rPr>
                <w:t xml:space="preserve"> Manager</w:t>
              </w:r>
              <w:proofErr w:type="gramEnd"/>
              <w:r w:rsidR="00A51955" w:rsidRPr="00973714">
                <w:rPr>
                  <w:rFonts w:ascii="Calibri Light" w:hAnsi="Calibri Light" w:cs="Calibri Light"/>
                  <w:sz w:val="20"/>
                  <w:szCs w:val="20"/>
                  <w:u w:val="single"/>
                </w:rPr>
                <w:t>, Budgeting and Reporting</w:t>
              </w:r>
              <w:r w:rsidR="00A51955">
                <w:rPr>
                  <w:rFonts w:ascii="Calibri Light" w:hAnsi="Calibri Light" w:cs="Calibri Light"/>
                  <w:sz w:val="20"/>
                  <w:szCs w:val="20"/>
                  <w:u w:val="single"/>
                </w:rPr>
                <w:t xml:space="preserve"> (to provide </w:t>
              </w:r>
              <w:r w:rsidR="00A51955" w:rsidRPr="00F64E95">
                <w:rPr>
                  <w:rFonts w:ascii="Calibri Light" w:hAnsi="Calibri Light" w:cs="Calibri Light"/>
                  <w:sz w:val="20"/>
                  <w:szCs w:val="20"/>
                  <w:u w:val="single"/>
                </w:rPr>
                <w:t>monthly budget tracker</w:t>
              </w:r>
              <w:r w:rsidR="00A51955">
                <w:rPr>
                  <w:rFonts w:ascii="Calibri Light" w:hAnsi="Calibri Light" w:cs="Calibri Light"/>
                  <w:sz w:val="20"/>
                  <w:szCs w:val="20"/>
                  <w:u w:val="single"/>
                </w:rPr>
                <w:t xml:space="preserve"> Excel sheet</w:t>
              </w:r>
              <w:r w:rsidR="00A51955" w:rsidRPr="00F64E95">
                <w:rPr>
                  <w:rFonts w:ascii="Calibri Light" w:hAnsi="Calibri Light" w:cs="Calibri Light"/>
                  <w:sz w:val="20"/>
                  <w:szCs w:val="20"/>
                  <w:u w:val="single"/>
                </w:rPr>
                <w:t xml:space="preserve"> for ARIC</w:t>
              </w:r>
              <w:r w:rsidR="00A51955">
                <w:rPr>
                  <w:rFonts w:ascii="Calibri Light" w:hAnsi="Calibri Light" w:cs="Calibri Light"/>
                  <w:sz w:val="20"/>
                  <w:szCs w:val="20"/>
                  <w:u w:val="single"/>
                </w:rPr>
                <w:t xml:space="preserve"> per the suggested template sent by ARIC director (Yahya Zweiri) on 16</w:t>
              </w:r>
              <w:r w:rsidR="00A51955" w:rsidRPr="00D07037">
                <w:rPr>
                  <w:rFonts w:ascii="Calibri Light" w:hAnsi="Calibri Light" w:cs="Calibri Light"/>
                  <w:sz w:val="20"/>
                  <w:szCs w:val="20"/>
                  <w:u w:val="single"/>
                  <w:vertAlign w:val="superscript"/>
                </w:rPr>
                <w:t>th</w:t>
              </w:r>
              <w:r w:rsidR="00A51955">
                <w:rPr>
                  <w:rFonts w:ascii="Calibri Light" w:hAnsi="Calibri Light" w:cs="Calibri Light"/>
                  <w:sz w:val="20"/>
                  <w:szCs w:val="20"/>
                  <w:u w:val="single"/>
                </w:rPr>
                <w:t xml:space="preserve"> June 2023 by email)</w:t>
              </w:r>
            </w:ins>
            <w:del w:id="25" w:author="Yahya Zweiri" w:date="2023-06-16T10:25:00Z">
              <w:r w:rsidR="00973714" w:rsidRPr="00F64E95" w:rsidDel="00F64E95">
                <w:rPr>
                  <w:rFonts w:ascii="Calibri Light" w:hAnsi="Calibri Light" w:cs="Calibri Light"/>
                  <w:sz w:val="20"/>
                  <w:szCs w:val="20"/>
                  <w:u w:val="single"/>
                  <w:rPrChange w:id="26" w:author="Yahya Zweiri" w:date="2023-06-16T10:25:00Z">
                    <w:rPr/>
                  </w:rPrChange>
                </w:rPr>
                <w:delText>.</w:delText>
              </w:r>
            </w:del>
          </w:p>
          <w:p w14:paraId="67E2266E" w14:textId="2489C4F5"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Procurement Team</w:t>
            </w:r>
            <w:r w:rsidR="00973714">
              <w:rPr>
                <w:rFonts w:ascii="Calibri Light" w:hAnsi="Calibri Light" w:cs="Calibri Light"/>
                <w:sz w:val="20"/>
                <w:szCs w:val="20"/>
                <w:u w:val="single"/>
              </w:rPr>
              <w:t>.</w:t>
            </w:r>
          </w:p>
          <w:p w14:paraId="6157C521" w14:textId="5E2FB731"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P</w:t>
            </w:r>
            <w:r w:rsidR="00973714">
              <w:rPr>
                <w:rFonts w:ascii="Calibri Light" w:hAnsi="Calibri Light" w:cs="Calibri Light"/>
                <w:sz w:val="20"/>
                <w:szCs w:val="20"/>
                <w:u w:val="single"/>
              </w:rPr>
              <w:t>rocurement Team and GL Team.</w:t>
            </w:r>
          </w:p>
          <w:p w14:paraId="527BEBE1" w14:textId="72D3DE01" w:rsidR="0049592B" w:rsidRPr="00973714" w:rsidRDefault="0049592B" w:rsidP="0049592B">
            <w:pPr>
              <w:pStyle w:val="ListParagraph"/>
              <w:numPr>
                <w:ilvl w:val="0"/>
                <w:numId w:val="35"/>
              </w:numPr>
              <w:tabs>
                <w:tab w:val="left" w:pos="1110"/>
              </w:tabs>
              <w:spacing w:before="60" w:after="60"/>
              <w:jc w:val="both"/>
              <w:rPr>
                <w:rFonts w:ascii="Calibri Light" w:hAnsi="Calibri Light" w:cs="Calibri Light"/>
                <w:sz w:val="20"/>
                <w:szCs w:val="20"/>
                <w:u w:val="single"/>
              </w:rPr>
            </w:pPr>
            <w:r w:rsidRPr="00973714">
              <w:rPr>
                <w:rFonts w:ascii="Calibri Light" w:hAnsi="Calibri Light" w:cs="Calibri Light"/>
                <w:sz w:val="20"/>
                <w:szCs w:val="20"/>
                <w:u w:val="single"/>
              </w:rPr>
              <w:t>Director, ARIC</w:t>
            </w:r>
            <w:r w:rsidR="00973714">
              <w:rPr>
                <w:rFonts w:ascii="Calibri Light" w:hAnsi="Calibri Light" w:cs="Calibri Light"/>
                <w:sz w:val="20"/>
                <w:szCs w:val="20"/>
                <w:u w:val="single"/>
              </w:rPr>
              <w:t>.</w:t>
            </w:r>
          </w:p>
          <w:p w14:paraId="2B6AA3D3" w14:textId="77777777" w:rsidR="00014E54" w:rsidRDefault="007910DD" w:rsidP="007910D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4708AD4F" w14:textId="77777777" w:rsidR="00C216C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1F42B031"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02EEB798"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lastRenderedPageBreak/>
              <w:t>30 Sep 2023</w:t>
            </w:r>
          </w:p>
          <w:p w14:paraId="07A8611C"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56BE6155"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031EE976" w14:textId="77777777" w:rsid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30 Sep 2023</w:t>
            </w:r>
          </w:p>
          <w:p w14:paraId="1599D42D" w14:textId="2B2E14A3" w:rsidR="0049592B" w:rsidRPr="0049592B" w:rsidRDefault="0049592B" w:rsidP="0049592B">
            <w:pPr>
              <w:pStyle w:val="ListParagraph"/>
              <w:numPr>
                <w:ilvl w:val="0"/>
                <w:numId w:val="36"/>
              </w:numPr>
              <w:tabs>
                <w:tab w:val="left" w:pos="1110"/>
                <w:tab w:val="left" w:pos="2670"/>
              </w:tabs>
              <w:spacing w:before="60" w:after="60"/>
              <w:jc w:val="both"/>
              <w:rPr>
                <w:rFonts w:ascii="Calibri Light" w:hAnsi="Calibri Light" w:cs="Calibri Light"/>
                <w:bCs/>
                <w:sz w:val="20"/>
                <w:szCs w:val="20"/>
              </w:rPr>
            </w:pPr>
            <w:r>
              <w:rPr>
                <w:rFonts w:ascii="Calibri Light" w:hAnsi="Calibri Light" w:cs="Calibri Light"/>
                <w:bCs/>
                <w:sz w:val="20"/>
                <w:szCs w:val="20"/>
              </w:rPr>
              <w:t>Addressed</w:t>
            </w:r>
          </w:p>
        </w:tc>
      </w:tr>
      <w:tr w:rsidR="001469EA" w:rsidRPr="0000509E" w14:paraId="3585D645"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B27E4F8" w14:textId="080F8058" w:rsidR="001469EA" w:rsidRPr="002C23FF" w:rsidRDefault="004A6E6E"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FFC000"/>
                <w:sz w:val="19"/>
                <w:szCs w:val="24"/>
              </w:rPr>
              <w:lastRenderedPageBreak/>
              <w:t></w:t>
            </w:r>
            <w:r w:rsidRPr="009F1A98">
              <w:rPr>
                <w:rFonts w:ascii="Calibri Light" w:hAnsi="Calibri Light" w:cs="Calibri Light"/>
                <w:color w:val="FF0000"/>
                <w:sz w:val="19"/>
                <w:szCs w:val="24"/>
              </w:rPr>
              <w:t xml:space="preserve">   </w:t>
            </w:r>
            <w:r w:rsidRPr="004D6351">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487B70B" w14:textId="0ED9623C" w:rsidR="001469EA" w:rsidRPr="002343D9" w:rsidRDefault="00850A5A" w:rsidP="00850A5A">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 xml:space="preserve">Periodic </w:t>
            </w:r>
            <w:r w:rsidR="004F274E">
              <w:rPr>
                <w:rFonts w:ascii="Calibri Light" w:hAnsi="Calibri Light" w:cs="Calibri Light"/>
                <w:b/>
                <w:bCs/>
                <w:color w:val="FFFFFF" w:themeColor="background1"/>
                <w:sz w:val="20"/>
                <w:szCs w:val="20"/>
              </w:rPr>
              <w:t xml:space="preserve">Reporting </w:t>
            </w:r>
            <w:r>
              <w:rPr>
                <w:rFonts w:ascii="Calibri Light" w:hAnsi="Calibri Light" w:cs="Calibri Light"/>
                <w:b/>
                <w:bCs/>
                <w:color w:val="FFFFFF" w:themeColor="background1"/>
                <w:sz w:val="20"/>
                <w:szCs w:val="20"/>
              </w:rPr>
              <w:t>to Stakeholders</w:t>
            </w:r>
          </w:p>
        </w:tc>
      </w:tr>
      <w:tr w:rsidR="004A6E6E" w:rsidRPr="0000509E" w14:paraId="63A6A240"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6A79F486" w14:textId="17EEA72F" w:rsidR="004A6E6E" w:rsidRPr="004D523C" w:rsidRDefault="004A6E6E" w:rsidP="004A6E6E">
            <w:pPr>
              <w:spacing w:before="60" w:after="60"/>
              <w:jc w:val="both"/>
              <w:rPr>
                <w:rFonts w:ascii="Calibri Light" w:hAnsi="Calibri Light" w:cs="Calibri Light"/>
                <w:color w:val="0070C0"/>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ARIC-03</w:t>
            </w:r>
          </w:p>
        </w:tc>
      </w:tr>
      <w:tr w:rsidR="004A6E6E" w:rsidRPr="0000509E" w14:paraId="7A1DB407"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B56D9B1"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2A03D823" w14:textId="464B530B" w:rsidR="00BB52B4" w:rsidRPr="00BB52B4" w:rsidRDefault="009B27BE" w:rsidP="009B27BE">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P</w:t>
            </w:r>
            <w:r w:rsidR="00BB52B4" w:rsidRPr="00BB52B4">
              <w:rPr>
                <w:rFonts w:ascii="Calibri Light" w:hAnsi="Calibri Light" w:cs="Calibri Light"/>
                <w:sz w:val="20"/>
                <w:szCs w:val="20"/>
              </w:rPr>
              <w:t xml:space="preserve">eriodic </w:t>
            </w:r>
            <w:r>
              <w:rPr>
                <w:rFonts w:ascii="Calibri Light" w:hAnsi="Calibri Light" w:cs="Calibri Light"/>
                <w:sz w:val="20"/>
                <w:szCs w:val="20"/>
              </w:rPr>
              <w:t>A</w:t>
            </w:r>
            <w:r w:rsidR="00BB52B4" w:rsidRPr="00BB52B4">
              <w:rPr>
                <w:rFonts w:ascii="Calibri Light" w:hAnsi="Calibri Light" w:cs="Calibri Light"/>
                <w:sz w:val="20"/>
                <w:szCs w:val="20"/>
              </w:rPr>
              <w:t xml:space="preserve">ssessment </w:t>
            </w:r>
            <w:r>
              <w:rPr>
                <w:rFonts w:ascii="Calibri Light" w:hAnsi="Calibri Light" w:cs="Calibri Light"/>
                <w:sz w:val="20"/>
                <w:szCs w:val="20"/>
              </w:rPr>
              <w:t>R</w:t>
            </w:r>
            <w:r w:rsidR="00BB52B4" w:rsidRPr="00BB52B4">
              <w:rPr>
                <w:rFonts w:ascii="Calibri Light" w:hAnsi="Calibri Light" w:cs="Calibri Light"/>
                <w:sz w:val="20"/>
                <w:szCs w:val="20"/>
              </w:rPr>
              <w:t>eports contain information regarding the planned budget versus actual utilization, completed tasks, achievement of defined Key Performance Indicators (KPIs), and other relevant details.</w:t>
            </w:r>
          </w:p>
          <w:p w14:paraId="7B5358A7" w14:textId="77777777" w:rsidR="00810F65" w:rsidRPr="00160332" w:rsidRDefault="00810F65" w:rsidP="00810F65">
            <w:pPr>
              <w:tabs>
                <w:tab w:val="left" w:pos="1110"/>
              </w:tabs>
              <w:spacing w:before="60" w:after="60"/>
              <w:jc w:val="both"/>
              <w:rPr>
                <w:rFonts w:ascii="Calibri Light" w:hAnsi="Calibri Light" w:cs="Calibri Light"/>
                <w:b/>
                <w:sz w:val="20"/>
                <w:szCs w:val="20"/>
                <w:u w:val="single"/>
              </w:rPr>
            </w:pPr>
            <w:r w:rsidRPr="00160332">
              <w:rPr>
                <w:rFonts w:ascii="Calibri Light" w:hAnsi="Calibri Light" w:cs="Calibri Light"/>
                <w:b/>
                <w:sz w:val="20"/>
                <w:szCs w:val="20"/>
                <w:u w:val="single"/>
              </w:rPr>
              <w:t>Center Progress Reporting</w:t>
            </w:r>
          </w:p>
          <w:p w14:paraId="5BA9DD27" w14:textId="664B33C4" w:rsidR="00BB52B4" w:rsidRPr="00850A5A" w:rsidRDefault="00BB52B4"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In addition to being overseen by SMB, comprehensive reports for external funded research centers are typically submitted to the Office of Research Services (ORS). ORS plays a vital role in facilitating research administration.</w:t>
            </w:r>
          </w:p>
          <w:p w14:paraId="7AAE8EB0" w14:textId="3048BE64" w:rsidR="00BB52B4" w:rsidRPr="00850A5A" w:rsidRDefault="009B27BE" w:rsidP="009B27BE">
            <w:pPr>
              <w:tabs>
                <w:tab w:val="left" w:pos="1110"/>
              </w:tabs>
              <w:spacing w:before="60" w:after="60"/>
              <w:jc w:val="both"/>
              <w:rPr>
                <w:rFonts w:ascii="Calibri Light" w:hAnsi="Calibri Light" w:cs="Calibri Light"/>
                <w:sz w:val="20"/>
                <w:szCs w:val="20"/>
              </w:rPr>
            </w:pPr>
            <w:r w:rsidRPr="00850A5A">
              <w:rPr>
                <w:rFonts w:ascii="Calibri Light" w:hAnsi="Calibri Light" w:cs="Calibri Light"/>
                <w:sz w:val="20"/>
                <w:szCs w:val="20"/>
              </w:rPr>
              <w:t>D</w:t>
            </w:r>
            <w:r w:rsidR="00BB52B4" w:rsidRPr="00850A5A">
              <w:rPr>
                <w:rFonts w:ascii="Calibri Light" w:hAnsi="Calibri Light" w:cs="Calibri Light"/>
                <w:sz w:val="20"/>
                <w:szCs w:val="20"/>
              </w:rPr>
              <w:t xml:space="preserve">uring our review, it was observed that formal reporting from the </w:t>
            </w:r>
            <w:r w:rsidRPr="00850A5A">
              <w:rPr>
                <w:rFonts w:ascii="Calibri Light" w:hAnsi="Calibri Light" w:cs="Calibri Light"/>
                <w:sz w:val="20"/>
                <w:szCs w:val="20"/>
              </w:rPr>
              <w:t xml:space="preserve">ARIC </w:t>
            </w:r>
            <w:r w:rsidR="00BB52B4" w:rsidRPr="00850A5A">
              <w:rPr>
                <w:rFonts w:ascii="Calibri Light" w:hAnsi="Calibri Light" w:cs="Calibri Light"/>
                <w:sz w:val="20"/>
                <w:szCs w:val="20"/>
              </w:rPr>
              <w:t xml:space="preserve">to ORS was absent in 2022. Further, interim </w:t>
            </w:r>
            <w:r w:rsidRPr="00850A5A">
              <w:rPr>
                <w:rFonts w:ascii="Calibri Light" w:hAnsi="Calibri Light" w:cs="Calibri Light"/>
                <w:sz w:val="20"/>
                <w:szCs w:val="20"/>
              </w:rPr>
              <w:t>R</w:t>
            </w:r>
            <w:r w:rsidR="00BB52B4" w:rsidRPr="00850A5A">
              <w:rPr>
                <w:rFonts w:ascii="Calibri Light" w:hAnsi="Calibri Light" w:cs="Calibri Light"/>
                <w:sz w:val="20"/>
                <w:szCs w:val="20"/>
              </w:rPr>
              <w:t xml:space="preserve">eports / </w:t>
            </w:r>
            <w:r w:rsidRPr="00850A5A">
              <w:rPr>
                <w:rFonts w:ascii="Calibri Light" w:hAnsi="Calibri Light" w:cs="Calibri Light"/>
                <w:sz w:val="20"/>
                <w:szCs w:val="20"/>
              </w:rPr>
              <w:t>C</w:t>
            </w:r>
            <w:r w:rsidR="00BB52B4" w:rsidRPr="00850A5A">
              <w:rPr>
                <w:rFonts w:ascii="Calibri Light" w:hAnsi="Calibri Light" w:cs="Calibri Light"/>
                <w:sz w:val="20"/>
                <w:szCs w:val="20"/>
              </w:rPr>
              <w:t xml:space="preserve">enter </w:t>
            </w:r>
            <w:r w:rsidRPr="00850A5A">
              <w:rPr>
                <w:rFonts w:ascii="Calibri Light" w:hAnsi="Calibri Light" w:cs="Calibri Light"/>
                <w:sz w:val="20"/>
                <w:szCs w:val="20"/>
              </w:rPr>
              <w:t>A</w:t>
            </w:r>
            <w:r w:rsidR="00BB52B4" w:rsidRPr="00850A5A">
              <w:rPr>
                <w:rFonts w:ascii="Calibri Light" w:hAnsi="Calibri Light" w:cs="Calibri Light"/>
                <w:sz w:val="20"/>
                <w:szCs w:val="20"/>
              </w:rPr>
              <w:t xml:space="preserve">ssessment </w:t>
            </w:r>
            <w:r w:rsidRPr="00850A5A">
              <w:rPr>
                <w:rFonts w:ascii="Calibri Light" w:hAnsi="Calibri Light" w:cs="Calibri Light"/>
                <w:sz w:val="20"/>
                <w:szCs w:val="20"/>
              </w:rPr>
              <w:t>R</w:t>
            </w:r>
            <w:r w:rsidR="00BB52B4" w:rsidRPr="00850A5A">
              <w:rPr>
                <w:rFonts w:ascii="Calibri Light" w:hAnsi="Calibri Light" w:cs="Calibri Light"/>
                <w:sz w:val="20"/>
                <w:szCs w:val="20"/>
              </w:rPr>
              <w:t>eports were not developed and provided to ORS during 2022.</w:t>
            </w:r>
          </w:p>
          <w:p w14:paraId="59B87731" w14:textId="77777777" w:rsidR="00850A5A" w:rsidRDefault="00850A5A" w:rsidP="009B27BE">
            <w:pPr>
              <w:tabs>
                <w:tab w:val="left" w:pos="1110"/>
              </w:tabs>
              <w:spacing w:before="60" w:after="60"/>
              <w:jc w:val="both"/>
              <w:rPr>
                <w:rFonts w:ascii="Calibri Light" w:hAnsi="Calibri Light" w:cs="Calibri Light"/>
                <w:b/>
                <w:sz w:val="20"/>
                <w:szCs w:val="20"/>
                <w:u w:val="single"/>
              </w:rPr>
            </w:pPr>
          </w:p>
          <w:p w14:paraId="1CF61FF6" w14:textId="5E6EBF94" w:rsidR="00850A5A" w:rsidRDefault="00850A5A" w:rsidP="009B27BE">
            <w:pPr>
              <w:tabs>
                <w:tab w:val="left" w:pos="1110"/>
              </w:tabs>
              <w:spacing w:before="60" w:after="60"/>
              <w:jc w:val="both"/>
              <w:rPr>
                <w:rFonts w:ascii="Calibri Light" w:hAnsi="Calibri Light" w:cs="Calibri Light"/>
                <w:b/>
                <w:sz w:val="20"/>
                <w:szCs w:val="20"/>
                <w:u w:val="single"/>
              </w:rPr>
            </w:pPr>
            <w:r w:rsidRPr="00850A5A">
              <w:rPr>
                <w:rFonts w:ascii="Calibri Light" w:hAnsi="Calibri Light" w:cs="Calibri Light"/>
                <w:b/>
                <w:sz w:val="20"/>
                <w:szCs w:val="20"/>
                <w:u w:val="single"/>
              </w:rPr>
              <w:t>Monthly Progress Reports</w:t>
            </w:r>
          </w:p>
          <w:p w14:paraId="14752B59" w14:textId="77777777" w:rsidR="00850A5A" w:rsidRPr="00E43EAD" w:rsidRDefault="00850A5A" w:rsidP="00850A5A">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It was noted </w:t>
            </w:r>
            <w:r w:rsidRPr="00E43EAD">
              <w:rPr>
                <w:rFonts w:ascii="Calibri Light" w:hAnsi="Calibri Light" w:cs="Calibri Light"/>
                <w:sz w:val="20"/>
                <w:szCs w:val="20"/>
              </w:rPr>
              <w:t xml:space="preserve">that following information was not captured </w:t>
            </w:r>
            <w:r>
              <w:rPr>
                <w:rFonts w:ascii="Calibri Light" w:hAnsi="Calibri Light" w:cs="Calibri Light"/>
                <w:sz w:val="20"/>
                <w:szCs w:val="20"/>
              </w:rPr>
              <w:t xml:space="preserve">consistently </w:t>
            </w:r>
            <w:r w:rsidRPr="00E43EAD">
              <w:rPr>
                <w:rFonts w:ascii="Calibri Light" w:hAnsi="Calibri Light" w:cs="Calibri Light"/>
                <w:sz w:val="20"/>
                <w:szCs w:val="20"/>
              </w:rPr>
              <w:t xml:space="preserve">in the monthly reports </w:t>
            </w:r>
            <w:r>
              <w:rPr>
                <w:rFonts w:ascii="Calibri Light" w:hAnsi="Calibri Light" w:cs="Calibri Light"/>
                <w:sz w:val="20"/>
                <w:szCs w:val="20"/>
              </w:rPr>
              <w:t>which was stated in the Statement of Work for research projects.</w:t>
            </w:r>
          </w:p>
          <w:p w14:paraId="6E0CA3DC"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Actual expenditure </w:t>
            </w:r>
            <w:r>
              <w:rPr>
                <w:rFonts w:ascii="Calibri Light" w:hAnsi="Calibri Light" w:cs="Calibri Light"/>
                <w:sz w:val="20"/>
                <w:szCs w:val="20"/>
              </w:rPr>
              <w:t xml:space="preserve">incurred </w:t>
            </w:r>
            <w:r w:rsidRPr="00CE5D51">
              <w:rPr>
                <w:rFonts w:ascii="Calibri Light" w:hAnsi="Calibri Light" w:cs="Calibri Light"/>
                <w:sz w:val="20"/>
                <w:szCs w:val="20"/>
              </w:rPr>
              <w:t>on the project in comparison to the initial research project budget.</w:t>
            </w:r>
          </w:p>
          <w:p w14:paraId="75F72767"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Progress made towards achieving the defined project-specific Key Performance Indicators (KPIs) up to date </w:t>
            </w:r>
            <w:r>
              <w:rPr>
                <w:rFonts w:ascii="Calibri Light" w:hAnsi="Calibri Light" w:cs="Calibri Light"/>
                <w:sz w:val="20"/>
                <w:szCs w:val="20"/>
              </w:rPr>
              <w:t xml:space="preserve"> (Additive Manufacturing Projects and Graphene Based Sensors for Composite Applications)</w:t>
            </w:r>
          </w:p>
          <w:p w14:paraId="25AF9D9F" w14:textId="77777777" w:rsidR="00850A5A" w:rsidRPr="00CE5D51"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 xml:space="preserve">Accomplishments of tasks in relation to the established timelines, including a Gantt chart representation </w:t>
            </w:r>
            <w:r>
              <w:rPr>
                <w:rFonts w:ascii="Calibri Light" w:hAnsi="Calibri Light" w:cs="Calibri Light"/>
                <w:sz w:val="20"/>
                <w:szCs w:val="20"/>
              </w:rPr>
              <w:t>(Additive Manufacturing Projects and Graphene Based Sensors for Composite Applications, robotic sorting of engine blades and robotic inspection of blades )</w:t>
            </w:r>
          </w:p>
          <w:p w14:paraId="5D3E9256" w14:textId="77777777" w:rsidR="00850A5A" w:rsidRDefault="00850A5A" w:rsidP="00850A5A">
            <w:pPr>
              <w:pStyle w:val="ListParagraph"/>
              <w:numPr>
                <w:ilvl w:val="0"/>
                <w:numId w:val="21"/>
              </w:numPr>
              <w:tabs>
                <w:tab w:val="left" w:pos="1110"/>
              </w:tabs>
              <w:spacing w:before="60" w:after="60"/>
              <w:jc w:val="both"/>
              <w:rPr>
                <w:rFonts w:ascii="Calibri Light" w:hAnsi="Calibri Light" w:cs="Calibri Light"/>
                <w:sz w:val="20"/>
                <w:szCs w:val="20"/>
              </w:rPr>
            </w:pPr>
            <w:r w:rsidRPr="00CE5D51">
              <w:rPr>
                <w:rFonts w:ascii="Calibri Light" w:hAnsi="Calibri Light" w:cs="Calibri Light"/>
                <w:sz w:val="20"/>
                <w:szCs w:val="20"/>
              </w:rPr>
              <w:t>Comparison between expected and actual allocation of manpower on the research projects.</w:t>
            </w:r>
          </w:p>
          <w:p w14:paraId="3A517F65" w14:textId="1983DF10" w:rsidR="00850A5A" w:rsidRDefault="00850A5A" w:rsidP="009B27BE">
            <w:pPr>
              <w:tabs>
                <w:tab w:val="left" w:pos="1110"/>
              </w:tabs>
              <w:spacing w:before="60" w:after="60"/>
              <w:jc w:val="both"/>
              <w:rPr>
                <w:rFonts w:ascii="Calibri Light" w:hAnsi="Calibri Light" w:cs="Calibri Light"/>
                <w:b/>
                <w:sz w:val="20"/>
                <w:szCs w:val="20"/>
                <w:u w:val="single"/>
              </w:rPr>
            </w:pPr>
          </w:p>
          <w:tbl>
            <w:tblPr>
              <w:tblStyle w:val="TableGrid"/>
              <w:tblW w:w="9250" w:type="dxa"/>
              <w:tblInd w:w="256" w:type="dxa"/>
              <w:tblLook w:val="04A0" w:firstRow="1" w:lastRow="0" w:firstColumn="1" w:lastColumn="0" w:noHBand="0" w:noVBand="1"/>
            </w:tblPr>
            <w:tblGrid>
              <w:gridCol w:w="826"/>
              <w:gridCol w:w="3331"/>
              <w:gridCol w:w="5093"/>
            </w:tblGrid>
            <w:tr w:rsidR="00850A5A" w:rsidRPr="006E468C" w14:paraId="14321552" w14:textId="77777777" w:rsidTr="00A259EB">
              <w:trPr>
                <w:trHeight w:val="539"/>
              </w:trPr>
              <w:tc>
                <w:tcPr>
                  <w:tcW w:w="826" w:type="dxa"/>
                  <w:shd w:val="clear" w:color="auto" w:fill="0057B8"/>
                </w:tcPr>
                <w:p w14:paraId="50790CB3"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Sr No</w:t>
                  </w:r>
                </w:p>
              </w:tc>
              <w:tc>
                <w:tcPr>
                  <w:tcW w:w="3331" w:type="dxa"/>
                  <w:shd w:val="clear" w:color="auto" w:fill="0057B8"/>
                </w:tcPr>
                <w:p w14:paraId="4EE92171"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Research Project Name</w:t>
                  </w:r>
                </w:p>
              </w:tc>
              <w:tc>
                <w:tcPr>
                  <w:tcW w:w="5093" w:type="dxa"/>
                  <w:shd w:val="clear" w:color="auto" w:fill="0057B8"/>
                </w:tcPr>
                <w:p w14:paraId="60B4D3E6"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sidRPr="006E468C">
                    <w:rPr>
                      <w:rFonts w:ascii="Calibri Light" w:hAnsi="Calibri Light" w:cs="Calibri Light"/>
                      <w:b/>
                      <w:bCs/>
                      <w:color w:val="FFFFFF" w:themeColor="background1"/>
                      <w:sz w:val="18"/>
                      <w:szCs w:val="18"/>
                    </w:rPr>
                    <w:t>Status as on December 2022</w:t>
                  </w:r>
                </w:p>
              </w:tc>
            </w:tr>
            <w:tr w:rsidR="00850A5A" w:rsidRPr="006E468C" w14:paraId="6DB57896" w14:textId="77777777" w:rsidTr="00A259EB">
              <w:tc>
                <w:tcPr>
                  <w:tcW w:w="826" w:type="dxa"/>
                </w:tcPr>
                <w:p w14:paraId="60689A71"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1</w:t>
                  </w:r>
                </w:p>
              </w:tc>
              <w:tc>
                <w:tcPr>
                  <w:tcW w:w="3331" w:type="dxa"/>
                </w:tcPr>
                <w:p w14:paraId="27F9CEF9"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Lower Limb Wearable Exoskeleton for Rehabilitation Assistance</w:t>
                  </w:r>
                </w:p>
              </w:tc>
              <w:tc>
                <w:tcPr>
                  <w:tcW w:w="5093" w:type="dxa"/>
                </w:tcPr>
                <w:p w14:paraId="3585EBD7"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1D3CB1E8" w14:textId="77777777" w:rsidTr="00A259EB">
              <w:tc>
                <w:tcPr>
                  <w:tcW w:w="826" w:type="dxa"/>
                </w:tcPr>
                <w:p w14:paraId="65DFF865"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2</w:t>
                  </w:r>
                </w:p>
              </w:tc>
              <w:tc>
                <w:tcPr>
                  <w:tcW w:w="3331" w:type="dxa"/>
                </w:tcPr>
                <w:p w14:paraId="5C4915BA"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Sorting of Engine Blades</w:t>
                  </w:r>
                </w:p>
              </w:tc>
              <w:tc>
                <w:tcPr>
                  <w:tcW w:w="5093" w:type="dxa"/>
                </w:tcPr>
                <w:p w14:paraId="7AD37501"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EE4DC33" w14:textId="77777777" w:rsidTr="00A259EB">
              <w:tc>
                <w:tcPr>
                  <w:tcW w:w="826" w:type="dxa"/>
                </w:tcPr>
                <w:p w14:paraId="3C81E593"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3</w:t>
                  </w:r>
                </w:p>
              </w:tc>
              <w:tc>
                <w:tcPr>
                  <w:tcW w:w="3331" w:type="dxa"/>
                </w:tcPr>
                <w:p w14:paraId="5E511F81"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Robotic Inspection of Blades</w:t>
                  </w:r>
                </w:p>
              </w:tc>
              <w:tc>
                <w:tcPr>
                  <w:tcW w:w="5093" w:type="dxa"/>
                </w:tcPr>
                <w:p w14:paraId="69326F4D"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3C1F0BA4" w14:textId="77777777" w:rsidTr="00A259EB">
              <w:tc>
                <w:tcPr>
                  <w:tcW w:w="826" w:type="dxa"/>
                </w:tcPr>
                <w:p w14:paraId="3CE07AB4"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4</w:t>
                  </w:r>
                </w:p>
              </w:tc>
              <w:tc>
                <w:tcPr>
                  <w:tcW w:w="3331" w:type="dxa"/>
                </w:tcPr>
                <w:p w14:paraId="0AD00DA1"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Graphene Based sensors for composite monitoring</w:t>
                  </w:r>
                </w:p>
              </w:tc>
              <w:tc>
                <w:tcPr>
                  <w:tcW w:w="5093" w:type="dxa"/>
                </w:tcPr>
                <w:p w14:paraId="6AA7A2D7"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In Progress</w:t>
                  </w:r>
                </w:p>
              </w:tc>
            </w:tr>
            <w:tr w:rsidR="00850A5A" w:rsidRPr="006E468C" w14:paraId="41852A5B" w14:textId="77777777" w:rsidTr="00A259EB">
              <w:tc>
                <w:tcPr>
                  <w:tcW w:w="826" w:type="dxa"/>
                </w:tcPr>
                <w:p w14:paraId="0E0E5DE2"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5</w:t>
                  </w:r>
                </w:p>
              </w:tc>
              <w:tc>
                <w:tcPr>
                  <w:tcW w:w="3331" w:type="dxa"/>
                </w:tcPr>
                <w:p w14:paraId="58346FA2"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both"/>
                    <w:rPr>
                      <w:rFonts w:ascii="Calibri Light" w:hAnsi="Calibri Light" w:cs="Calibri Light"/>
                      <w:bCs/>
                      <w:sz w:val="18"/>
                      <w:szCs w:val="18"/>
                    </w:rPr>
                  </w:pPr>
                  <w:r w:rsidRPr="006E468C">
                    <w:rPr>
                      <w:rFonts w:ascii="Calibri Light" w:hAnsi="Calibri Light" w:cs="Calibri Light"/>
                      <w:bCs/>
                      <w:sz w:val="18"/>
                      <w:szCs w:val="18"/>
                    </w:rPr>
                    <w:t>Vision Based Approach for Robotic Manufacturing</w:t>
                  </w:r>
                </w:p>
              </w:tc>
              <w:tc>
                <w:tcPr>
                  <w:tcW w:w="5093" w:type="dxa"/>
                </w:tcPr>
                <w:p w14:paraId="6EAB6D18"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sidRPr="006E468C">
                    <w:rPr>
                      <w:rFonts w:ascii="Calibri Light" w:hAnsi="Calibri Light" w:cs="Calibri Light"/>
                      <w:bCs/>
                      <w:sz w:val="18"/>
                      <w:szCs w:val="18"/>
                    </w:rPr>
                    <w:t>Completed</w:t>
                  </w:r>
                </w:p>
              </w:tc>
            </w:tr>
            <w:tr w:rsidR="00850A5A" w:rsidRPr="006E468C" w14:paraId="7695F3F4" w14:textId="77777777" w:rsidTr="00A259EB">
              <w:tc>
                <w:tcPr>
                  <w:tcW w:w="9250" w:type="dxa"/>
                  <w:gridSpan w:val="3"/>
                </w:tcPr>
                <w:p w14:paraId="2CB6A99F" w14:textId="77777777" w:rsidR="00850A5A" w:rsidRPr="006E468C" w:rsidRDefault="00850A5A" w:rsidP="00105379">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sidRPr="006E468C">
                    <w:rPr>
                      <w:rFonts w:ascii="Calibri Light" w:hAnsi="Calibri Light" w:cs="Calibri Light"/>
                      <w:bCs/>
                      <w:sz w:val="18"/>
                      <w:szCs w:val="18"/>
                    </w:rPr>
                    <w:t>*Based on monthly reports and information provided by ARIC</w:t>
                  </w:r>
                </w:p>
              </w:tc>
            </w:tr>
          </w:tbl>
          <w:p w14:paraId="3161E40D" w14:textId="77777777" w:rsidR="004A6E6E" w:rsidRDefault="004A6E6E" w:rsidP="004A6E6E">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C7D7C6C" w14:textId="49BF03F1" w:rsidR="003277F0" w:rsidRPr="00850A5A" w:rsidRDefault="003277F0" w:rsidP="003C7381">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 xml:space="preserve">Establish a monitoring mechanism to ensure regular and timely submission of interim reports and center assessment reports to </w:t>
            </w:r>
            <w:r w:rsidR="003C7381" w:rsidRPr="00850A5A">
              <w:rPr>
                <w:rFonts w:ascii="Calibri Light" w:hAnsi="Calibri Light" w:cs="Calibri Light"/>
                <w:sz w:val="20"/>
                <w:szCs w:val="20"/>
              </w:rPr>
              <w:t>ORS</w:t>
            </w:r>
            <w:r w:rsidRPr="00850A5A">
              <w:rPr>
                <w:rFonts w:ascii="Calibri Light" w:hAnsi="Calibri Light" w:cs="Calibri Light"/>
                <w:sz w:val="20"/>
                <w:szCs w:val="20"/>
              </w:rPr>
              <w:t>. This can involve setting up periodic reminders, implementing tracking systems, and assigning responsibility to designated personnel for overseeing the reporting process.</w:t>
            </w:r>
          </w:p>
          <w:p w14:paraId="468AC9D3" w14:textId="7DD9F5D3" w:rsidR="00E43EAD" w:rsidRPr="00850A5A" w:rsidRDefault="00E43EAD" w:rsidP="0096219A">
            <w:pPr>
              <w:pStyle w:val="ListParagraph"/>
              <w:numPr>
                <w:ilvl w:val="0"/>
                <w:numId w:val="13"/>
              </w:numPr>
              <w:spacing w:before="60" w:after="60"/>
              <w:jc w:val="both"/>
              <w:rPr>
                <w:rFonts w:ascii="Calibri Light" w:hAnsi="Calibri Light" w:cs="Calibri Light"/>
                <w:sz w:val="20"/>
                <w:szCs w:val="20"/>
              </w:rPr>
            </w:pPr>
            <w:r w:rsidRPr="00850A5A">
              <w:rPr>
                <w:rFonts w:ascii="Calibri Light" w:hAnsi="Calibri Light" w:cs="Calibri Light"/>
                <w:sz w:val="20"/>
                <w:szCs w:val="20"/>
              </w:rPr>
              <w:t>Project specific updates shall be captured in the Interim and Annual assessment reports such as (but not limited to):</w:t>
            </w:r>
          </w:p>
          <w:p w14:paraId="556D81C3" w14:textId="779CF35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Status of i</w:t>
            </w:r>
            <w:r w:rsidR="003C7381" w:rsidRPr="00850A5A">
              <w:rPr>
                <w:rFonts w:ascii="Calibri Light" w:hAnsi="Calibri Light" w:cs="Calibri Light"/>
                <w:b w:val="0"/>
                <w:spacing w:val="0"/>
                <w:kern w:val="0"/>
                <w:sz w:val="20"/>
                <w:szCs w:val="20"/>
              </w:rPr>
              <w:t>n-progress of research projects.</w:t>
            </w:r>
          </w:p>
          <w:p w14:paraId="6517F512" w14:textId="7E8527FD"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Expected / revised date of completion of the research projects</w:t>
            </w:r>
            <w:r w:rsidR="003C7381" w:rsidRPr="00850A5A">
              <w:rPr>
                <w:rFonts w:ascii="Calibri Light" w:hAnsi="Calibri Light" w:cs="Calibri Light"/>
                <w:b w:val="0"/>
                <w:spacing w:val="0"/>
                <w:kern w:val="0"/>
                <w:sz w:val="20"/>
                <w:szCs w:val="20"/>
              </w:rPr>
              <w:t>.</w:t>
            </w:r>
          </w:p>
          <w:p w14:paraId="6321AE92" w14:textId="48494701"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Details of resou</w:t>
            </w:r>
            <w:r w:rsidR="003C7381" w:rsidRPr="00850A5A">
              <w:rPr>
                <w:rFonts w:ascii="Calibri Light" w:hAnsi="Calibri Light" w:cs="Calibri Light"/>
                <w:b w:val="0"/>
                <w:spacing w:val="0"/>
                <w:kern w:val="0"/>
                <w:sz w:val="20"/>
                <w:szCs w:val="20"/>
              </w:rPr>
              <w:t>rce allocation on the projects.</w:t>
            </w:r>
          </w:p>
          <w:p w14:paraId="1E32FA9F" w14:textId="4396C2BE" w:rsidR="00E43EAD" w:rsidRPr="00850A5A" w:rsidRDefault="00E43EAD" w:rsidP="003C7381">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lastRenderedPageBreak/>
              <w:t>Achievement of project specific KPIs</w:t>
            </w:r>
            <w:r w:rsidR="003C7381" w:rsidRPr="00850A5A">
              <w:rPr>
                <w:rFonts w:ascii="Calibri Light" w:hAnsi="Calibri Light" w:cs="Calibri Light"/>
                <w:b w:val="0"/>
                <w:spacing w:val="0"/>
                <w:kern w:val="0"/>
                <w:sz w:val="20"/>
                <w:szCs w:val="20"/>
              </w:rPr>
              <w:t>.</w:t>
            </w:r>
          </w:p>
          <w:p w14:paraId="239AA813" w14:textId="01A0D454" w:rsidR="00850A5A" w:rsidRPr="00850A5A" w:rsidRDefault="00850A5A" w:rsidP="00850A5A">
            <w:pPr>
              <w:pStyle w:val="ListParagraph"/>
              <w:numPr>
                <w:ilvl w:val="0"/>
                <w:numId w:val="24"/>
              </w:numPr>
              <w:spacing w:before="60" w:after="60"/>
              <w:jc w:val="both"/>
              <w:rPr>
                <w:rFonts w:ascii="Calibri Light" w:hAnsi="Calibri Light" w:cs="Calibri Light"/>
                <w:sz w:val="20"/>
                <w:szCs w:val="20"/>
              </w:rPr>
            </w:pPr>
            <w:r w:rsidRPr="00850A5A">
              <w:rPr>
                <w:rFonts w:ascii="Calibri Light" w:hAnsi="Calibri Light" w:cs="Calibri Light"/>
                <w:sz w:val="20"/>
                <w:szCs w:val="20"/>
              </w:rPr>
              <w:t>Ensure standardized format of monthly progress reporting on projects is agreed and produced. The monthly reports should include (but not limited to):</w:t>
            </w:r>
          </w:p>
          <w:p w14:paraId="7F2E9A25" w14:textId="1C557C4C"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Research Project Budget utilization;</w:t>
            </w:r>
          </w:p>
          <w:p w14:paraId="39DC74F4" w14:textId="1538DFD9"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against KPIs;</w:t>
            </w:r>
          </w:p>
          <w:p w14:paraId="597F83B0" w14:textId="54C37D0B"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Achievement of tasks compared to timelines;</w:t>
            </w:r>
          </w:p>
          <w:p w14:paraId="20B8A7A8" w14:textId="7B701981" w:rsidR="00850A5A" w:rsidRPr="00850A5A" w:rsidRDefault="00850A5A" w:rsidP="00850A5A">
            <w:pPr>
              <w:pStyle w:val="NumberedHeading1"/>
              <w:numPr>
                <w:ilvl w:val="0"/>
                <w:numId w:val="25"/>
              </w:numPr>
              <w:spacing w:before="120" w:after="120"/>
              <w:jc w:val="both"/>
              <w:rPr>
                <w:rFonts w:ascii="Calibri Light" w:hAnsi="Calibri Light" w:cs="Calibri Light"/>
                <w:b w:val="0"/>
                <w:spacing w:val="0"/>
                <w:kern w:val="0"/>
                <w:sz w:val="20"/>
                <w:szCs w:val="20"/>
              </w:rPr>
            </w:pPr>
            <w:r w:rsidRPr="00850A5A">
              <w:rPr>
                <w:rFonts w:ascii="Calibri Light" w:hAnsi="Calibri Light" w:cs="Calibri Light"/>
                <w:b w:val="0"/>
                <w:spacing w:val="0"/>
                <w:kern w:val="0"/>
                <w:sz w:val="20"/>
                <w:szCs w:val="20"/>
              </w:rPr>
              <w:t>Actual Manpower allocation on each research project.</w:t>
            </w:r>
          </w:p>
          <w:p w14:paraId="7533E248" w14:textId="39C83111" w:rsidR="004A6E6E" w:rsidRPr="00D220F5" w:rsidRDefault="004A6E6E" w:rsidP="004A6E6E">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5548995F" w14:textId="77777777" w:rsidR="00336F5B" w:rsidRDefault="004A6E6E" w:rsidP="00D81215">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3548C9B7" w14:textId="3643EB55" w:rsidR="0049592B" w:rsidRDefault="00BF679E" w:rsidP="00D74565">
            <w:pPr>
              <w:tabs>
                <w:tab w:val="left" w:pos="1110"/>
              </w:tabs>
              <w:spacing w:before="60" w:after="60"/>
              <w:jc w:val="both"/>
              <w:rPr>
                <w:rFonts w:ascii="Calibri Light" w:hAnsi="Calibri Light" w:cs="Calibri Light"/>
                <w:sz w:val="20"/>
                <w:szCs w:val="20"/>
                <w:lang w:val="fr-FR"/>
              </w:rPr>
            </w:pPr>
            <w:r>
              <w:rPr>
                <w:rFonts w:ascii="Calibri Light" w:hAnsi="Calibri Light" w:cs="Calibri Light"/>
                <w:sz w:val="20"/>
                <w:szCs w:val="20"/>
                <w:lang w:val="fr-FR"/>
              </w:rPr>
              <w:t xml:space="preserve">SMB </w:t>
            </w:r>
            <w:proofErr w:type="spellStart"/>
            <w:r>
              <w:rPr>
                <w:rFonts w:ascii="Calibri Light" w:hAnsi="Calibri Light" w:cs="Calibri Light"/>
                <w:sz w:val="20"/>
                <w:szCs w:val="20"/>
                <w:lang w:val="fr-FR"/>
              </w:rPr>
              <w:t>Monthly</w:t>
            </w:r>
            <w:proofErr w:type="spellEnd"/>
            <w:r w:rsidR="00661294">
              <w:rPr>
                <w:rFonts w:ascii="Calibri Light" w:hAnsi="Calibri Light" w:cs="Calibri Light"/>
                <w:sz w:val="20"/>
                <w:szCs w:val="20"/>
                <w:lang w:val="fr-FR"/>
              </w:rPr>
              <w:t xml:space="preserve"> reports are </w:t>
            </w:r>
            <w:proofErr w:type="spellStart"/>
            <w:r w:rsidR="00661294">
              <w:rPr>
                <w:rFonts w:ascii="Calibri Light" w:hAnsi="Calibri Light" w:cs="Calibri Light"/>
                <w:sz w:val="20"/>
                <w:szCs w:val="20"/>
                <w:lang w:val="fr-FR"/>
              </w:rPr>
              <w:t>currently</w:t>
            </w:r>
            <w:proofErr w:type="spellEnd"/>
            <w:r w:rsidR="00661294">
              <w:rPr>
                <w:rFonts w:ascii="Calibri Light" w:hAnsi="Calibri Light" w:cs="Calibri Light"/>
                <w:sz w:val="20"/>
                <w:szCs w:val="20"/>
                <w:lang w:val="fr-FR"/>
              </w:rPr>
              <w:t xml:space="preserve"> in pl</w:t>
            </w:r>
            <w:r w:rsidR="001C6D83">
              <w:rPr>
                <w:rFonts w:ascii="Calibri Light" w:hAnsi="Calibri Light" w:cs="Calibri Light"/>
                <w:sz w:val="20"/>
                <w:szCs w:val="20"/>
                <w:lang w:val="fr-FR"/>
              </w:rPr>
              <w:t xml:space="preserve">ace </w:t>
            </w:r>
            <w:proofErr w:type="spellStart"/>
            <w:r w:rsidR="001C6D83">
              <w:rPr>
                <w:rFonts w:ascii="Calibri Light" w:hAnsi="Calibri Light" w:cs="Calibri Light"/>
                <w:sz w:val="20"/>
                <w:szCs w:val="20"/>
                <w:lang w:val="fr-FR"/>
              </w:rPr>
              <w:t>which</w:t>
            </w:r>
            <w:proofErr w:type="spellEnd"/>
            <w:r w:rsidR="001C6D83">
              <w:rPr>
                <w:rFonts w:ascii="Calibri Light" w:hAnsi="Calibri Light" w:cs="Calibri Light"/>
                <w:sz w:val="20"/>
                <w:szCs w:val="20"/>
                <w:lang w:val="fr-FR"/>
              </w:rPr>
              <w:t xml:space="preserve"> are accessible by ORS in the </w:t>
            </w:r>
            <w:proofErr w:type="spellStart"/>
            <w:r w:rsidR="001C6D83">
              <w:rPr>
                <w:rFonts w:ascii="Calibri Light" w:hAnsi="Calibri Light" w:cs="Calibri Light"/>
                <w:sz w:val="20"/>
                <w:szCs w:val="20"/>
                <w:lang w:val="fr-FR"/>
              </w:rPr>
              <w:t>shared</w:t>
            </w:r>
            <w:proofErr w:type="spellEnd"/>
            <w:r w:rsidR="001C6D83">
              <w:rPr>
                <w:rFonts w:ascii="Calibri Light" w:hAnsi="Calibri Light" w:cs="Calibri Light"/>
                <w:sz w:val="20"/>
                <w:szCs w:val="20"/>
                <w:lang w:val="fr-FR"/>
              </w:rPr>
              <w:t xml:space="preserve"> drive.</w:t>
            </w:r>
          </w:p>
          <w:p w14:paraId="68C2383D" w14:textId="3AF2F428" w:rsidR="004A6E6E" w:rsidRPr="00D03B04" w:rsidRDefault="00D03B04" w:rsidP="00D03B04">
            <w:pPr>
              <w:tabs>
                <w:tab w:val="left" w:pos="1110"/>
              </w:tabs>
              <w:spacing w:before="60" w:after="60"/>
              <w:jc w:val="both"/>
              <w:rPr>
                <w:rFonts w:ascii="Calibri Light" w:hAnsi="Calibri Light" w:cs="Calibri Light"/>
                <w:sz w:val="20"/>
                <w:szCs w:val="20"/>
                <w:lang w:val="fr-FR"/>
              </w:rPr>
            </w:pPr>
            <w:proofErr w:type="spellStart"/>
            <w:r w:rsidRPr="00D03B04">
              <w:rPr>
                <w:rFonts w:ascii="Calibri Light" w:hAnsi="Calibri Light" w:cs="Calibri Light"/>
                <w:sz w:val="20"/>
                <w:szCs w:val="20"/>
                <w:lang w:val="fr-FR"/>
              </w:rPr>
              <w:t>Starting</w:t>
            </w:r>
            <w:proofErr w:type="spellEnd"/>
            <w:r w:rsidRPr="00D03B04">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from</w:t>
            </w:r>
            <w:proofErr w:type="spellEnd"/>
            <w:r w:rsidRPr="00D03B04">
              <w:rPr>
                <w:rFonts w:ascii="Calibri Light" w:hAnsi="Calibri Light" w:cs="Calibri Light"/>
                <w:sz w:val="20"/>
                <w:szCs w:val="20"/>
                <w:lang w:val="fr-FR"/>
              </w:rPr>
              <w:t xml:space="preserve"> 1st Jan 2023, actions have been </w:t>
            </w:r>
            <w:proofErr w:type="spellStart"/>
            <w:r w:rsidRPr="00D03B04">
              <w:rPr>
                <w:rFonts w:ascii="Calibri Light" w:hAnsi="Calibri Light" w:cs="Calibri Light"/>
                <w:sz w:val="20"/>
                <w:szCs w:val="20"/>
                <w:lang w:val="fr-FR"/>
              </w:rPr>
              <w:t>taken</w:t>
            </w:r>
            <w:proofErr w:type="spellEnd"/>
            <w:r w:rsidRPr="00D03B04">
              <w:rPr>
                <w:rFonts w:ascii="Calibri Light" w:hAnsi="Calibri Light" w:cs="Calibri Light"/>
                <w:sz w:val="20"/>
                <w:szCs w:val="20"/>
                <w:lang w:val="fr-FR"/>
              </w:rPr>
              <w:t xml:space="preserve">. No </w:t>
            </w:r>
            <w:proofErr w:type="spellStart"/>
            <w:r w:rsidRPr="00D03B04">
              <w:rPr>
                <w:rFonts w:ascii="Calibri Light" w:hAnsi="Calibri Light" w:cs="Calibri Light"/>
                <w:sz w:val="20"/>
                <w:szCs w:val="20"/>
                <w:lang w:val="fr-FR"/>
              </w:rPr>
              <w:t>further</w:t>
            </w:r>
            <w:proofErr w:type="spellEnd"/>
            <w:r w:rsidRPr="00D03B04">
              <w:rPr>
                <w:rFonts w:ascii="Calibri Light" w:hAnsi="Calibri Light" w:cs="Calibri Light"/>
                <w:sz w:val="20"/>
                <w:szCs w:val="20"/>
                <w:lang w:val="fr-FR"/>
              </w:rPr>
              <w:t xml:space="preserve"> action </w:t>
            </w:r>
            <w:proofErr w:type="spellStart"/>
            <w:r w:rsidR="00537C73">
              <w:rPr>
                <w:rFonts w:ascii="Calibri Light" w:hAnsi="Calibri Light" w:cs="Calibri Light"/>
                <w:sz w:val="20"/>
                <w:szCs w:val="20"/>
                <w:lang w:val="fr-FR"/>
              </w:rPr>
              <w:t>is</w:t>
            </w:r>
            <w:proofErr w:type="spellEnd"/>
            <w:r w:rsidR="00537C73">
              <w:rPr>
                <w:rFonts w:ascii="Calibri Light" w:hAnsi="Calibri Light" w:cs="Calibri Light"/>
                <w:sz w:val="20"/>
                <w:szCs w:val="20"/>
                <w:lang w:val="fr-FR"/>
              </w:rPr>
              <w:t xml:space="preserve"> </w:t>
            </w:r>
            <w:proofErr w:type="spellStart"/>
            <w:r w:rsidRPr="00D03B04">
              <w:rPr>
                <w:rFonts w:ascii="Calibri Light" w:hAnsi="Calibri Light" w:cs="Calibri Light"/>
                <w:sz w:val="20"/>
                <w:szCs w:val="20"/>
                <w:lang w:val="fr-FR"/>
              </w:rPr>
              <w:t>required</w:t>
            </w:r>
            <w:proofErr w:type="spellEnd"/>
            <w:r w:rsidRPr="00D03B04">
              <w:rPr>
                <w:rFonts w:ascii="Calibri Light" w:hAnsi="Calibri Light" w:cs="Calibri Light"/>
                <w:sz w:val="20"/>
                <w:szCs w:val="20"/>
                <w:lang w:val="fr-FR"/>
              </w:rPr>
              <w:t>.</w:t>
            </w:r>
          </w:p>
          <w:p w14:paraId="5B0B579B" w14:textId="77777777"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23E714E7" w14:textId="43642B05" w:rsidR="004A6E6E" w:rsidRPr="00A679EB" w:rsidRDefault="00FE5430" w:rsidP="00FE5430">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447D26DA" w14:textId="0477A956" w:rsidR="00336F5B" w:rsidRDefault="004A6E6E" w:rsidP="004A6E6E">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D81215">
              <w:rPr>
                <w:rFonts w:ascii="Calibri Light" w:hAnsi="Calibri Light" w:cs="Calibri Light"/>
                <w:b/>
                <w:sz w:val="20"/>
                <w:szCs w:val="20"/>
              </w:rPr>
              <w:t xml:space="preserve"> </w:t>
            </w:r>
          </w:p>
          <w:p w14:paraId="0B092D5B" w14:textId="7A2552EC" w:rsidR="004A6E6E" w:rsidRPr="003542AF" w:rsidRDefault="00D03B04" w:rsidP="003542AF">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NA</w:t>
            </w:r>
          </w:p>
        </w:tc>
      </w:tr>
      <w:tr w:rsidR="00F410AC" w:rsidRPr="0000509E" w14:paraId="7633644B"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21E3AD53" w14:textId="65241902" w:rsidR="00F410AC" w:rsidRPr="002C23FF" w:rsidRDefault="00FE35A1" w:rsidP="00F410AC">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b/>
                <w:color w:val="00B050"/>
                <w:sz w:val="19"/>
                <w:szCs w:val="24"/>
              </w:rPr>
              <w:lastRenderedPageBreak/>
              <w:t></w:t>
            </w:r>
            <w:r w:rsidRPr="009F1A98">
              <w:rPr>
                <w:rFonts w:ascii="Calibri Light" w:hAnsi="Calibri Light" w:cs="Calibri Light"/>
                <w:color w:val="FF0000"/>
                <w:sz w:val="19"/>
                <w:szCs w:val="24"/>
              </w:rPr>
              <w:t xml:space="preserve">   </w:t>
            </w:r>
            <w:r w:rsidRPr="00C639DE">
              <w:rPr>
                <w:rFonts w:ascii="Calibri Light" w:hAnsi="Calibri Light" w:cs="Calibri Light"/>
                <w:b/>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367D0B9D" w14:textId="0B105A06" w:rsidR="00F410AC" w:rsidRPr="002C23FF" w:rsidRDefault="00A259EB" w:rsidP="002246B4">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r>
              <w:rPr>
                <w:rFonts w:ascii="Calibri Light" w:hAnsi="Calibri Light" w:cs="Calibri Light"/>
                <w:b/>
                <w:bCs/>
                <w:color w:val="FFFFFF" w:themeColor="background1"/>
                <w:sz w:val="20"/>
                <w:szCs w:val="20"/>
              </w:rPr>
              <w:t>In-Kind Contribution</w:t>
            </w:r>
          </w:p>
        </w:tc>
      </w:tr>
      <w:tr w:rsidR="00FE35A1" w:rsidRPr="0000509E" w14:paraId="644D9B5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2C9B7E6B" w14:textId="555C2777" w:rsidR="00FE35A1" w:rsidRPr="002343D9" w:rsidRDefault="00FE35A1" w:rsidP="00064486">
            <w:pPr>
              <w:widowControl w:val="0"/>
              <w:autoSpaceDE w:val="0"/>
              <w:autoSpaceDN w:val="0"/>
              <w:adjustRightInd w:val="0"/>
              <w:spacing w:before="60" w:after="60"/>
              <w:jc w:val="both"/>
              <w:rPr>
                <w:rFonts w:ascii="Calibri Light" w:hAnsi="Calibri Light" w:cs="Calibri Light"/>
                <w:b/>
                <w:bCs/>
                <w:sz w:val="20"/>
                <w:szCs w:val="20"/>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064486">
              <w:rPr>
                <w:rFonts w:ascii="Calibri Light" w:hAnsi="Calibri Light" w:cs="Calibri Light"/>
                <w:color w:val="0070C0"/>
                <w:sz w:val="20"/>
                <w:szCs w:val="20"/>
              </w:rPr>
              <w:t>ARIC -</w:t>
            </w:r>
            <w:r w:rsidR="00A259EB">
              <w:rPr>
                <w:rFonts w:ascii="Calibri Light" w:hAnsi="Calibri Light" w:cs="Calibri Light"/>
                <w:color w:val="0070C0"/>
                <w:sz w:val="20"/>
                <w:szCs w:val="20"/>
              </w:rPr>
              <w:t>11</w:t>
            </w:r>
          </w:p>
        </w:tc>
      </w:tr>
      <w:tr w:rsidR="00FE35A1" w:rsidRPr="0000509E" w14:paraId="48F2360F" w14:textId="77777777" w:rsidTr="00CD6707">
        <w:trPr>
          <w:cantSplit/>
          <w:trHeight w:val="368"/>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66F7549" w14:textId="22872057" w:rsidR="00FE35A1"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Observation/Process Enhancement</w:t>
            </w:r>
          </w:p>
          <w:p w14:paraId="772A9D40" w14:textId="2D3C395C" w:rsidR="00A259EB" w:rsidRDefault="00A259EB" w:rsidP="00A259EB">
            <w:pPr>
              <w:tabs>
                <w:tab w:val="left" w:pos="1110"/>
              </w:tabs>
              <w:spacing w:before="60" w:after="60"/>
              <w:jc w:val="both"/>
              <w:rPr>
                <w:rFonts w:ascii="Calibri Light" w:hAnsi="Calibri Light" w:cs="Calibri Light"/>
                <w:sz w:val="20"/>
                <w:szCs w:val="20"/>
              </w:rPr>
            </w:pPr>
            <w:r w:rsidRPr="00E374D3">
              <w:rPr>
                <w:rFonts w:ascii="Calibri Light" w:hAnsi="Calibri Light" w:cs="Calibri Light"/>
                <w:sz w:val="20"/>
                <w:szCs w:val="20"/>
              </w:rPr>
              <w:t xml:space="preserve">In accordance with Clause 4.4 of Phase 2 agreement, </w:t>
            </w:r>
            <w:r>
              <w:rPr>
                <w:rFonts w:ascii="Calibri Light" w:hAnsi="Calibri Light" w:cs="Calibri Light"/>
                <w:sz w:val="20"/>
                <w:szCs w:val="20"/>
              </w:rPr>
              <w:t xml:space="preserve">KU </w:t>
            </w:r>
            <w:r w:rsidRPr="00E374D3">
              <w:rPr>
                <w:rFonts w:ascii="Calibri Light" w:hAnsi="Calibri Light" w:cs="Calibri Light"/>
                <w:sz w:val="20"/>
                <w:szCs w:val="20"/>
              </w:rPr>
              <w:t>is obligated to provide a financial contribution to the program, which includes 20% in-kind support amounting to AED 200</w:t>
            </w:r>
            <w:r>
              <w:rPr>
                <w:rFonts w:ascii="Calibri Light" w:hAnsi="Calibri Light" w:cs="Calibri Light"/>
                <w:sz w:val="20"/>
                <w:szCs w:val="20"/>
              </w:rPr>
              <w:t>,000</w:t>
            </w:r>
            <w:r w:rsidRPr="00E374D3">
              <w:rPr>
                <w:rFonts w:ascii="Calibri Light" w:hAnsi="Calibri Light" w:cs="Calibri Light"/>
                <w:sz w:val="20"/>
                <w:szCs w:val="20"/>
              </w:rPr>
              <w:t xml:space="preserve"> per year. This contribution is in recognition of the provision of various essential services such as space, HR support, marketing, finance and accounting, administration, facilities management, utilities, IT infrastructure, lab and office space for the AHC PM and Research Project teams, furniture, and other similar services.</w:t>
            </w:r>
            <w:r>
              <w:rPr>
                <w:rFonts w:ascii="Calibri Light" w:hAnsi="Calibri Light" w:cs="Calibri Light"/>
                <w:sz w:val="20"/>
                <w:szCs w:val="20"/>
              </w:rPr>
              <w:t xml:space="preserve"> The </w:t>
            </w:r>
            <w:r w:rsidRPr="00E374D3">
              <w:rPr>
                <w:rFonts w:ascii="Calibri Light" w:hAnsi="Calibri Light" w:cs="Calibri Light"/>
                <w:sz w:val="20"/>
                <w:szCs w:val="20"/>
              </w:rPr>
              <w:t xml:space="preserve">total in-kind contribution from </w:t>
            </w:r>
            <w:r>
              <w:rPr>
                <w:rFonts w:ascii="Calibri Light" w:hAnsi="Calibri Light" w:cs="Calibri Light"/>
                <w:sz w:val="20"/>
                <w:szCs w:val="20"/>
              </w:rPr>
              <w:t xml:space="preserve">KU </w:t>
            </w:r>
            <w:r w:rsidRPr="00E374D3">
              <w:rPr>
                <w:rFonts w:ascii="Calibri Light" w:hAnsi="Calibri Light" w:cs="Calibri Light"/>
                <w:sz w:val="20"/>
                <w:szCs w:val="20"/>
              </w:rPr>
              <w:t>for the period of 2019-2022 amounts to AED 600,000</w:t>
            </w:r>
            <w:r w:rsidR="0025787C">
              <w:rPr>
                <w:rFonts w:ascii="Calibri Light" w:hAnsi="Calibri Light" w:cs="Calibri Light"/>
                <w:sz w:val="20"/>
                <w:szCs w:val="20"/>
              </w:rPr>
              <w:t xml:space="preserve"> as per agreement</w:t>
            </w:r>
            <w:r w:rsidRPr="00E374D3">
              <w:rPr>
                <w:rFonts w:ascii="Calibri Light" w:hAnsi="Calibri Light" w:cs="Calibri Light"/>
                <w:sz w:val="20"/>
                <w:szCs w:val="20"/>
              </w:rPr>
              <w:t xml:space="preserve">. </w:t>
            </w:r>
          </w:p>
          <w:tbl>
            <w:tblPr>
              <w:tblStyle w:val="TableGrid"/>
              <w:tblW w:w="8920" w:type="dxa"/>
              <w:tblInd w:w="256" w:type="dxa"/>
              <w:tblLook w:val="04A0" w:firstRow="1" w:lastRow="0" w:firstColumn="1" w:lastColumn="0" w:noHBand="0" w:noVBand="1"/>
            </w:tblPr>
            <w:tblGrid>
              <w:gridCol w:w="2716"/>
              <w:gridCol w:w="3331"/>
              <w:gridCol w:w="2873"/>
            </w:tblGrid>
            <w:tr w:rsidR="0025787C" w:rsidRPr="006E468C" w14:paraId="2FB0BDAA" w14:textId="77777777" w:rsidTr="0025787C">
              <w:trPr>
                <w:trHeight w:val="539"/>
              </w:trPr>
              <w:tc>
                <w:tcPr>
                  <w:tcW w:w="2716" w:type="dxa"/>
                  <w:shd w:val="clear" w:color="auto" w:fill="0057B8"/>
                </w:tcPr>
                <w:p w14:paraId="04548A29" w14:textId="00754D15" w:rsidR="0025787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In-Kind contribution as per ARIC Phase 2 agreement </w:t>
                  </w:r>
                  <w:r w:rsidR="00494CAE">
                    <w:rPr>
                      <w:rFonts w:ascii="Calibri Light" w:hAnsi="Calibri Light" w:cs="Calibri Light"/>
                      <w:b/>
                      <w:bCs/>
                      <w:color w:val="FFFFFF" w:themeColor="background1"/>
                      <w:sz w:val="18"/>
                      <w:szCs w:val="18"/>
                    </w:rPr>
                    <w:t xml:space="preserve">for 2022 </w:t>
                  </w:r>
                  <w:r>
                    <w:rPr>
                      <w:rFonts w:ascii="Calibri Light" w:hAnsi="Calibri Light" w:cs="Calibri Light"/>
                      <w:b/>
                      <w:bCs/>
                      <w:color w:val="FFFFFF" w:themeColor="background1"/>
                      <w:sz w:val="18"/>
                      <w:szCs w:val="18"/>
                    </w:rPr>
                    <w:t>(yearly)</w:t>
                  </w:r>
                </w:p>
                <w:p w14:paraId="4C08B073" w14:textId="1DC68404" w:rsidR="0025787C" w:rsidRPr="006E468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3331" w:type="dxa"/>
                  <w:shd w:val="clear" w:color="auto" w:fill="0057B8"/>
                </w:tcPr>
                <w:p w14:paraId="2767FAFB" w14:textId="0DDD62DD" w:rsidR="0025787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Actual In-kind </w:t>
                  </w:r>
                  <w:r w:rsidR="00960E11">
                    <w:rPr>
                      <w:rFonts w:ascii="Calibri Light" w:hAnsi="Calibri Light" w:cs="Calibri Light"/>
                      <w:b/>
                      <w:bCs/>
                      <w:color w:val="FFFFFF" w:themeColor="background1"/>
                      <w:sz w:val="18"/>
                      <w:szCs w:val="18"/>
                    </w:rPr>
                    <w:t>contribution</w:t>
                  </w:r>
                </w:p>
                <w:p w14:paraId="0466088B" w14:textId="50D4213B" w:rsidR="0025787C" w:rsidRPr="006E468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2873" w:type="dxa"/>
                  <w:shd w:val="clear" w:color="auto" w:fill="0057B8"/>
                </w:tcPr>
                <w:p w14:paraId="26E87C3E" w14:textId="568D79EE" w:rsidR="0025787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 xml:space="preserve">Variance </w:t>
                  </w:r>
                  <w:r w:rsidR="00805681">
                    <w:rPr>
                      <w:rFonts w:ascii="Calibri Light" w:hAnsi="Calibri Light" w:cs="Calibri Light"/>
                      <w:b/>
                      <w:bCs/>
                      <w:color w:val="FFFFFF" w:themeColor="background1"/>
                      <w:sz w:val="18"/>
                      <w:szCs w:val="18"/>
                    </w:rPr>
                    <w:t>/Additional in-kind contribution</w:t>
                  </w:r>
                  <w:r w:rsidR="00C262F9">
                    <w:rPr>
                      <w:rFonts w:ascii="Calibri Light" w:hAnsi="Calibri Light" w:cs="Calibri Light"/>
                      <w:b/>
                      <w:bCs/>
                      <w:color w:val="FFFFFF" w:themeColor="background1"/>
                      <w:sz w:val="18"/>
                      <w:szCs w:val="18"/>
                    </w:rPr>
                    <w:t xml:space="preserve"> </w:t>
                  </w:r>
                </w:p>
                <w:p w14:paraId="59626B06" w14:textId="6F01B37E" w:rsidR="0025787C" w:rsidRPr="006E468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(A-B)</w:t>
                  </w:r>
                </w:p>
              </w:tc>
            </w:tr>
            <w:tr w:rsidR="0025787C" w:rsidRPr="006E468C" w14:paraId="11993AB4" w14:textId="77777777" w:rsidTr="0025787C">
              <w:tc>
                <w:tcPr>
                  <w:tcW w:w="2716" w:type="dxa"/>
                </w:tcPr>
                <w:p w14:paraId="2A68FF98" w14:textId="4683BC69" w:rsidR="0025787C" w:rsidRPr="006E468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200,000</w:t>
                  </w:r>
                </w:p>
              </w:tc>
              <w:tc>
                <w:tcPr>
                  <w:tcW w:w="3331" w:type="dxa"/>
                </w:tcPr>
                <w:p w14:paraId="19224615" w14:textId="3A70424F" w:rsidR="0025787C" w:rsidRPr="006E468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1,471,489</w:t>
                  </w:r>
                </w:p>
              </w:tc>
              <w:tc>
                <w:tcPr>
                  <w:tcW w:w="2873" w:type="dxa"/>
                </w:tcPr>
                <w:p w14:paraId="52E761A1" w14:textId="5035D8B2" w:rsidR="0025787C" w:rsidRPr="006E468C" w:rsidRDefault="0025787C" w:rsidP="00105379">
                  <w:pPr>
                    <w:framePr w:hSpace="181" w:wrap="around" w:vAnchor="page" w:hAnchor="text" w:y="1441"/>
                    <w:widowControl w:val="0"/>
                    <w:autoSpaceDE w:val="0"/>
                    <w:autoSpaceDN w:val="0"/>
                    <w:adjustRightInd w:val="0"/>
                    <w:spacing w:before="60" w:after="60"/>
                    <w:suppressOverlap/>
                    <w:jc w:val="center"/>
                    <w:rPr>
                      <w:rFonts w:ascii="Calibri Light" w:hAnsi="Calibri Light" w:cs="Calibri Light"/>
                      <w:bCs/>
                      <w:sz w:val="18"/>
                      <w:szCs w:val="18"/>
                    </w:rPr>
                  </w:pPr>
                  <w:r>
                    <w:rPr>
                      <w:rFonts w:ascii="Calibri Light" w:hAnsi="Calibri Light" w:cs="Calibri Light"/>
                      <w:bCs/>
                      <w:sz w:val="18"/>
                      <w:szCs w:val="18"/>
                    </w:rPr>
                    <w:t>(1,271,489)</w:t>
                  </w:r>
                </w:p>
              </w:tc>
            </w:tr>
            <w:tr w:rsidR="0025787C" w:rsidRPr="006E468C" w14:paraId="0FC5584B" w14:textId="77777777" w:rsidTr="0055258A">
              <w:tc>
                <w:tcPr>
                  <w:tcW w:w="8920" w:type="dxa"/>
                  <w:gridSpan w:val="3"/>
                </w:tcPr>
                <w:p w14:paraId="2AAED245" w14:textId="3A8995E4" w:rsidR="0025787C" w:rsidRPr="006E468C" w:rsidRDefault="0025787C" w:rsidP="00105379">
                  <w:pPr>
                    <w:framePr w:hSpace="181" w:wrap="around" w:vAnchor="page" w:hAnchor="text" w:y="1441"/>
                    <w:widowControl w:val="0"/>
                    <w:autoSpaceDE w:val="0"/>
                    <w:autoSpaceDN w:val="0"/>
                    <w:adjustRightInd w:val="0"/>
                    <w:spacing w:before="60" w:after="60"/>
                    <w:suppressOverlap/>
                    <w:rPr>
                      <w:rFonts w:ascii="Calibri Light" w:hAnsi="Calibri Light" w:cs="Calibri Light"/>
                      <w:bCs/>
                      <w:sz w:val="18"/>
                      <w:szCs w:val="18"/>
                    </w:rPr>
                  </w:pPr>
                  <w:r>
                    <w:rPr>
                      <w:rFonts w:ascii="Calibri Light" w:hAnsi="Calibri Light" w:cs="Calibri Light"/>
                      <w:bCs/>
                      <w:sz w:val="18"/>
                      <w:szCs w:val="18"/>
                    </w:rPr>
                    <w:t xml:space="preserve">*Source : </w:t>
                  </w:r>
                  <w:r w:rsidR="00844861">
                    <w:rPr>
                      <w:rFonts w:ascii="Calibri Light" w:hAnsi="Calibri Light" w:cs="Calibri Light"/>
                      <w:bCs/>
                      <w:sz w:val="18"/>
                      <w:szCs w:val="18"/>
                    </w:rPr>
                    <w:t xml:space="preserve">ARIC Phase 2 agreement and </w:t>
                  </w:r>
                  <w:r>
                    <w:rPr>
                      <w:rFonts w:ascii="Calibri Light" w:hAnsi="Calibri Light" w:cs="Calibri Light"/>
                      <w:bCs/>
                      <w:sz w:val="18"/>
                      <w:szCs w:val="18"/>
                    </w:rPr>
                    <w:t>Unaudited FS for Dec 2022</w:t>
                  </w:r>
                </w:p>
              </w:tc>
            </w:tr>
          </w:tbl>
          <w:p w14:paraId="38DF9E35" w14:textId="09800FAD" w:rsidR="00A259EB" w:rsidRDefault="00A259EB" w:rsidP="00A259EB">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 xml:space="preserve">However, we noted the absence of any </w:t>
            </w:r>
            <w:r w:rsidRPr="00E374D3">
              <w:rPr>
                <w:rFonts w:ascii="Calibri Light" w:hAnsi="Calibri Light" w:cs="Calibri Light"/>
                <w:sz w:val="20"/>
                <w:szCs w:val="20"/>
              </w:rPr>
              <w:t xml:space="preserve">reporting available regarding the actual in-kind contributions made by </w:t>
            </w:r>
            <w:r>
              <w:rPr>
                <w:rFonts w:ascii="Calibri Light" w:hAnsi="Calibri Light" w:cs="Calibri Light"/>
                <w:sz w:val="20"/>
                <w:szCs w:val="20"/>
              </w:rPr>
              <w:t xml:space="preserve">KU </w:t>
            </w:r>
            <w:r w:rsidR="00F8792E">
              <w:rPr>
                <w:rFonts w:ascii="Calibri Light" w:hAnsi="Calibri Light" w:cs="Calibri Light"/>
                <w:sz w:val="20"/>
                <w:szCs w:val="20"/>
              </w:rPr>
              <w:t>to the SMB</w:t>
            </w:r>
            <w:r w:rsidRPr="00E374D3">
              <w:rPr>
                <w:rFonts w:ascii="Calibri Light" w:hAnsi="Calibri Light" w:cs="Calibri Light"/>
                <w:sz w:val="20"/>
                <w:szCs w:val="20"/>
              </w:rPr>
              <w:t xml:space="preserve"> in 2022, despite the monitoring of in-kind contributions being included in the monthly Financial Statements preparation process</w:t>
            </w:r>
            <w:r>
              <w:rPr>
                <w:rFonts w:ascii="Calibri Light" w:hAnsi="Calibri Light" w:cs="Calibri Light"/>
                <w:sz w:val="20"/>
                <w:szCs w:val="20"/>
              </w:rPr>
              <w:t xml:space="preserve">. </w:t>
            </w:r>
          </w:p>
          <w:p w14:paraId="08F40986" w14:textId="3235981B" w:rsidR="00FE35A1" w:rsidRPr="00A939BA" w:rsidRDefault="00FE35A1" w:rsidP="00FE35A1">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A9785D1" w14:textId="33CA1049" w:rsidR="0025787C" w:rsidRPr="00E374D3" w:rsidRDefault="0025787C" w:rsidP="0025787C">
            <w:pPr>
              <w:jc w:val="both"/>
              <w:rPr>
                <w:rFonts w:ascii="Calibri Light" w:hAnsi="Calibri Light" w:cs="Calibri Light"/>
                <w:sz w:val="20"/>
                <w:szCs w:val="20"/>
              </w:rPr>
            </w:pPr>
            <w:commentRangeStart w:id="27"/>
            <w:r>
              <w:rPr>
                <w:rFonts w:ascii="Calibri Light" w:hAnsi="Calibri Light" w:cs="Calibri Light"/>
                <w:sz w:val="20"/>
                <w:szCs w:val="20"/>
              </w:rPr>
              <w:t>E</w:t>
            </w:r>
            <w:r w:rsidRPr="00E374D3">
              <w:rPr>
                <w:rFonts w:ascii="Calibri Light" w:hAnsi="Calibri Light" w:cs="Calibri Light"/>
                <w:sz w:val="20"/>
                <w:szCs w:val="20"/>
              </w:rPr>
              <w:t>stablish a systematic and periodic monitoring and reporting mechanism for in-kind contributions to SMB</w:t>
            </w:r>
            <w:commentRangeEnd w:id="27"/>
            <w:r w:rsidR="00105379">
              <w:rPr>
                <w:rStyle w:val="CommentReference"/>
                <w:rFonts w:ascii="Calibri Light" w:eastAsia="Calibri Light" w:hAnsi="Calibri Light" w:cs="Calibri Light"/>
              </w:rPr>
              <w:commentReference w:id="27"/>
            </w:r>
            <w:r w:rsidRPr="00E374D3">
              <w:rPr>
                <w:rFonts w:ascii="Calibri Light" w:hAnsi="Calibri Light" w:cs="Calibri Light"/>
                <w:sz w:val="20"/>
                <w:szCs w:val="20"/>
              </w:rPr>
              <w:t>. This will help ensure transparency and accountability in tracking and reporting the value of in-kind contributions provided by KU.</w:t>
            </w:r>
          </w:p>
          <w:p w14:paraId="23099A21" w14:textId="35C560B4" w:rsidR="00FE35A1" w:rsidRPr="00D220F5" w:rsidRDefault="00FE35A1" w:rsidP="00FE35A1">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4DD94E2E" w14:textId="77777777" w:rsidR="004B3D53" w:rsidRDefault="00FE35A1" w:rsidP="00FE35A1">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123DF3FF" w14:textId="2AA6B487" w:rsidR="00FE35A1" w:rsidRPr="004F35D9" w:rsidRDefault="004F35D9" w:rsidP="004F35D9">
            <w:pPr>
              <w:tabs>
                <w:tab w:val="left" w:pos="1110"/>
              </w:tabs>
              <w:spacing w:before="60" w:after="60"/>
              <w:jc w:val="both"/>
              <w:rPr>
                <w:rFonts w:ascii="Calibri Light" w:hAnsi="Calibri Light" w:cs="Calibri Light"/>
                <w:sz w:val="20"/>
                <w:szCs w:val="20"/>
                <w:lang w:val="fr-FR"/>
              </w:rPr>
            </w:pPr>
            <w:r w:rsidRPr="004F35D9">
              <w:rPr>
                <w:rFonts w:ascii="Calibri Light" w:hAnsi="Calibri Light" w:cs="Calibri Light"/>
                <w:sz w:val="20"/>
                <w:szCs w:val="20"/>
                <w:lang w:val="fr-FR"/>
              </w:rPr>
              <w:t xml:space="preserve">As per </w:t>
            </w:r>
            <w:proofErr w:type="spellStart"/>
            <w:r w:rsidRPr="004F35D9">
              <w:rPr>
                <w:rFonts w:ascii="Calibri Light" w:hAnsi="Calibri Light" w:cs="Calibri Light"/>
                <w:sz w:val="20"/>
                <w:szCs w:val="20"/>
                <w:lang w:val="fr-FR"/>
              </w:rPr>
              <w:t>recommendation</w:t>
            </w:r>
            <w:r w:rsidR="003542AF">
              <w:rPr>
                <w:rFonts w:ascii="Calibri Light" w:hAnsi="Calibri Light" w:cs="Calibri Light"/>
                <w:sz w:val="20"/>
                <w:szCs w:val="20"/>
                <w:lang w:val="fr-FR"/>
              </w:rPr>
              <w:t>s</w:t>
            </w:r>
            <w:proofErr w:type="spellEnd"/>
            <w:r w:rsidR="003542AF">
              <w:rPr>
                <w:rFonts w:ascii="Calibri Light" w:hAnsi="Calibri Light" w:cs="Calibri Light"/>
                <w:sz w:val="20"/>
                <w:szCs w:val="20"/>
                <w:lang w:val="fr-FR"/>
              </w:rPr>
              <w:t>.</w:t>
            </w:r>
          </w:p>
          <w:p w14:paraId="73099EAB" w14:textId="77777777"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667F60E8" w14:textId="1359C5D5" w:rsidR="00FE35A1" w:rsidRPr="00A679EB" w:rsidRDefault="004F35D9" w:rsidP="004F35D9">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6EDEE1C1" w14:textId="15C405DB" w:rsidR="009D1FFB" w:rsidRDefault="00FE35A1" w:rsidP="00FE35A1">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4804C0D" w14:textId="3FE56965" w:rsidR="006502F7" w:rsidRPr="003542AF" w:rsidRDefault="004F35D9" w:rsidP="003542AF">
            <w:pPr>
              <w:tabs>
                <w:tab w:val="left" w:pos="1110"/>
              </w:tabs>
              <w:spacing w:before="60" w:after="60"/>
              <w:jc w:val="both"/>
              <w:rPr>
                <w:rFonts w:ascii="Calibri Light" w:hAnsi="Calibri Light" w:cs="Calibri Light"/>
                <w:sz w:val="20"/>
                <w:szCs w:val="20"/>
              </w:rPr>
            </w:pPr>
            <w:r w:rsidRPr="004F35D9">
              <w:rPr>
                <w:rFonts w:ascii="Calibri Light" w:hAnsi="Calibri Light" w:cs="Calibri Light"/>
                <w:sz w:val="20"/>
                <w:szCs w:val="20"/>
              </w:rPr>
              <w:t>30 Sep 2023</w:t>
            </w:r>
          </w:p>
        </w:tc>
      </w:tr>
      <w:tr w:rsidR="001469EA" w:rsidRPr="0000509E" w14:paraId="645E9DBF" w14:textId="77777777" w:rsidTr="00CD6707">
        <w:trPr>
          <w:cantSplit/>
          <w:trHeight w:val="369"/>
          <w:tblHeader/>
        </w:trPr>
        <w:tc>
          <w:tcPr>
            <w:tcW w:w="659" w:type="pct"/>
            <w:tcBorders>
              <w:top w:val="single" w:sz="4" w:space="0" w:color="auto"/>
              <w:left w:val="single" w:sz="4" w:space="0" w:color="auto"/>
              <w:bottom w:val="single" w:sz="4" w:space="0" w:color="auto"/>
              <w:right w:val="single" w:sz="4" w:space="0" w:color="auto"/>
            </w:tcBorders>
            <w:shd w:val="clear" w:color="auto" w:fill="4472C4" w:themeFill="accent1"/>
          </w:tcPr>
          <w:p w14:paraId="0F10C527" w14:textId="756D6FD8" w:rsidR="001469EA" w:rsidRPr="002C23FF" w:rsidRDefault="00C262F9" w:rsidP="00785AF6">
            <w:pPr>
              <w:widowControl w:val="0"/>
              <w:tabs>
                <w:tab w:val="left" w:pos="560"/>
              </w:tabs>
              <w:autoSpaceDE w:val="0"/>
              <w:autoSpaceDN w:val="0"/>
              <w:adjustRightInd w:val="0"/>
              <w:spacing w:before="60" w:after="60"/>
              <w:jc w:val="both"/>
              <w:rPr>
                <w:rFonts w:ascii="Calibri Light" w:hAnsi="Calibri Light" w:cs="Calibri Light"/>
                <w:color w:val="FFFF00"/>
                <w:sz w:val="19"/>
                <w:szCs w:val="24"/>
              </w:rPr>
            </w:pPr>
            <w:r w:rsidRPr="00985162">
              <w:rPr>
                <w:rFonts w:ascii="Wingdings" w:hAnsi="Wingdings" w:cs="Times New Roman"/>
                <w:color w:val="FFC000"/>
                <w:sz w:val="19"/>
                <w:szCs w:val="24"/>
              </w:rPr>
              <w:t></w:t>
            </w:r>
            <w:r w:rsidRPr="009F1A98">
              <w:rPr>
                <w:rFonts w:ascii="Calibri Light" w:hAnsi="Calibri Light" w:cs="Calibri Light"/>
                <w:color w:val="FF0000"/>
                <w:sz w:val="19"/>
                <w:szCs w:val="24"/>
              </w:rPr>
              <w:t xml:space="preserve">   </w:t>
            </w:r>
            <w:r w:rsidRPr="00C262F9">
              <w:rPr>
                <w:rFonts w:ascii="Calibri Light" w:hAnsi="Calibri Light" w:cs="Calibri Light"/>
                <w:b/>
                <w:bCs/>
                <w:color w:val="FFFFFF" w:themeColor="background1"/>
                <w:sz w:val="20"/>
                <w:szCs w:val="20"/>
              </w:rPr>
              <w:t>Medium</w:t>
            </w:r>
          </w:p>
        </w:tc>
        <w:tc>
          <w:tcPr>
            <w:tcW w:w="4341" w:type="pct"/>
            <w:tcBorders>
              <w:top w:val="single" w:sz="4" w:space="0" w:color="auto"/>
              <w:left w:val="single" w:sz="4" w:space="0" w:color="auto"/>
              <w:bottom w:val="single" w:sz="4" w:space="0" w:color="auto"/>
              <w:right w:val="single" w:sz="4" w:space="0" w:color="auto"/>
            </w:tcBorders>
            <w:shd w:val="clear" w:color="auto" w:fill="4472C4" w:themeFill="accent1"/>
          </w:tcPr>
          <w:p w14:paraId="11682BA2" w14:textId="6FBEAB75" w:rsidR="001469EA" w:rsidRPr="002343D9" w:rsidRDefault="00C262F9" w:rsidP="00034F93">
            <w:pPr>
              <w:pStyle w:val="ListParagraph"/>
              <w:numPr>
                <w:ilvl w:val="0"/>
                <w:numId w:val="8"/>
              </w:numPr>
              <w:tabs>
                <w:tab w:val="left" w:pos="1110"/>
              </w:tabs>
              <w:spacing w:before="60" w:after="60"/>
              <w:ind w:left="320"/>
              <w:jc w:val="both"/>
              <w:rPr>
                <w:rFonts w:ascii="Calibri Light" w:hAnsi="Calibri Light" w:cs="Calibri Light"/>
                <w:b/>
                <w:bCs/>
                <w:color w:val="FFFFFF" w:themeColor="background1"/>
                <w:sz w:val="20"/>
                <w:szCs w:val="20"/>
              </w:rPr>
            </w:pPr>
            <w:proofErr w:type="spellStart"/>
            <w:r w:rsidRPr="005D4537">
              <w:rPr>
                <w:rFonts w:ascii="Calibri Light" w:hAnsi="Calibri Light" w:cs="Calibri Light"/>
                <w:b/>
                <w:bCs/>
                <w:color w:val="FFFFFF" w:themeColor="background1"/>
                <w:spacing w:val="-10"/>
                <w:kern w:val="32"/>
                <w:sz w:val="20"/>
                <w:szCs w:val="20"/>
              </w:rPr>
              <w:t>Organisation</w:t>
            </w:r>
            <w:proofErr w:type="spellEnd"/>
            <w:r w:rsidRPr="005D4537">
              <w:rPr>
                <w:rFonts w:ascii="Calibri Light" w:hAnsi="Calibri Light" w:cs="Calibri Light"/>
                <w:b/>
                <w:bCs/>
                <w:color w:val="FFFFFF" w:themeColor="background1"/>
                <w:spacing w:val="-10"/>
                <w:kern w:val="32"/>
                <w:sz w:val="20"/>
                <w:szCs w:val="20"/>
              </w:rPr>
              <w:t xml:space="preserve"> Chart</w:t>
            </w:r>
          </w:p>
        </w:tc>
      </w:tr>
      <w:tr w:rsidR="00454D9D" w:rsidRPr="0000509E" w14:paraId="6F345B6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1CD6958F" w14:textId="0EEFE3CC" w:rsidR="00454D9D" w:rsidRPr="0041789D" w:rsidRDefault="00454D9D" w:rsidP="00711A47">
            <w:pPr>
              <w:widowControl w:val="0"/>
              <w:tabs>
                <w:tab w:val="left" w:pos="560"/>
              </w:tabs>
              <w:autoSpaceDE w:val="0"/>
              <w:autoSpaceDN w:val="0"/>
              <w:adjustRightInd w:val="0"/>
              <w:spacing w:before="60" w:after="60"/>
              <w:jc w:val="both"/>
              <w:rPr>
                <w:rFonts w:ascii="Wingdings" w:hAnsi="Wingdings" w:cs="Times New Roman"/>
                <w:b/>
                <w:color w:val="00B050"/>
                <w:sz w:val="19"/>
                <w:szCs w:val="24"/>
              </w:rPr>
            </w:pPr>
            <w:r w:rsidRPr="002343D9">
              <w:rPr>
                <w:rFonts w:ascii="Calibri Light" w:hAnsi="Calibri Light" w:cs="Calibri Light"/>
                <w:b/>
                <w:bCs/>
                <w:sz w:val="20"/>
                <w:szCs w:val="20"/>
              </w:rPr>
              <w:t>Risk Ref</w:t>
            </w:r>
            <w:r>
              <w:rPr>
                <w:rFonts w:ascii="Calibri Light" w:hAnsi="Calibri Light" w:cs="Calibri Light"/>
                <w:b/>
                <w:bCs/>
                <w:sz w:val="20"/>
                <w:szCs w:val="20"/>
              </w:rPr>
              <w:t xml:space="preserve"> : </w:t>
            </w:r>
            <w:r w:rsidR="00711A47">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C262F9">
              <w:rPr>
                <w:rFonts w:ascii="Calibri Light" w:hAnsi="Calibri Light" w:cs="Calibri Light"/>
                <w:color w:val="0070C0"/>
                <w:sz w:val="20"/>
                <w:szCs w:val="20"/>
              </w:rPr>
              <w:t>06</w:t>
            </w:r>
          </w:p>
        </w:tc>
      </w:tr>
      <w:tr w:rsidR="00454D9D" w:rsidRPr="0000509E" w14:paraId="59217EBB"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3405599C" w14:textId="77777777"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lastRenderedPageBreak/>
              <w:t>Observation/Process Enhancement</w:t>
            </w:r>
          </w:p>
          <w:p w14:paraId="2B70D264" w14:textId="5DF8C36E"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In accordance with the new agreement</w:t>
            </w:r>
            <w:r>
              <w:rPr>
                <w:rFonts w:ascii="Calibri Light" w:hAnsi="Calibri Light" w:cs="Calibri Light"/>
                <w:sz w:val="20"/>
                <w:szCs w:val="20"/>
              </w:rPr>
              <w:t xml:space="preserve"> (Phase 3) - </w:t>
            </w:r>
            <w:r w:rsidRPr="00034F93">
              <w:rPr>
                <w:rFonts w:ascii="Calibri Light" w:hAnsi="Calibri Light" w:cs="Calibri Light"/>
                <w:sz w:val="20"/>
                <w:szCs w:val="20"/>
              </w:rPr>
              <w:t xml:space="preserve">Clause 3.8, both parties have agreed that KU will appoint two faculty members to oversee the execution of research activities in </w:t>
            </w:r>
            <w:r>
              <w:rPr>
                <w:rFonts w:ascii="Calibri Light" w:hAnsi="Calibri Light" w:cs="Calibri Light"/>
                <w:sz w:val="20"/>
                <w:szCs w:val="20"/>
              </w:rPr>
              <w:t xml:space="preserve">4 </w:t>
            </w:r>
            <w:r w:rsidRPr="00034F93">
              <w:rPr>
                <w:rFonts w:ascii="Calibri Light" w:hAnsi="Calibri Light" w:cs="Calibri Light"/>
                <w:sz w:val="20"/>
                <w:szCs w:val="20"/>
              </w:rPr>
              <w:t>designated technology areas. These individuals will also be responsible for coordinating the associated administrative activities. They will hold the positions of ARIC Program Director and ARIC Program Deputy Director, respectively.</w:t>
            </w:r>
            <w:r>
              <w:rPr>
                <w:rFonts w:ascii="Calibri Light" w:hAnsi="Calibri Light" w:cs="Calibri Light"/>
                <w:sz w:val="20"/>
                <w:szCs w:val="20"/>
              </w:rPr>
              <w:t xml:space="preserve"> As per the Phase 2 agreement, there were two positions Co-Directors.</w:t>
            </w:r>
          </w:p>
          <w:p w14:paraId="2243FDC7" w14:textId="77777777" w:rsidR="00C262F9" w:rsidRPr="00034F93" w:rsidRDefault="00C262F9" w:rsidP="00C262F9">
            <w:pPr>
              <w:tabs>
                <w:tab w:val="left" w:pos="1110"/>
              </w:tabs>
              <w:spacing w:before="60" w:after="60"/>
              <w:jc w:val="both"/>
              <w:rPr>
                <w:rFonts w:ascii="Calibri Light" w:hAnsi="Calibri Light" w:cs="Calibri Light"/>
                <w:sz w:val="20"/>
                <w:szCs w:val="20"/>
              </w:rPr>
            </w:pPr>
            <w:r w:rsidRPr="00034F93">
              <w:rPr>
                <w:rFonts w:ascii="Calibri Light" w:hAnsi="Calibri Light" w:cs="Calibri Light"/>
                <w:sz w:val="20"/>
                <w:szCs w:val="20"/>
              </w:rPr>
              <w:t>It is worth noting that the current Program Director and Program Deputy Director will continue in their roles for a period of six months from the Signature Date, as specified in the agreement. This transitional period allows for a smooth transition of responsibilities and knowledge transfer between the current and incoming leadership.</w:t>
            </w:r>
          </w:p>
          <w:p w14:paraId="122F721B" w14:textId="2B66E088" w:rsidR="00A259EB" w:rsidRPr="00C262F9" w:rsidRDefault="00C262F9" w:rsidP="00C262F9">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 xml:space="preserve">However, we noted that the Organization Structure approved by the SMB </w:t>
            </w:r>
            <w:r w:rsidR="00713E22">
              <w:rPr>
                <w:rFonts w:ascii="Calibri Light" w:hAnsi="Calibri Light" w:cs="Calibri Light"/>
                <w:b w:val="0"/>
                <w:spacing w:val="0"/>
                <w:kern w:val="0"/>
                <w:sz w:val="20"/>
                <w:szCs w:val="20"/>
              </w:rPr>
              <w:t xml:space="preserve">in 2023 </w:t>
            </w:r>
            <w:r w:rsidRPr="00C262F9">
              <w:rPr>
                <w:rFonts w:ascii="Calibri Light" w:hAnsi="Calibri Light" w:cs="Calibri Light"/>
                <w:b w:val="0"/>
                <w:spacing w:val="0"/>
                <w:kern w:val="0"/>
                <w:sz w:val="20"/>
                <w:szCs w:val="20"/>
              </w:rPr>
              <w:t>does not include a Program Deputy Director position. Additionally, no appointment for a Program Deputy Director has been made for the years 2022 and 2023</w:t>
            </w:r>
          </w:p>
          <w:p w14:paraId="6BA26D78" w14:textId="1DC26F44" w:rsidR="00454D9D" w:rsidRDefault="00454D9D" w:rsidP="00454D9D">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61193D9B" w14:textId="19019B08" w:rsidR="00A259EB" w:rsidRPr="00C262F9" w:rsidRDefault="00C262F9" w:rsidP="00E754E1">
            <w:pPr>
              <w:pStyle w:val="NumberedHeading1"/>
              <w:spacing w:before="120" w:after="120"/>
              <w:jc w:val="both"/>
              <w:rPr>
                <w:rFonts w:ascii="Calibri Light" w:hAnsi="Calibri Light" w:cs="Calibri Light"/>
                <w:b w:val="0"/>
                <w:spacing w:val="0"/>
                <w:kern w:val="0"/>
                <w:sz w:val="20"/>
                <w:szCs w:val="20"/>
              </w:rPr>
            </w:pPr>
            <w:r w:rsidRPr="00C262F9">
              <w:rPr>
                <w:rFonts w:ascii="Calibri Light" w:hAnsi="Calibri Light" w:cs="Calibri Light"/>
                <w:b w:val="0"/>
                <w:spacing w:val="0"/>
                <w:kern w:val="0"/>
                <w:sz w:val="20"/>
                <w:szCs w:val="20"/>
              </w:rPr>
              <w:t>Conduct a thorough review of the Organization Structure in order to ensure it aligns with the roles and positions within the program. If there is a recognized need for a Program Deputy Director or a similar role, it is advisable to coordinate with SMB to initiate the necessary updates to the structure, in accordance with the agreement</w:t>
            </w:r>
            <w:r>
              <w:rPr>
                <w:rFonts w:ascii="Calibri Light" w:hAnsi="Calibri Light" w:cs="Calibri Light"/>
                <w:b w:val="0"/>
                <w:spacing w:val="0"/>
                <w:kern w:val="0"/>
                <w:sz w:val="20"/>
                <w:szCs w:val="20"/>
              </w:rPr>
              <w:t>.</w:t>
            </w:r>
          </w:p>
          <w:p w14:paraId="4E394D3C" w14:textId="676D245F" w:rsidR="00454D9D" w:rsidRPr="00E754E1" w:rsidRDefault="00454D9D" w:rsidP="00E754E1">
            <w:pPr>
              <w:pStyle w:val="NumberedHeading1"/>
              <w:spacing w:before="120" w:after="120"/>
              <w:jc w:val="both"/>
              <w:rPr>
                <w:rFonts w:ascii="Calibri Light" w:hAnsi="Calibri Light" w:cs="Calibri Light"/>
                <w:color w:val="0057B8"/>
                <w:sz w:val="24"/>
                <w:szCs w:val="24"/>
                <w:u w:val="single"/>
              </w:rPr>
            </w:pPr>
            <w:r w:rsidRPr="00E754E1">
              <w:rPr>
                <w:rFonts w:ascii="Calibri Light" w:hAnsi="Calibri Light" w:cs="Calibri Light"/>
                <w:color w:val="0057B8"/>
                <w:sz w:val="24"/>
                <w:szCs w:val="24"/>
                <w:u w:val="single"/>
              </w:rPr>
              <w:t>Management Action Plan</w:t>
            </w:r>
          </w:p>
          <w:p w14:paraId="6C72BAAA" w14:textId="77777777" w:rsidR="009D1FFB" w:rsidRDefault="00454D9D" w:rsidP="00454D9D">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A6D7F0D" w14:textId="1656E7EE" w:rsidR="00454D9D" w:rsidRDefault="004F35D9" w:rsidP="00454D9D">
            <w:pPr>
              <w:tabs>
                <w:tab w:val="left" w:pos="1110"/>
              </w:tabs>
              <w:spacing w:before="60" w:after="60"/>
              <w:jc w:val="both"/>
              <w:rPr>
                <w:rFonts w:ascii="Calibri Light" w:hAnsi="Calibri Light" w:cs="Calibri Light"/>
                <w:bCs/>
                <w:sz w:val="20"/>
                <w:szCs w:val="20"/>
                <w:lang w:val="fr-FR"/>
              </w:rPr>
            </w:pPr>
            <w:r>
              <w:rPr>
                <w:rFonts w:ascii="Calibri Light" w:hAnsi="Calibri Light" w:cs="Calibri Light"/>
                <w:bCs/>
                <w:sz w:val="20"/>
                <w:szCs w:val="20"/>
                <w:lang w:val="fr-FR"/>
              </w:rPr>
              <w:t xml:space="preserve">As per </w:t>
            </w:r>
            <w:proofErr w:type="spellStart"/>
            <w:r>
              <w:rPr>
                <w:rFonts w:ascii="Calibri Light" w:hAnsi="Calibri Light" w:cs="Calibri Light"/>
                <w:bCs/>
                <w:sz w:val="20"/>
                <w:szCs w:val="20"/>
                <w:lang w:val="fr-FR"/>
              </w:rPr>
              <w:t>recommendation</w:t>
            </w:r>
            <w:r w:rsidR="003542AF">
              <w:rPr>
                <w:rFonts w:ascii="Calibri Light" w:hAnsi="Calibri Light" w:cs="Calibri Light"/>
                <w:bCs/>
                <w:sz w:val="20"/>
                <w:szCs w:val="20"/>
                <w:lang w:val="fr-FR"/>
              </w:rPr>
              <w:t>s</w:t>
            </w:r>
            <w:proofErr w:type="spellEnd"/>
            <w:r w:rsidR="003542AF">
              <w:rPr>
                <w:rFonts w:ascii="Calibri Light" w:hAnsi="Calibri Light" w:cs="Calibri Light"/>
                <w:bCs/>
                <w:sz w:val="20"/>
                <w:szCs w:val="20"/>
                <w:lang w:val="fr-FR"/>
              </w:rPr>
              <w:t>.</w:t>
            </w:r>
          </w:p>
          <w:p w14:paraId="56545F19" w14:textId="77777777"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C9D0CA" w14:textId="6DD5B900" w:rsidR="00DA2ED4" w:rsidRPr="00A679EB" w:rsidRDefault="004F35D9" w:rsidP="00454D9D">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Director, ARIC</w:t>
            </w:r>
          </w:p>
          <w:p w14:paraId="3B2D34E8" w14:textId="5D886B00" w:rsidR="009D1FFB" w:rsidRDefault="00454D9D" w:rsidP="00454D9D">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Timelines:</w:t>
            </w:r>
            <w:r w:rsidR="00277A51">
              <w:rPr>
                <w:rFonts w:ascii="Calibri Light" w:hAnsi="Calibri Light" w:cs="Calibri Light"/>
                <w:b/>
                <w:sz w:val="20"/>
                <w:szCs w:val="20"/>
              </w:rPr>
              <w:t xml:space="preserve"> </w:t>
            </w:r>
          </w:p>
          <w:p w14:paraId="0FCA2606" w14:textId="4EA15910" w:rsidR="00454D9D" w:rsidRPr="003542AF" w:rsidRDefault="004F35D9" w:rsidP="003542AF">
            <w:pPr>
              <w:tabs>
                <w:tab w:val="left" w:pos="1110"/>
              </w:tabs>
              <w:spacing w:before="60" w:after="60"/>
              <w:jc w:val="both"/>
              <w:rPr>
                <w:rFonts w:ascii="Calibri Light" w:hAnsi="Calibri Light" w:cs="Calibri Light"/>
                <w:b/>
                <w:sz w:val="20"/>
                <w:szCs w:val="20"/>
              </w:rPr>
            </w:pPr>
            <w:r>
              <w:rPr>
                <w:rFonts w:ascii="Calibri Light" w:hAnsi="Calibri Light" w:cs="Calibri Light"/>
                <w:sz w:val="20"/>
                <w:szCs w:val="20"/>
              </w:rPr>
              <w:t>30 Sep 2023</w:t>
            </w:r>
          </w:p>
        </w:tc>
      </w:tr>
      <w:tr w:rsidR="00CD6707" w:rsidRPr="0000509E" w14:paraId="2D1BC71F" w14:textId="7EAB0732" w:rsidTr="005D4537">
        <w:trPr>
          <w:cantSplit/>
          <w:trHeight w:val="287"/>
          <w:tblHeader/>
        </w:trPr>
        <w:tc>
          <w:tcPr>
            <w:tcW w:w="659" w:type="pct"/>
            <w:tcBorders>
              <w:top w:val="single" w:sz="4" w:space="0" w:color="auto"/>
              <w:left w:val="single" w:sz="4" w:space="0" w:color="auto"/>
              <w:bottom w:val="single" w:sz="4" w:space="0" w:color="auto"/>
              <w:right w:val="single" w:sz="4" w:space="0" w:color="auto"/>
            </w:tcBorders>
            <w:shd w:val="clear" w:color="auto" w:fill="4472C4"/>
          </w:tcPr>
          <w:p w14:paraId="399F3E0A" w14:textId="1F081A22" w:rsidR="00CD6707" w:rsidRPr="00CC15E6" w:rsidRDefault="00844861" w:rsidP="005D4537">
            <w:pPr>
              <w:pStyle w:val="NumberedHeading1"/>
              <w:jc w:val="both"/>
              <w:rPr>
                <w:rFonts w:ascii="Calibri Light" w:hAnsi="Calibri Light" w:cs="Calibri Light"/>
                <w:color w:val="0057B8"/>
                <w:sz w:val="24"/>
                <w:szCs w:val="24"/>
                <w:u w:val="single"/>
              </w:rPr>
            </w:pPr>
            <w:r w:rsidRPr="00985162">
              <w:rPr>
                <w:rFonts w:ascii="Wingdings" w:hAnsi="Wingdings" w:cs="Times New Roman"/>
                <w:b w:val="0"/>
                <w:color w:val="00B050"/>
                <w:sz w:val="19"/>
                <w:szCs w:val="24"/>
              </w:rPr>
              <w:t></w:t>
            </w:r>
            <w:r w:rsidRPr="009F1A98">
              <w:rPr>
                <w:rFonts w:ascii="Calibri Light" w:hAnsi="Calibri Light" w:cs="Calibri Light"/>
                <w:color w:val="FF0000"/>
                <w:sz w:val="19"/>
                <w:szCs w:val="24"/>
              </w:rPr>
              <w:t xml:space="preserve">  </w:t>
            </w:r>
            <w:r w:rsidRPr="00844861">
              <w:rPr>
                <w:rFonts w:ascii="Calibri Light" w:hAnsi="Calibri Light" w:cs="Calibri Light"/>
                <w:color w:val="FF0000"/>
                <w:sz w:val="19"/>
                <w:szCs w:val="24"/>
              </w:rPr>
              <w:t xml:space="preserve"> </w:t>
            </w:r>
            <w:r w:rsidRPr="00844861">
              <w:rPr>
                <w:rFonts w:ascii="Calibri Light" w:hAnsi="Calibri Light" w:cs="Calibri Light"/>
                <w:bCs/>
                <w:color w:val="FFFFFF" w:themeColor="background1"/>
                <w:sz w:val="20"/>
                <w:szCs w:val="20"/>
              </w:rPr>
              <w:t>Low</w:t>
            </w:r>
          </w:p>
        </w:tc>
        <w:tc>
          <w:tcPr>
            <w:tcW w:w="4341" w:type="pct"/>
            <w:tcBorders>
              <w:top w:val="single" w:sz="4" w:space="0" w:color="auto"/>
              <w:left w:val="single" w:sz="4" w:space="0" w:color="auto"/>
              <w:bottom w:val="single" w:sz="4" w:space="0" w:color="auto"/>
              <w:right w:val="single" w:sz="4" w:space="0" w:color="auto"/>
            </w:tcBorders>
            <w:shd w:val="clear" w:color="auto" w:fill="4472C4"/>
          </w:tcPr>
          <w:p w14:paraId="023FF909" w14:textId="428AB6CA" w:rsidR="00CD6707" w:rsidRPr="00CD6707" w:rsidRDefault="00844861" w:rsidP="00CD6707">
            <w:pPr>
              <w:pStyle w:val="ListParagraph"/>
              <w:numPr>
                <w:ilvl w:val="0"/>
                <w:numId w:val="8"/>
              </w:numPr>
              <w:tabs>
                <w:tab w:val="left" w:pos="1110"/>
              </w:tabs>
              <w:spacing w:before="60" w:after="60"/>
              <w:ind w:left="320"/>
              <w:jc w:val="both"/>
              <w:rPr>
                <w:rFonts w:ascii="Calibri Light" w:hAnsi="Calibri Light" w:cs="Calibri Light"/>
                <w:b/>
                <w:color w:val="0057B8"/>
                <w:sz w:val="24"/>
                <w:szCs w:val="24"/>
                <w:u w:val="single"/>
              </w:rPr>
            </w:pPr>
            <w:r>
              <w:rPr>
                <w:rFonts w:ascii="Calibri Light" w:hAnsi="Calibri Light" w:cs="Calibri Light"/>
                <w:b/>
                <w:bCs/>
                <w:color w:val="FFFFFF" w:themeColor="background1"/>
                <w:sz w:val="20"/>
                <w:szCs w:val="20"/>
              </w:rPr>
              <w:t>ARIC Webpage</w:t>
            </w:r>
          </w:p>
        </w:tc>
      </w:tr>
      <w:tr w:rsidR="00CD6707" w:rsidRPr="0000509E" w14:paraId="480DD9CF"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5B32D478" w14:textId="4943A6E1" w:rsidR="00CD6707" w:rsidRPr="00CC15E6" w:rsidRDefault="00CD6707" w:rsidP="00CD6707">
            <w:pPr>
              <w:pStyle w:val="NumberedHeading1"/>
              <w:spacing w:before="120" w:after="120"/>
              <w:jc w:val="both"/>
              <w:rPr>
                <w:rFonts w:ascii="Calibri Light" w:hAnsi="Calibri Light" w:cs="Calibri Light"/>
                <w:color w:val="0057B8"/>
                <w:sz w:val="24"/>
                <w:szCs w:val="24"/>
                <w:u w:val="single"/>
              </w:rPr>
            </w:pPr>
            <w:r w:rsidRPr="002343D9">
              <w:rPr>
                <w:rFonts w:ascii="Calibri Light" w:hAnsi="Calibri Light" w:cs="Calibri Light"/>
                <w:bCs/>
                <w:sz w:val="20"/>
                <w:szCs w:val="20"/>
              </w:rPr>
              <w:t>Risk Ref</w:t>
            </w:r>
            <w:r>
              <w:rPr>
                <w:rFonts w:ascii="Calibri Light" w:hAnsi="Calibri Light" w:cs="Calibri Light"/>
                <w:bCs/>
                <w:sz w:val="20"/>
                <w:szCs w:val="20"/>
              </w:rPr>
              <w:t xml:space="preserve"> : </w:t>
            </w:r>
            <w:r>
              <w:rPr>
                <w:rFonts w:ascii="Calibri Light" w:hAnsi="Calibri Light" w:cs="Calibri Light"/>
                <w:color w:val="0070C0"/>
                <w:sz w:val="20"/>
                <w:szCs w:val="20"/>
              </w:rPr>
              <w:t>ARIC</w:t>
            </w:r>
            <w:r w:rsidRPr="00CE0EC4">
              <w:rPr>
                <w:rFonts w:ascii="Calibri Light" w:hAnsi="Calibri Light" w:cs="Calibri Light"/>
                <w:color w:val="0070C0"/>
                <w:sz w:val="20"/>
                <w:szCs w:val="20"/>
              </w:rPr>
              <w:t xml:space="preserve"> – </w:t>
            </w:r>
            <w:r w:rsidR="00334511">
              <w:rPr>
                <w:rFonts w:ascii="Calibri Light" w:hAnsi="Calibri Light" w:cs="Calibri Light"/>
                <w:color w:val="0070C0"/>
                <w:sz w:val="20"/>
                <w:szCs w:val="20"/>
              </w:rPr>
              <w:t>06</w:t>
            </w:r>
          </w:p>
        </w:tc>
      </w:tr>
      <w:tr w:rsidR="00CD6707" w:rsidRPr="0000509E" w14:paraId="5DAAD780" w14:textId="77777777" w:rsidTr="00CD6707">
        <w:trPr>
          <w:cantSplit/>
          <w:trHeight w:val="369"/>
          <w:tblHeader/>
        </w:trPr>
        <w:tc>
          <w:tcPr>
            <w:tcW w:w="5000" w:type="pct"/>
            <w:gridSpan w:val="2"/>
            <w:tcBorders>
              <w:top w:val="single" w:sz="4" w:space="0" w:color="auto"/>
              <w:left w:val="single" w:sz="4" w:space="0" w:color="auto"/>
              <w:bottom w:val="single" w:sz="4" w:space="0" w:color="auto"/>
              <w:right w:val="single" w:sz="4" w:space="0" w:color="auto"/>
            </w:tcBorders>
            <w:shd w:val="clear" w:color="auto" w:fill="auto"/>
          </w:tcPr>
          <w:p w14:paraId="07EF0D0F" w14:textId="28CF7E35"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 xml:space="preserve"> Observation/Process Enhancement</w:t>
            </w:r>
          </w:p>
          <w:p w14:paraId="203756CA" w14:textId="77777777" w:rsidR="00844861" w:rsidRDefault="00844861" w:rsidP="00844861">
            <w:pPr>
              <w:jc w:val="both"/>
              <w:rPr>
                <w:rFonts w:ascii="Calibri Light" w:hAnsi="Calibri Light" w:cs="Calibri Light"/>
                <w:sz w:val="20"/>
                <w:szCs w:val="20"/>
              </w:rPr>
            </w:pPr>
            <w:r>
              <w:rPr>
                <w:rFonts w:ascii="Calibri Light" w:hAnsi="Calibri Light" w:cs="Calibri Light"/>
                <w:sz w:val="20"/>
                <w:szCs w:val="20"/>
              </w:rPr>
              <w:t>ARIC webpage on KU website provides the information related to ARIC center such as People, Research Areas, Patents and Publications and Impact.</w:t>
            </w:r>
          </w:p>
          <w:p w14:paraId="0609512A" w14:textId="77777777" w:rsidR="00844861" w:rsidRDefault="00844861" w:rsidP="00844861">
            <w:pPr>
              <w:spacing w:before="120" w:after="120"/>
              <w:jc w:val="both"/>
              <w:rPr>
                <w:rFonts w:ascii="Calibri Light" w:hAnsi="Calibri Light" w:cs="Calibri Light"/>
                <w:sz w:val="20"/>
                <w:szCs w:val="20"/>
              </w:rPr>
            </w:pPr>
            <w:r>
              <w:rPr>
                <w:rFonts w:ascii="Calibri Light" w:hAnsi="Calibri Light" w:cs="Calibri Light"/>
                <w:sz w:val="20"/>
                <w:szCs w:val="20"/>
              </w:rPr>
              <w:t>On review of the information published in the website, the following was noted:</w:t>
            </w:r>
          </w:p>
          <w:p w14:paraId="2E7B5A34" w14:textId="77777777" w:rsidR="00844861"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Information on Center Leadership and Board Members needs to be updated.</w:t>
            </w:r>
          </w:p>
          <w:p w14:paraId="4D403B3B" w14:textId="77305C5C" w:rsidR="00844861" w:rsidRPr="002B3510" w:rsidRDefault="00844861" w:rsidP="00844861">
            <w:pPr>
              <w:pStyle w:val="ListParagraph"/>
              <w:numPr>
                <w:ilvl w:val="0"/>
                <w:numId w:val="12"/>
              </w:numPr>
              <w:jc w:val="both"/>
              <w:rPr>
                <w:rFonts w:ascii="Calibri Light" w:hAnsi="Calibri Light" w:cs="Calibri Light"/>
                <w:sz w:val="20"/>
                <w:szCs w:val="20"/>
              </w:rPr>
            </w:pPr>
            <w:r>
              <w:rPr>
                <w:rFonts w:ascii="Calibri Light" w:hAnsi="Calibri Light" w:cs="Calibri Light"/>
                <w:sz w:val="20"/>
                <w:szCs w:val="20"/>
              </w:rPr>
              <w:t xml:space="preserve">Information on Research Themes, </w:t>
            </w:r>
            <w:r w:rsidR="00713E22">
              <w:rPr>
                <w:rFonts w:ascii="Calibri Light" w:hAnsi="Calibri Light" w:cs="Calibri Light"/>
                <w:sz w:val="20"/>
                <w:szCs w:val="20"/>
              </w:rPr>
              <w:t>Impact and</w:t>
            </w:r>
            <w:r>
              <w:rPr>
                <w:rFonts w:ascii="Calibri Light" w:hAnsi="Calibri Light" w:cs="Calibri Light"/>
                <w:sz w:val="20"/>
                <w:szCs w:val="20"/>
              </w:rPr>
              <w:t xml:space="preserve"> Patents and Publications needs to be updated.</w:t>
            </w:r>
          </w:p>
          <w:p w14:paraId="560180AB" w14:textId="77777777" w:rsidR="00CD6707" w:rsidRDefault="00CD6707" w:rsidP="00CD6707">
            <w:pPr>
              <w:pStyle w:val="NumberedHeading1"/>
              <w:spacing w:before="120" w:after="120"/>
              <w:jc w:val="both"/>
              <w:rPr>
                <w:rFonts w:ascii="Calibri Light" w:hAnsi="Calibri Light" w:cs="Calibri Light"/>
                <w:color w:val="0057B8"/>
                <w:sz w:val="24"/>
                <w:szCs w:val="24"/>
                <w:u w:val="single"/>
              </w:rPr>
            </w:pPr>
            <w:r w:rsidRPr="00CC15E6">
              <w:rPr>
                <w:rFonts w:ascii="Calibri Light" w:hAnsi="Calibri Light" w:cs="Calibri Light"/>
                <w:color w:val="0057B8"/>
                <w:sz w:val="24"/>
                <w:szCs w:val="24"/>
                <w:u w:val="single"/>
              </w:rPr>
              <w:t>Recommendation</w:t>
            </w:r>
          </w:p>
          <w:p w14:paraId="1CAE7FD5" w14:textId="77777777" w:rsidR="00844861" w:rsidRPr="000F28D3" w:rsidRDefault="00844861" w:rsidP="00844861">
            <w:pPr>
              <w:pStyle w:val="NumberedHeading1"/>
              <w:spacing w:before="120" w:after="120"/>
              <w:jc w:val="both"/>
              <w:rPr>
                <w:rFonts w:ascii="Calibri Light" w:hAnsi="Calibri Light" w:cs="Calibri Light"/>
                <w:b w:val="0"/>
                <w:spacing w:val="0"/>
                <w:kern w:val="0"/>
                <w:sz w:val="20"/>
                <w:szCs w:val="20"/>
              </w:rPr>
            </w:pPr>
            <w:r w:rsidRPr="000F28D3">
              <w:rPr>
                <w:rFonts w:ascii="Calibri Light" w:hAnsi="Calibri Light" w:cs="Calibri Light"/>
                <w:b w:val="0"/>
                <w:spacing w:val="0"/>
                <w:kern w:val="0"/>
                <w:sz w:val="20"/>
                <w:szCs w:val="20"/>
              </w:rPr>
              <w:t>Ensure</w:t>
            </w:r>
            <w:r>
              <w:rPr>
                <w:rFonts w:ascii="Calibri Light" w:hAnsi="Calibri Light" w:cs="Calibri Light"/>
                <w:b w:val="0"/>
                <w:spacing w:val="0"/>
                <w:kern w:val="0"/>
                <w:sz w:val="20"/>
                <w:szCs w:val="20"/>
              </w:rPr>
              <w:t xml:space="preserve"> ARIC webpage is updated to reflect updated information on the Center. Further, Ensure periodic review of the ARIC webpage.</w:t>
            </w:r>
          </w:p>
          <w:p w14:paraId="1FE0D493" w14:textId="03DE5C23" w:rsidR="00CD6707" w:rsidRPr="00D220F5" w:rsidRDefault="00CD6707" w:rsidP="00CD6707">
            <w:pPr>
              <w:pStyle w:val="NumberedHeading1"/>
              <w:spacing w:before="120" w:after="120"/>
              <w:jc w:val="both"/>
              <w:rPr>
                <w:rFonts w:ascii="Calibri Light" w:hAnsi="Calibri Light" w:cs="Calibri Light"/>
                <w:color w:val="0057B8"/>
                <w:sz w:val="24"/>
                <w:szCs w:val="24"/>
                <w:u w:val="single"/>
                <w:lang w:val="fr-FR"/>
              </w:rPr>
            </w:pPr>
            <w:r w:rsidRPr="00D220F5">
              <w:rPr>
                <w:rFonts w:ascii="Calibri Light" w:hAnsi="Calibri Light" w:cs="Calibri Light"/>
                <w:color w:val="0057B8"/>
                <w:sz w:val="24"/>
                <w:szCs w:val="24"/>
                <w:u w:val="single"/>
                <w:lang w:val="fr-FR"/>
              </w:rPr>
              <w:t>Management Action Plan</w:t>
            </w:r>
          </w:p>
          <w:p w14:paraId="0F47C95F" w14:textId="77777777" w:rsidR="00CD6707" w:rsidRDefault="00CD6707" w:rsidP="00CD6707">
            <w:pPr>
              <w:tabs>
                <w:tab w:val="left" w:pos="1110"/>
              </w:tabs>
              <w:spacing w:before="60" w:after="60"/>
              <w:jc w:val="both"/>
              <w:rPr>
                <w:rFonts w:ascii="Calibri Light" w:hAnsi="Calibri Light" w:cs="Calibri Light"/>
                <w:b/>
                <w:color w:val="FF0000"/>
                <w:sz w:val="20"/>
                <w:szCs w:val="20"/>
                <w:lang w:val="fr-FR"/>
              </w:rPr>
            </w:pPr>
            <w:r w:rsidRPr="00D220F5">
              <w:rPr>
                <w:rFonts w:ascii="Calibri Light" w:hAnsi="Calibri Light" w:cs="Calibri Light"/>
                <w:b/>
                <w:sz w:val="20"/>
                <w:szCs w:val="20"/>
                <w:lang w:val="fr-FR"/>
              </w:rPr>
              <w:t>Management Action Plan:</w:t>
            </w:r>
            <w:r w:rsidRPr="00D220F5">
              <w:rPr>
                <w:rFonts w:ascii="Calibri Light" w:hAnsi="Calibri Light" w:cs="Calibri Light"/>
                <w:b/>
                <w:color w:val="FF0000"/>
                <w:sz w:val="20"/>
                <w:szCs w:val="20"/>
                <w:lang w:val="fr-FR"/>
              </w:rPr>
              <w:t xml:space="preserve"> </w:t>
            </w:r>
          </w:p>
          <w:p w14:paraId="5004FD4E" w14:textId="48FC9C2E" w:rsidR="00CD6707" w:rsidRDefault="004F35D9" w:rsidP="00CD6707">
            <w:pPr>
              <w:tabs>
                <w:tab w:val="left" w:pos="1110"/>
              </w:tabs>
              <w:spacing w:before="60" w:after="60"/>
              <w:jc w:val="both"/>
              <w:rPr>
                <w:rFonts w:ascii="Calibri Light" w:hAnsi="Calibri Light" w:cs="Calibri Light"/>
                <w:bCs/>
                <w:sz w:val="20"/>
                <w:szCs w:val="20"/>
                <w:lang w:val="fr-FR"/>
              </w:rPr>
            </w:pPr>
            <w:r>
              <w:rPr>
                <w:rFonts w:ascii="Calibri Light" w:hAnsi="Calibri Light" w:cs="Calibri Light"/>
                <w:bCs/>
                <w:sz w:val="20"/>
                <w:szCs w:val="20"/>
                <w:lang w:val="fr-FR"/>
              </w:rPr>
              <w:t xml:space="preserve">As per </w:t>
            </w:r>
            <w:proofErr w:type="spellStart"/>
            <w:r>
              <w:rPr>
                <w:rFonts w:ascii="Calibri Light" w:hAnsi="Calibri Light" w:cs="Calibri Light"/>
                <w:bCs/>
                <w:sz w:val="20"/>
                <w:szCs w:val="20"/>
                <w:lang w:val="fr-FR"/>
              </w:rPr>
              <w:t>recommendation</w:t>
            </w:r>
            <w:proofErr w:type="spellEnd"/>
          </w:p>
          <w:p w14:paraId="6A767139" w14:textId="77777777"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Responsibility: </w:t>
            </w:r>
          </w:p>
          <w:p w14:paraId="19E76D5F" w14:textId="275BFA5E" w:rsidR="004F35D9" w:rsidRPr="004F35D9" w:rsidRDefault="004F35D9" w:rsidP="00CD6707">
            <w:pPr>
              <w:tabs>
                <w:tab w:val="left" w:pos="1110"/>
              </w:tabs>
              <w:spacing w:before="60" w:after="60"/>
              <w:jc w:val="both"/>
              <w:rPr>
                <w:rFonts w:ascii="Calibri Light" w:hAnsi="Calibri Light" w:cs="Calibri Light"/>
                <w:sz w:val="20"/>
                <w:szCs w:val="20"/>
              </w:rPr>
            </w:pPr>
            <w:r w:rsidRPr="004F35D9">
              <w:rPr>
                <w:rFonts w:ascii="Calibri Light" w:hAnsi="Calibri Light" w:cs="Calibri Light"/>
                <w:sz w:val="20"/>
                <w:szCs w:val="20"/>
              </w:rPr>
              <w:t>Director, ARIC</w:t>
            </w:r>
          </w:p>
          <w:p w14:paraId="7C49730C" w14:textId="705221CB" w:rsidR="00CD6707" w:rsidRDefault="00CD6707" w:rsidP="00CD6707">
            <w:pPr>
              <w:tabs>
                <w:tab w:val="left" w:pos="1110"/>
              </w:tabs>
              <w:spacing w:before="60" w:after="60"/>
              <w:jc w:val="both"/>
              <w:rPr>
                <w:rFonts w:ascii="Calibri Light" w:hAnsi="Calibri Light" w:cs="Calibri Light"/>
                <w:b/>
                <w:sz w:val="20"/>
                <w:szCs w:val="20"/>
              </w:rPr>
            </w:pPr>
            <w:r>
              <w:rPr>
                <w:rFonts w:ascii="Calibri Light" w:hAnsi="Calibri Light" w:cs="Calibri Light"/>
                <w:b/>
                <w:sz w:val="20"/>
                <w:szCs w:val="20"/>
              </w:rPr>
              <w:t xml:space="preserve">Timelines: </w:t>
            </w:r>
          </w:p>
          <w:p w14:paraId="5D31E1A8" w14:textId="1CABD93D" w:rsidR="00CD6707" w:rsidRPr="004F35D9" w:rsidRDefault="004F35D9" w:rsidP="004F35D9">
            <w:pPr>
              <w:tabs>
                <w:tab w:val="left" w:pos="1110"/>
              </w:tabs>
              <w:spacing w:before="60" w:after="60"/>
              <w:jc w:val="both"/>
              <w:rPr>
                <w:rFonts w:ascii="Calibri Light" w:hAnsi="Calibri Light" w:cs="Calibri Light"/>
                <w:sz w:val="20"/>
                <w:szCs w:val="20"/>
              </w:rPr>
            </w:pPr>
            <w:r>
              <w:rPr>
                <w:rFonts w:ascii="Calibri Light" w:hAnsi="Calibri Light" w:cs="Calibri Light"/>
                <w:sz w:val="20"/>
                <w:szCs w:val="20"/>
              </w:rPr>
              <w:t>30 Sep 2023</w:t>
            </w:r>
          </w:p>
        </w:tc>
      </w:tr>
    </w:tbl>
    <w:p w14:paraId="28455F2D" w14:textId="77777777" w:rsidR="00CC15E6" w:rsidRDefault="00CC15E6" w:rsidP="002343D9">
      <w:pPr>
        <w:pStyle w:val="NumberedHeading1"/>
        <w:spacing w:before="120" w:after="120"/>
        <w:ind w:left="786" w:hanging="360"/>
        <w:rPr>
          <w:rFonts w:ascii="Calibri Light" w:hAnsi="Calibri Light" w:cs="Calibri Light"/>
          <w:color w:val="0057B8"/>
          <w:u w:val="single"/>
        </w:rPr>
      </w:pPr>
    </w:p>
    <w:p w14:paraId="77A31188" w14:textId="77777777" w:rsidR="00792532" w:rsidRDefault="00792532" w:rsidP="003F4A5D">
      <w:pPr>
        <w:pStyle w:val="NumberedHeading1"/>
        <w:spacing w:before="120"/>
        <w:ind w:left="-284" w:right="-284"/>
        <w:jc w:val="center"/>
        <w:rPr>
          <w:rFonts w:ascii="Calibri Light" w:hAnsi="Calibri Light" w:cs="Calibri Light"/>
          <w:color w:val="0057B8"/>
          <w:sz w:val="32"/>
          <w:szCs w:val="32"/>
          <w:u w:val="single"/>
        </w:rPr>
      </w:pPr>
      <w:bookmarkStart w:id="29" w:name="_Toc128482373"/>
    </w:p>
    <w:p w14:paraId="7379D3C0" w14:textId="77777777" w:rsidR="00792532" w:rsidRDefault="00792532" w:rsidP="003F4A5D">
      <w:pPr>
        <w:pStyle w:val="NumberedHeading1"/>
        <w:spacing w:before="120"/>
        <w:ind w:left="-284" w:right="-284"/>
        <w:jc w:val="center"/>
        <w:rPr>
          <w:rFonts w:ascii="Calibri Light" w:hAnsi="Calibri Light" w:cs="Calibri Light"/>
          <w:color w:val="0057B8"/>
          <w:sz w:val="32"/>
          <w:szCs w:val="32"/>
          <w:u w:val="single"/>
        </w:rPr>
      </w:pPr>
    </w:p>
    <w:p w14:paraId="0B90A115" w14:textId="68572D82" w:rsidR="00725D3F" w:rsidRPr="00532D21" w:rsidRDefault="00725D3F" w:rsidP="003F4A5D">
      <w:pPr>
        <w:pStyle w:val="NumberedHeading1"/>
        <w:spacing w:before="120"/>
        <w:ind w:left="-284" w:right="-284"/>
        <w:jc w:val="center"/>
        <w:rPr>
          <w:rFonts w:ascii="Calibri Light" w:hAnsi="Calibri Light" w:cs="Calibri Light"/>
          <w:color w:val="0057B8"/>
          <w:sz w:val="32"/>
          <w:szCs w:val="32"/>
          <w:u w:val="single"/>
        </w:rPr>
      </w:pPr>
      <w:r w:rsidRPr="00532D21">
        <w:rPr>
          <w:rFonts w:ascii="Calibri Light" w:hAnsi="Calibri Light" w:cs="Calibri Light"/>
          <w:color w:val="0057B8"/>
          <w:sz w:val="32"/>
          <w:szCs w:val="32"/>
          <w:u w:val="single"/>
        </w:rPr>
        <w:lastRenderedPageBreak/>
        <w:t>Appendix</w:t>
      </w:r>
      <w:bookmarkEnd w:id="29"/>
    </w:p>
    <w:p w14:paraId="4680640B" w14:textId="0CE567B3" w:rsidR="00725D3F" w:rsidRDefault="00725D3F"/>
    <w:p w14:paraId="3D1D2C8E" w14:textId="77777777" w:rsidR="00921E1C" w:rsidRDefault="00CA063C" w:rsidP="00CA063C">
      <w:pPr>
        <w:pStyle w:val="NumberedHeading1"/>
        <w:spacing w:before="120"/>
        <w:ind w:left="-284" w:right="-284"/>
        <w:rPr>
          <w:rFonts w:ascii="Calibri Light" w:hAnsi="Calibri Light" w:cs="Calibri Light"/>
          <w:sz w:val="26"/>
          <w:szCs w:val="26"/>
          <w:u w:val="single"/>
        </w:rPr>
      </w:pPr>
      <w:r>
        <w:rPr>
          <w:rFonts w:ascii="Calibri Light" w:hAnsi="Calibri Light" w:cs="Calibri Light"/>
          <w:sz w:val="26"/>
          <w:szCs w:val="26"/>
          <w:u w:val="single"/>
        </w:rPr>
        <w:t>Appendix 1</w:t>
      </w:r>
      <w:r w:rsidR="00921E1C">
        <w:rPr>
          <w:rFonts w:ascii="Calibri Light" w:hAnsi="Calibri Light" w:cs="Calibri Light"/>
          <w:sz w:val="26"/>
          <w:szCs w:val="26"/>
          <w:u w:val="single"/>
        </w:rPr>
        <w:t xml:space="preserve"> </w:t>
      </w:r>
    </w:p>
    <w:p w14:paraId="02E79E9C" w14:textId="37832487" w:rsidR="00CA063C" w:rsidRPr="00EF698C" w:rsidRDefault="00CA063C" w:rsidP="00CA063C">
      <w:pPr>
        <w:pStyle w:val="NumberedHeading1"/>
        <w:spacing w:before="120"/>
        <w:ind w:left="-284" w:right="-284"/>
        <w:rPr>
          <w:rFonts w:ascii="Calibri Light" w:hAnsi="Calibri Light" w:cs="Calibri Light"/>
          <w:color w:val="0057B8"/>
          <w:sz w:val="24"/>
          <w:szCs w:val="24"/>
        </w:rPr>
      </w:pPr>
      <w:r w:rsidRPr="00EF698C">
        <w:rPr>
          <w:rFonts w:ascii="Calibri Light" w:hAnsi="Calibri Light" w:cs="Calibri Light"/>
          <w:color w:val="0057B8"/>
          <w:sz w:val="24"/>
          <w:szCs w:val="24"/>
        </w:rPr>
        <w:t xml:space="preserve">Findings </w:t>
      </w:r>
      <w:r>
        <w:rPr>
          <w:rFonts w:ascii="Calibri Light" w:hAnsi="Calibri Light" w:cs="Calibri Light"/>
          <w:color w:val="0057B8"/>
          <w:sz w:val="24"/>
          <w:szCs w:val="24"/>
        </w:rPr>
        <w:t>Rating</w:t>
      </w:r>
    </w:p>
    <w:p w14:paraId="0ABC8624" w14:textId="6AF8B634" w:rsidR="00CA063C" w:rsidRDefault="00CA063C" w:rsidP="00CA063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284" w:right="-284"/>
        <w:jc w:val="both"/>
        <w:rPr>
          <w:rFonts w:ascii="Calibri Light" w:hAnsi="Calibri Light" w:cs="Calibri Light"/>
        </w:rPr>
      </w:pPr>
      <w:r w:rsidRPr="00FB3F44">
        <w:rPr>
          <w:rFonts w:ascii="Calibri Light" w:hAnsi="Calibri Light" w:cs="Calibri Light"/>
          <w:sz w:val="20"/>
          <w:szCs w:val="20"/>
        </w:rPr>
        <w:t xml:space="preserve">The </w:t>
      </w:r>
      <w:r>
        <w:rPr>
          <w:rFonts w:ascii="Calibri Light" w:hAnsi="Calibri Light" w:cs="Calibri Light"/>
          <w:sz w:val="20"/>
          <w:szCs w:val="20"/>
        </w:rPr>
        <w:t xml:space="preserve">audit findings </w:t>
      </w:r>
      <w:r w:rsidRPr="00FB3F44">
        <w:rPr>
          <w:rFonts w:ascii="Calibri Light" w:hAnsi="Calibri Light" w:cs="Calibri Light"/>
          <w:sz w:val="20"/>
          <w:szCs w:val="20"/>
        </w:rPr>
        <w:t xml:space="preserve">have been grouped together in a logical manner to appropriately convey the risk and impact. The </w:t>
      </w:r>
      <w:r>
        <w:rPr>
          <w:rFonts w:ascii="Calibri Light" w:hAnsi="Calibri Light" w:cs="Calibri Light"/>
          <w:sz w:val="20"/>
          <w:szCs w:val="20"/>
        </w:rPr>
        <w:t xml:space="preserve">audit </w:t>
      </w:r>
      <w:r w:rsidRPr="00FB3F44">
        <w:rPr>
          <w:rFonts w:ascii="Calibri Light" w:hAnsi="Calibri Light" w:cs="Calibri Light"/>
          <w:sz w:val="20"/>
          <w:szCs w:val="20"/>
        </w:rPr>
        <w:t xml:space="preserve">findings have been categorized based on their criticality rating as </w:t>
      </w:r>
      <w:r w:rsidRPr="00BB0E41">
        <w:rPr>
          <w:rFonts w:ascii="Calibri Light" w:hAnsi="Calibri Light" w:cs="Calibri Light"/>
          <w:b/>
          <w:bCs/>
          <w:sz w:val="20"/>
          <w:szCs w:val="20"/>
        </w:rPr>
        <w:t>High</w:t>
      </w:r>
      <w:r w:rsidRPr="00FB3F44">
        <w:rPr>
          <w:rFonts w:ascii="Calibri Light" w:hAnsi="Calibri Light" w:cs="Calibri Light"/>
          <w:sz w:val="20"/>
          <w:szCs w:val="20"/>
        </w:rPr>
        <w:t xml:space="preserve">, </w:t>
      </w:r>
      <w:r>
        <w:rPr>
          <w:rFonts w:ascii="Calibri Light" w:hAnsi="Calibri Light" w:cs="Calibri Light"/>
          <w:b/>
          <w:bCs/>
          <w:sz w:val="20"/>
          <w:szCs w:val="20"/>
        </w:rPr>
        <w:t>Medium</w:t>
      </w:r>
      <w:r w:rsidRPr="00FB3F44">
        <w:rPr>
          <w:rFonts w:ascii="Calibri Light" w:hAnsi="Calibri Light" w:cs="Calibri Light"/>
          <w:sz w:val="20"/>
          <w:szCs w:val="20"/>
        </w:rPr>
        <w:t xml:space="preserve"> and </w:t>
      </w:r>
      <w:r w:rsidRPr="00BB0E41">
        <w:rPr>
          <w:rFonts w:ascii="Calibri Light" w:hAnsi="Calibri Light" w:cs="Calibri Light"/>
          <w:b/>
          <w:bCs/>
          <w:sz w:val="20"/>
          <w:szCs w:val="20"/>
        </w:rPr>
        <w:t>Low</w:t>
      </w:r>
      <w:r w:rsidRPr="00FB3F44">
        <w:rPr>
          <w:rFonts w:ascii="Calibri Light" w:hAnsi="Calibri Light" w:cs="Calibri Light"/>
          <w:sz w:val="20"/>
          <w:szCs w:val="20"/>
        </w:rPr>
        <w:t xml:space="preserve">. The definitions of the findings criticality </w:t>
      </w:r>
      <w:r>
        <w:rPr>
          <w:rFonts w:ascii="Calibri Light" w:hAnsi="Calibri Light" w:cs="Calibri Light"/>
          <w:sz w:val="20"/>
          <w:szCs w:val="20"/>
        </w:rPr>
        <w:t xml:space="preserve">/ distribution are </w:t>
      </w:r>
      <w:r w:rsidRPr="00FB3F44">
        <w:rPr>
          <w:rFonts w:ascii="Calibri Light" w:hAnsi="Calibri Light" w:cs="Calibri Light"/>
          <w:sz w:val="20"/>
          <w:szCs w:val="20"/>
        </w:rPr>
        <w:t>provided in the table bel</w:t>
      </w:r>
      <w:r w:rsidR="00921E1C">
        <w:rPr>
          <w:rFonts w:ascii="Calibri Light" w:hAnsi="Calibri Light" w:cs="Calibri Light"/>
          <w:sz w:val="20"/>
          <w:szCs w:val="20"/>
        </w:rPr>
        <w:t>ow</w:t>
      </w:r>
    </w:p>
    <w:tbl>
      <w:tblPr>
        <w:tblStyle w:val="TableGrid"/>
        <w:tblW w:w="10487" w:type="dxa"/>
        <w:tblInd w:w="-289" w:type="dxa"/>
        <w:tblLook w:val="04A0" w:firstRow="1" w:lastRow="0" w:firstColumn="1" w:lastColumn="0" w:noHBand="0" w:noVBand="1"/>
      </w:tblPr>
      <w:tblGrid>
        <w:gridCol w:w="1093"/>
        <w:gridCol w:w="1599"/>
        <w:gridCol w:w="3657"/>
        <w:gridCol w:w="1957"/>
        <w:gridCol w:w="2181"/>
      </w:tblGrid>
      <w:tr w:rsidR="00CA063C" w14:paraId="2D9A1C70" w14:textId="77777777" w:rsidTr="00EF1F4C">
        <w:trPr>
          <w:trHeight w:val="716"/>
        </w:trPr>
        <w:tc>
          <w:tcPr>
            <w:tcW w:w="1093" w:type="dxa"/>
            <w:shd w:val="clear" w:color="auto" w:fill="0070C0"/>
          </w:tcPr>
          <w:p w14:paraId="7D72C0C9" w14:textId="74A529EC" w:rsidR="00CA063C" w:rsidRDefault="007E7834"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left="-981" w:right="32" w:hanging="142"/>
              <w:jc w:val="both"/>
              <w:rPr>
                <w:rFonts w:ascii="Calibri Light" w:hAnsi="Calibri Light" w:cs="Calibri Light"/>
              </w:rPr>
            </w:pPr>
            <w:r>
              <w:rPr>
                <w:rFonts w:ascii="Calibri Light" w:hAnsi="Calibri Light" w:cs="Calibri Light"/>
              </w:rPr>
              <w:t>//</w:t>
            </w:r>
          </w:p>
        </w:tc>
        <w:tc>
          <w:tcPr>
            <w:tcW w:w="1599" w:type="dxa"/>
            <w:shd w:val="clear" w:color="auto" w:fill="0070C0"/>
          </w:tcPr>
          <w:p w14:paraId="365AC83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Finding Rating</w:t>
            </w:r>
          </w:p>
        </w:tc>
        <w:tc>
          <w:tcPr>
            <w:tcW w:w="3657" w:type="dxa"/>
            <w:shd w:val="clear" w:color="auto" w:fill="0070C0"/>
          </w:tcPr>
          <w:p w14:paraId="53BF8B38"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Definition</w:t>
            </w:r>
          </w:p>
        </w:tc>
        <w:tc>
          <w:tcPr>
            <w:tcW w:w="1957" w:type="dxa"/>
            <w:shd w:val="clear" w:color="auto" w:fill="0070C0"/>
          </w:tcPr>
          <w:p w14:paraId="764CC7BF"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sidRPr="00BB0E41">
              <w:rPr>
                <w:rFonts w:ascii="Calibri Light" w:hAnsi="Calibri Light" w:cs="Calibri Light"/>
                <w:b/>
                <w:color w:val="FFFFFF" w:themeColor="background1"/>
              </w:rPr>
              <w:t>Number of Findings</w:t>
            </w:r>
          </w:p>
        </w:tc>
        <w:tc>
          <w:tcPr>
            <w:tcW w:w="2181" w:type="dxa"/>
            <w:shd w:val="clear" w:color="auto" w:fill="0070C0"/>
          </w:tcPr>
          <w:p w14:paraId="7A97D382"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color w:val="FFFFFF" w:themeColor="background1"/>
              </w:rPr>
            </w:pPr>
            <w:r w:rsidRPr="00BB0E41">
              <w:rPr>
                <w:rFonts w:ascii="Calibri Light" w:hAnsi="Calibri Light" w:cs="Calibri Light"/>
                <w:b/>
                <w:color w:val="FFFFFF" w:themeColor="background1"/>
              </w:rPr>
              <w:t>Total</w:t>
            </w:r>
          </w:p>
        </w:tc>
      </w:tr>
      <w:tr w:rsidR="00CA063C" w14:paraId="292BEC73" w14:textId="77777777" w:rsidTr="005C7E84">
        <w:trPr>
          <w:trHeight w:val="1198"/>
        </w:trPr>
        <w:tc>
          <w:tcPr>
            <w:tcW w:w="1093" w:type="dxa"/>
          </w:tcPr>
          <w:p w14:paraId="0C41B20F"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0000"/>
                <w:sz w:val="19"/>
                <w:szCs w:val="24"/>
              </w:rPr>
              <w:t></w:t>
            </w:r>
          </w:p>
        </w:tc>
        <w:tc>
          <w:tcPr>
            <w:tcW w:w="1599" w:type="dxa"/>
          </w:tcPr>
          <w:p w14:paraId="4F5893D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High</w:t>
            </w:r>
          </w:p>
        </w:tc>
        <w:tc>
          <w:tcPr>
            <w:tcW w:w="3657" w:type="dxa"/>
          </w:tcPr>
          <w:p w14:paraId="142D316C"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is serious and deserves immediate attention by the Process Manager. The finding is reported to the Audit Committee quarterly.</w:t>
            </w:r>
          </w:p>
        </w:tc>
        <w:tc>
          <w:tcPr>
            <w:tcW w:w="1957" w:type="dxa"/>
          </w:tcPr>
          <w:p w14:paraId="24CDAF30" w14:textId="3E4E0E42"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1</w:t>
            </w:r>
          </w:p>
        </w:tc>
        <w:tc>
          <w:tcPr>
            <w:tcW w:w="2181" w:type="dxa"/>
            <w:vMerge w:val="restart"/>
          </w:tcPr>
          <w:p w14:paraId="01C68BB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38E9FB8A"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p>
          <w:p w14:paraId="0363A8BE"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rPr>
                <w:rFonts w:ascii="Calibri Light" w:hAnsi="Calibri Light" w:cs="Calibri Light"/>
                <w:b/>
                <w:bCs/>
              </w:rPr>
            </w:pPr>
          </w:p>
          <w:p w14:paraId="214D2FB5" w14:textId="0592204A"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8</w:t>
            </w:r>
          </w:p>
        </w:tc>
      </w:tr>
      <w:tr w:rsidR="00CA063C" w14:paraId="648DC0E6" w14:textId="77777777" w:rsidTr="005C7E84">
        <w:trPr>
          <w:trHeight w:val="1915"/>
        </w:trPr>
        <w:tc>
          <w:tcPr>
            <w:tcW w:w="1093" w:type="dxa"/>
          </w:tcPr>
          <w:p w14:paraId="151ACC60"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FFFF00"/>
                <w:sz w:val="19"/>
                <w:szCs w:val="24"/>
              </w:rPr>
              <w:t></w:t>
            </w:r>
          </w:p>
        </w:tc>
        <w:tc>
          <w:tcPr>
            <w:tcW w:w="1599" w:type="dxa"/>
          </w:tcPr>
          <w:p w14:paraId="401F3520"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Medium</w:t>
            </w:r>
          </w:p>
        </w:tc>
        <w:tc>
          <w:tcPr>
            <w:tcW w:w="3657" w:type="dxa"/>
          </w:tcPr>
          <w:p w14:paraId="0845D39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 xml:space="preserve">Finding impacts the accomplishment of the Process objectives. Corrective action is required by management. </w:t>
            </w:r>
            <w:r>
              <w:rPr>
                <w:rFonts w:ascii="Calibri Light" w:hAnsi="Calibri Light" w:cs="Calibri Light"/>
              </w:rPr>
              <w:t>If</w:t>
            </w:r>
            <w:r w:rsidRPr="00BB0E41">
              <w:rPr>
                <w:rFonts w:ascii="Calibri Light" w:hAnsi="Calibri Light" w:cs="Calibri Light"/>
              </w:rPr>
              <w:t xml:space="preserve"> not resolved, </w:t>
            </w:r>
            <w:r>
              <w:rPr>
                <w:rFonts w:ascii="Calibri Light" w:hAnsi="Calibri Light" w:cs="Calibri Light"/>
              </w:rPr>
              <w:t xml:space="preserve">the </w:t>
            </w:r>
            <w:r w:rsidRPr="00BB0E41">
              <w:rPr>
                <w:rFonts w:ascii="Calibri Light" w:hAnsi="Calibri Light" w:cs="Calibri Light"/>
              </w:rPr>
              <w:t>finding could result in inefficient use of entity resources and or potentially disrupt business processes.</w:t>
            </w:r>
          </w:p>
        </w:tc>
        <w:tc>
          <w:tcPr>
            <w:tcW w:w="1957" w:type="dxa"/>
          </w:tcPr>
          <w:p w14:paraId="79D2D57D" w14:textId="43241255"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5</w:t>
            </w:r>
          </w:p>
        </w:tc>
        <w:tc>
          <w:tcPr>
            <w:tcW w:w="2181" w:type="dxa"/>
            <w:vMerge/>
          </w:tcPr>
          <w:p w14:paraId="28551ED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r w:rsidR="00CA063C" w14:paraId="272AFD22" w14:textId="77777777" w:rsidTr="00EF1F4C">
        <w:trPr>
          <w:trHeight w:val="1680"/>
        </w:trPr>
        <w:tc>
          <w:tcPr>
            <w:tcW w:w="1093" w:type="dxa"/>
          </w:tcPr>
          <w:p w14:paraId="2D2E35BC" w14:textId="77777777" w:rsidR="00CA063C"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rPr>
            </w:pPr>
            <w:r>
              <w:rPr>
                <w:rFonts w:ascii="Wingdings" w:hAnsi="Wingdings" w:cs="Times New Roman"/>
                <w:b/>
                <w:color w:val="00B050"/>
                <w:sz w:val="19"/>
                <w:szCs w:val="24"/>
              </w:rPr>
              <w:t></w:t>
            </w:r>
          </w:p>
        </w:tc>
        <w:tc>
          <w:tcPr>
            <w:tcW w:w="1599" w:type="dxa"/>
          </w:tcPr>
          <w:p w14:paraId="60D042A3"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sidRPr="00BB0E41">
              <w:rPr>
                <w:rFonts w:ascii="Calibri Light" w:hAnsi="Calibri Light" w:cs="Calibri Light"/>
                <w:b/>
                <w:bCs/>
              </w:rPr>
              <w:t>Low</w:t>
            </w:r>
          </w:p>
        </w:tc>
        <w:tc>
          <w:tcPr>
            <w:tcW w:w="3657" w:type="dxa"/>
          </w:tcPr>
          <w:p w14:paraId="30996326"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r w:rsidRPr="00BB0E41">
              <w:rPr>
                <w:rFonts w:ascii="Calibri Light" w:hAnsi="Calibri Light" w:cs="Calibri Light"/>
              </w:rPr>
              <w:t>Finding to be reported to Management but is of a minor risk to the entity. Findings will not be reported to the Audit Committee unless the finding remains open after the follow up audit</w:t>
            </w:r>
            <w:r w:rsidRPr="00BB0E41">
              <w:rPr>
                <w:rFonts w:ascii="Calibri Light" w:hAnsi="Calibri Light" w:cs="Calibri Light"/>
                <w:color w:val="000000"/>
              </w:rPr>
              <w:t>.</w:t>
            </w:r>
          </w:p>
        </w:tc>
        <w:tc>
          <w:tcPr>
            <w:tcW w:w="1957" w:type="dxa"/>
          </w:tcPr>
          <w:p w14:paraId="077D6CEB" w14:textId="692D0A9E" w:rsidR="00CA063C" w:rsidRPr="00BB0E41" w:rsidRDefault="00560F46"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center"/>
              <w:rPr>
                <w:rFonts w:ascii="Calibri Light" w:hAnsi="Calibri Light" w:cs="Calibri Light"/>
                <w:b/>
                <w:bCs/>
              </w:rPr>
            </w:pPr>
            <w:r>
              <w:rPr>
                <w:rFonts w:ascii="Calibri Light" w:hAnsi="Calibri Light" w:cs="Calibri Light"/>
                <w:b/>
                <w:bCs/>
              </w:rPr>
              <w:t>2</w:t>
            </w:r>
          </w:p>
        </w:tc>
        <w:tc>
          <w:tcPr>
            <w:tcW w:w="2181" w:type="dxa"/>
            <w:vMerge/>
          </w:tcPr>
          <w:p w14:paraId="71C82B1D" w14:textId="77777777" w:rsidR="00CA063C" w:rsidRPr="00BB0E41" w:rsidRDefault="00CA063C" w:rsidP="005C7E84">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s>
              <w:autoSpaceDE w:val="0"/>
              <w:autoSpaceDN w:val="0"/>
              <w:adjustRightInd w:val="0"/>
              <w:spacing w:before="120" w:after="120"/>
              <w:ind w:right="32"/>
              <w:jc w:val="both"/>
              <w:rPr>
                <w:rFonts w:ascii="Calibri Light" w:hAnsi="Calibri Light" w:cs="Calibri Light"/>
              </w:rPr>
            </w:pPr>
          </w:p>
        </w:tc>
      </w:tr>
    </w:tbl>
    <w:p w14:paraId="373DD619" w14:textId="77777777" w:rsidR="00CA063C" w:rsidRDefault="00CA063C" w:rsidP="00CA063C"/>
    <w:p w14:paraId="57C80369" w14:textId="7FD648D8" w:rsidR="00CA063C" w:rsidRDefault="00CA063C"/>
    <w:p w14:paraId="5AB57CA1" w14:textId="29A39750" w:rsidR="00CA063C" w:rsidRDefault="00CA063C"/>
    <w:p w14:paraId="40441515" w14:textId="4F4018DC" w:rsidR="005F73BF" w:rsidRDefault="005F73BF" w:rsidP="00C02156">
      <w:pPr>
        <w:pStyle w:val="NumberedHeading1"/>
        <w:spacing w:before="120" w:after="120"/>
        <w:ind w:left="-288" w:right="-288"/>
        <w:rPr>
          <w:rFonts w:ascii="Calibri Light" w:hAnsi="Calibri Light" w:cs="Calibri Light"/>
          <w:sz w:val="26"/>
          <w:szCs w:val="26"/>
          <w:u w:val="single"/>
        </w:rPr>
      </w:pPr>
      <w:bookmarkStart w:id="30" w:name="_Toc128131784"/>
      <w:bookmarkStart w:id="31" w:name="_Toc128482374"/>
      <w:r w:rsidRPr="00C02156">
        <w:rPr>
          <w:rFonts w:ascii="Calibri Light" w:hAnsi="Calibri Light" w:cs="Calibri Light"/>
          <w:sz w:val="26"/>
          <w:szCs w:val="26"/>
          <w:u w:val="single"/>
        </w:rPr>
        <w:t xml:space="preserve">Appendix </w:t>
      </w:r>
      <w:r w:rsidR="002E3367">
        <w:rPr>
          <w:rFonts w:ascii="Calibri Light" w:hAnsi="Calibri Light" w:cs="Calibri Light"/>
          <w:sz w:val="26"/>
          <w:szCs w:val="26"/>
          <w:u w:val="single"/>
        </w:rPr>
        <w:t>2</w:t>
      </w:r>
      <w:r w:rsidRPr="00C02156">
        <w:rPr>
          <w:rFonts w:ascii="Calibri Light" w:hAnsi="Calibri Light" w:cs="Calibri Light"/>
          <w:sz w:val="26"/>
          <w:szCs w:val="26"/>
          <w:u w:val="single"/>
        </w:rPr>
        <w:t xml:space="preserve"> </w:t>
      </w:r>
      <w:r>
        <w:rPr>
          <w:rFonts w:ascii="Calibri Light" w:hAnsi="Calibri Light" w:cs="Calibri Light"/>
          <w:sz w:val="26"/>
          <w:szCs w:val="26"/>
          <w:u w:val="single"/>
        </w:rPr>
        <w:t>– Variance between BI report and Budget vs Actual Variance Report</w:t>
      </w:r>
    </w:p>
    <w:p w14:paraId="2BF6EE67" w14:textId="77777777" w:rsidR="00F205BF" w:rsidRPr="00C02156" w:rsidRDefault="00F205BF" w:rsidP="00C02156">
      <w:pPr>
        <w:pStyle w:val="NumberedHeading1"/>
        <w:spacing w:before="120" w:after="120"/>
        <w:ind w:left="-288" w:right="-288"/>
        <w:rPr>
          <w:rFonts w:ascii="Calibri Light" w:hAnsi="Calibri Light" w:cs="Calibri Light"/>
          <w:sz w:val="26"/>
          <w:szCs w:val="26"/>
          <w:u w:val="single"/>
        </w:rPr>
      </w:pPr>
    </w:p>
    <w:tbl>
      <w:tblPr>
        <w:tblStyle w:val="TableGrid"/>
        <w:tblW w:w="9258" w:type="dxa"/>
        <w:tblInd w:w="-275" w:type="dxa"/>
        <w:tblLook w:val="04A0" w:firstRow="1" w:lastRow="0" w:firstColumn="1" w:lastColumn="0" w:noHBand="0" w:noVBand="1"/>
      </w:tblPr>
      <w:tblGrid>
        <w:gridCol w:w="2750"/>
        <w:gridCol w:w="1367"/>
        <w:gridCol w:w="1809"/>
        <w:gridCol w:w="3332"/>
      </w:tblGrid>
      <w:tr w:rsidR="00C84561" w:rsidRPr="00C02156" w14:paraId="26ED3652" w14:textId="77777777" w:rsidTr="00C02156">
        <w:trPr>
          <w:trHeight w:val="553"/>
          <w:tblHeader/>
        </w:trPr>
        <w:tc>
          <w:tcPr>
            <w:tcW w:w="2750" w:type="dxa"/>
            <w:shd w:val="clear" w:color="auto" w:fill="0057B8"/>
          </w:tcPr>
          <w:p w14:paraId="1BA747D8" w14:textId="4E3610E4" w:rsidR="00C84561" w:rsidRPr="00C02156"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Research Project</w:t>
            </w:r>
          </w:p>
        </w:tc>
        <w:tc>
          <w:tcPr>
            <w:tcW w:w="1367" w:type="dxa"/>
            <w:shd w:val="clear" w:color="auto" w:fill="0057B8"/>
          </w:tcPr>
          <w:p w14:paraId="2277EDC5"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 Amount as per BI Report</w:t>
            </w:r>
          </w:p>
          <w:p w14:paraId="7B7BF25F" w14:textId="0FA3F9F8"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w:t>
            </w:r>
          </w:p>
        </w:tc>
        <w:tc>
          <w:tcPr>
            <w:tcW w:w="1809" w:type="dxa"/>
            <w:shd w:val="clear" w:color="auto" w:fill="0057B8"/>
          </w:tcPr>
          <w:p w14:paraId="48A94D94"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Actuals as per Budget vs Actual Report (excluding capex)</w:t>
            </w:r>
          </w:p>
          <w:p w14:paraId="5D0E1C99" w14:textId="3C11B324"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w:t>
            </w:r>
          </w:p>
        </w:tc>
        <w:tc>
          <w:tcPr>
            <w:tcW w:w="3332" w:type="dxa"/>
            <w:shd w:val="clear" w:color="auto" w:fill="0057B8"/>
          </w:tcPr>
          <w:p w14:paraId="6A1DA79E" w14:textId="77777777" w:rsidR="00C84561" w:rsidRDefault="002374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Variance</w:t>
            </w:r>
          </w:p>
          <w:p w14:paraId="016BFD9E" w14:textId="6BA43F71" w:rsidR="00474CA0" w:rsidRPr="00C02156" w:rsidRDefault="00474CA0" w:rsidP="00CC61BC">
            <w:pPr>
              <w:widowControl w:val="0"/>
              <w:autoSpaceDE w:val="0"/>
              <w:autoSpaceDN w:val="0"/>
              <w:adjustRightInd w:val="0"/>
              <w:spacing w:before="60" w:after="60"/>
              <w:jc w:val="center"/>
              <w:rPr>
                <w:rFonts w:ascii="Calibri Light" w:hAnsi="Calibri Light" w:cs="Calibri Light"/>
                <w:b/>
                <w:bCs/>
                <w:color w:val="FFFFFF" w:themeColor="background1"/>
                <w:sz w:val="18"/>
                <w:szCs w:val="18"/>
              </w:rPr>
            </w:pPr>
            <w:r>
              <w:rPr>
                <w:rFonts w:ascii="Calibri Light" w:hAnsi="Calibri Light" w:cs="Calibri Light"/>
                <w:b/>
                <w:bCs/>
                <w:color w:val="FFFFFF" w:themeColor="background1"/>
                <w:sz w:val="18"/>
                <w:szCs w:val="18"/>
              </w:rPr>
              <w:t>(B-A)</w:t>
            </w:r>
          </w:p>
        </w:tc>
      </w:tr>
      <w:tr w:rsidR="00C84561" w:rsidRPr="00C02156" w14:paraId="60ACEEDF" w14:textId="77777777" w:rsidTr="00C02156">
        <w:trPr>
          <w:trHeight w:val="326"/>
        </w:trPr>
        <w:tc>
          <w:tcPr>
            <w:tcW w:w="2750" w:type="dxa"/>
          </w:tcPr>
          <w:p w14:paraId="7549A9CD" w14:textId="4B80A0EA"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ARIC Central</w:t>
            </w:r>
          </w:p>
        </w:tc>
        <w:tc>
          <w:tcPr>
            <w:tcW w:w="1367" w:type="dxa"/>
          </w:tcPr>
          <w:p w14:paraId="260403CA" w14:textId="6054028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119,127</w:t>
            </w:r>
          </w:p>
        </w:tc>
        <w:tc>
          <w:tcPr>
            <w:tcW w:w="1809" w:type="dxa"/>
          </w:tcPr>
          <w:p w14:paraId="0312243E" w14:textId="1DE64CB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650</w:t>
            </w:r>
            <w:r w:rsidR="0083567A">
              <w:rPr>
                <w:rFonts w:ascii="Calibri Light" w:hAnsi="Calibri Light" w:cs="Calibri Light"/>
                <w:bCs/>
                <w:sz w:val="18"/>
                <w:szCs w:val="18"/>
              </w:rPr>
              <w:t>,</w:t>
            </w:r>
            <w:r>
              <w:rPr>
                <w:rFonts w:ascii="Calibri Light" w:hAnsi="Calibri Light" w:cs="Calibri Light"/>
                <w:bCs/>
                <w:sz w:val="18"/>
                <w:szCs w:val="18"/>
              </w:rPr>
              <w:t>114</w:t>
            </w:r>
          </w:p>
        </w:tc>
        <w:tc>
          <w:tcPr>
            <w:tcW w:w="3332" w:type="dxa"/>
          </w:tcPr>
          <w:p w14:paraId="6A05196A" w14:textId="28DE87E9"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530,987</w:t>
            </w:r>
          </w:p>
        </w:tc>
      </w:tr>
      <w:tr w:rsidR="0083567A" w:rsidRPr="00C02156" w14:paraId="63610C14" w14:textId="77777777" w:rsidTr="00C02156">
        <w:trPr>
          <w:trHeight w:val="335"/>
        </w:trPr>
        <w:tc>
          <w:tcPr>
            <w:tcW w:w="2750" w:type="dxa"/>
          </w:tcPr>
          <w:p w14:paraId="18BEE52B" w14:textId="64D3963D"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Thermoplastic</w:t>
            </w:r>
          </w:p>
        </w:tc>
        <w:tc>
          <w:tcPr>
            <w:tcW w:w="1367" w:type="dxa"/>
          </w:tcPr>
          <w:p w14:paraId="6E6A6B86" w14:textId="14316085"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87,681</w:t>
            </w:r>
          </w:p>
        </w:tc>
        <w:tc>
          <w:tcPr>
            <w:tcW w:w="1809" w:type="dxa"/>
          </w:tcPr>
          <w:p w14:paraId="03ABE9C5" w14:textId="45507A9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348,657</w:t>
            </w:r>
          </w:p>
        </w:tc>
        <w:tc>
          <w:tcPr>
            <w:tcW w:w="3332" w:type="dxa"/>
          </w:tcPr>
          <w:p w14:paraId="7533E83B" w14:textId="44D61AEC"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260,976</w:t>
            </w:r>
          </w:p>
        </w:tc>
      </w:tr>
      <w:tr w:rsidR="0083567A" w:rsidRPr="00C02156" w14:paraId="6CB8B7B5" w14:textId="77777777" w:rsidTr="00C02156">
        <w:trPr>
          <w:trHeight w:val="335"/>
        </w:trPr>
        <w:tc>
          <w:tcPr>
            <w:tcW w:w="2750" w:type="dxa"/>
          </w:tcPr>
          <w:p w14:paraId="26DFFBB3" w14:textId="6B8CAB90" w:rsidR="0083567A"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3DP</w:t>
            </w:r>
          </w:p>
        </w:tc>
        <w:tc>
          <w:tcPr>
            <w:tcW w:w="1367" w:type="dxa"/>
          </w:tcPr>
          <w:p w14:paraId="79C7B8A6" w14:textId="18C690DF"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9101</w:t>
            </w:r>
          </w:p>
        </w:tc>
        <w:tc>
          <w:tcPr>
            <w:tcW w:w="1809" w:type="dxa"/>
          </w:tcPr>
          <w:p w14:paraId="7E03A21A" w14:textId="14B072E9"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174,811</w:t>
            </w:r>
          </w:p>
        </w:tc>
        <w:tc>
          <w:tcPr>
            <w:tcW w:w="3332" w:type="dxa"/>
          </w:tcPr>
          <w:p w14:paraId="6C6EAB91" w14:textId="1B5D7636" w:rsidR="0083567A"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165,710</w:t>
            </w:r>
          </w:p>
        </w:tc>
      </w:tr>
      <w:tr w:rsidR="00C84561" w:rsidRPr="00C02156" w14:paraId="4AC695DE" w14:textId="77777777" w:rsidTr="00C02156">
        <w:trPr>
          <w:trHeight w:val="326"/>
        </w:trPr>
        <w:tc>
          <w:tcPr>
            <w:tcW w:w="2750" w:type="dxa"/>
          </w:tcPr>
          <w:p w14:paraId="64E12CF6" w14:textId="625AB12C" w:rsidR="00C84561"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Exoskeleton</w:t>
            </w:r>
          </w:p>
        </w:tc>
        <w:tc>
          <w:tcPr>
            <w:tcW w:w="1367" w:type="dxa"/>
          </w:tcPr>
          <w:p w14:paraId="2D86B408" w14:textId="00EB2421"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137,596</w:t>
            </w:r>
          </w:p>
        </w:tc>
        <w:tc>
          <w:tcPr>
            <w:tcW w:w="1809" w:type="dxa"/>
          </w:tcPr>
          <w:p w14:paraId="23B56881" w14:textId="2E280150" w:rsidR="00C84561"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692,73</w:t>
            </w:r>
          </w:p>
        </w:tc>
        <w:tc>
          <w:tcPr>
            <w:tcW w:w="3332" w:type="dxa"/>
          </w:tcPr>
          <w:p w14:paraId="0176EF4A" w14:textId="79AFFDD5" w:rsidR="00C84561" w:rsidRPr="00C02156" w:rsidRDefault="00474CA0" w:rsidP="00C84561">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(68,323)</w:t>
            </w:r>
          </w:p>
        </w:tc>
      </w:tr>
      <w:tr w:rsidR="0083567A" w:rsidRPr="00C02156" w14:paraId="73FCFF8E" w14:textId="77777777" w:rsidTr="00C02156">
        <w:trPr>
          <w:trHeight w:val="326"/>
        </w:trPr>
        <w:tc>
          <w:tcPr>
            <w:tcW w:w="2750" w:type="dxa"/>
          </w:tcPr>
          <w:p w14:paraId="3F703107" w14:textId="2EC4F331" w:rsidR="0083567A" w:rsidRPr="00C02156" w:rsidRDefault="0083567A" w:rsidP="0083567A">
            <w:pPr>
              <w:rPr>
                <w:rFonts w:ascii="Calibri Light" w:hAnsi="Calibri Light" w:cs="Calibri Light"/>
                <w:color w:val="000000"/>
                <w:sz w:val="18"/>
                <w:szCs w:val="18"/>
              </w:rPr>
            </w:pPr>
            <w:r>
              <w:rPr>
                <w:rFonts w:ascii="Calibri Light" w:hAnsi="Calibri Light" w:cs="Calibri Light"/>
                <w:color w:val="000000"/>
                <w:sz w:val="18"/>
                <w:szCs w:val="18"/>
              </w:rPr>
              <w:t>Automation</w:t>
            </w:r>
          </w:p>
        </w:tc>
        <w:tc>
          <w:tcPr>
            <w:tcW w:w="1367" w:type="dxa"/>
          </w:tcPr>
          <w:p w14:paraId="4E15B481" w14:textId="6ED15BA9"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601,307</w:t>
            </w:r>
          </w:p>
        </w:tc>
        <w:tc>
          <w:tcPr>
            <w:tcW w:w="1809" w:type="dxa"/>
          </w:tcPr>
          <w:p w14:paraId="31BAA656" w14:textId="70B6673D"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596,522</w:t>
            </w:r>
          </w:p>
        </w:tc>
        <w:tc>
          <w:tcPr>
            <w:tcW w:w="3332" w:type="dxa"/>
          </w:tcPr>
          <w:p w14:paraId="608BF32D" w14:textId="201A5F41" w:rsidR="0083567A" w:rsidRPr="00C02156" w:rsidRDefault="0083567A" w:rsidP="0083567A">
            <w:pPr>
              <w:widowControl w:val="0"/>
              <w:autoSpaceDE w:val="0"/>
              <w:autoSpaceDN w:val="0"/>
              <w:adjustRightInd w:val="0"/>
              <w:spacing w:before="60" w:after="60"/>
              <w:jc w:val="center"/>
              <w:rPr>
                <w:rFonts w:ascii="Calibri Light" w:hAnsi="Calibri Light" w:cs="Calibri Light"/>
                <w:bCs/>
                <w:sz w:val="18"/>
                <w:szCs w:val="18"/>
              </w:rPr>
            </w:pPr>
            <w:r>
              <w:rPr>
                <w:rFonts w:ascii="Calibri Light" w:hAnsi="Calibri Light" w:cs="Calibri Light"/>
                <w:bCs/>
                <w:sz w:val="18"/>
                <w:szCs w:val="18"/>
              </w:rPr>
              <w:t>(4785)</w:t>
            </w:r>
          </w:p>
        </w:tc>
      </w:tr>
      <w:tr w:rsidR="002374A0" w:rsidRPr="00C02156" w14:paraId="6B7BA6AD" w14:textId="77777777" w:rsidTr="00751FA9">
        <w:trPr>
          <w:trHeight w:val="326"/>
        </w:trPr>
        <w:tc>
          <w:tcPr>
            <w:tcW w:w="9258" w:type="dxa"/>
            <w:gridSpan w:val="4"/>
          </w:tcPr>
          <w:p w14:paraId="04F07B34" w14:textId="44E7721D" w:rsidR="002374A0" w:rsidRPr="00C02156" w:rsidRDefault="002374A0" w:rsidP="00C84561">
            <w:pPr>
              <w:rPr>
                <w:rFonts w:ascii="Calibri Light" w:hAnsi="Calibri Light" w:cs="Calibri Light"/>
                <w:color w:val="000000"/>
                <w:sz w:val="18"/>
                <w:szCs w:val="18"/>
              </w:rPr>
            </w:pPr>
            <w:r>
              <w:rPr>
                <w:rFonts w:ascii="Calibri Light" w:hAnsi="Calibri Light" w:cs="Calibri Light"/>
                <w:color w:val="000000"/>
                <w:sz w:val="18"/>
                <w:szCs w:val="18"/>
              </w:rPr>
              <w:t xml:space="preserve">*Source </w:t>
            </w:r>
            <w:r w:rsidR="00081246">
              <w:rPr>
                <w:rFonts w:ascii="Calibri Light" w:hAnsi="Calibri Light" w:cs="Calibri Light"/>
                <w:color w:val="000000"/>
                <w:sz w:val="18"/>
                <w:szCs w:val="18"/>
              </w:rPr>
              <w:t>–</w:t>
            </w:r>
            <w:r>
              <w:rPr>
                <w:rFonts w:ascii="Calibri Light" w:hAnsi="Calibri Light" w:cs="Calibri Light"/>
                <w:color w:val="000000"/>
                <w:sz w:val="18"/>
                <w:szCs w:val="18"/>
              </w:rPr>
              <w:t xml:space="preserve"> </w:t>
            </w:r>
            <w:r w:rsidR="00081246">
              <w:rPr>
                <w:rFonts w:ascii="Calibri Light" w:hAnsi="Calibri Light" w:cs="Calibri Light"/>
                <w:color w:val="000000"/>
                <w:sz w:val="18"/>
                <w:szCs w:val="18"/>
              </w:rPr>
              <w:t>Oracle BI Report and Budget vs Actual Variance Report</w:t>
            </w:r>
          </w:p>
          <w:p w14:paraId="3FD50DB5" w14:textId="5FE8E6F0" w:rsidR="002374A0" w:rsidRPr="00C02156" w:rsidRDefault="002374A0" w:rsidP="00C84561">
            <w:pPr>
              <w:widowControl w:val="0"/>
              <w:autoSpaceDE w:val="0"/>
              <w:autoSpaceDN w:val="0"/>
              <w:adjustRightInd w:val="0"/>
              <w:spacing w:before="60" w:after="60"/>
              <w:jc w:val="center"/>
              <w:rPr>
                <w:rFonts w:ascii="Calibri Light" w:hAnsi="Calibri Light" w:cs="Calibri Light"/>
                <w:bCs/>
                <w:sz w:val="18"/>
                <w:szCs w:val="18"/>
              </w:rPr>
            </w:pPr>
          </w:p>
        </w:tc>
      </w:tr>
    </w:tbl>
    <w:p w14:paraId="68297455" w14:textId="77777777" w:rsidR="00774E57" w:rsidRDefault="00774E57" w:rsidP="009E52AC">
      <w:pPr>
        <w:pStyle w:val="NumberedHeading1"/>
        <w:spacing w:before="120"/>
        <w:ind w:left="-284" w:right="-284"/>
        <w:rPr>
          <w:rFonts w:ascii="Calibri Light" w:hAnsi="Calibri Light" w:cs="Calibri Light"/>
          <w:color w:val="0057B8"/>
          <w:sz w:val="24"/>
          <w:szCs w:val="24"/>
        </w:rPr>
      </w:pPr>
    </w:p>
    <w:p w14:paraId="6D81D139"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bookmarkEnd w:id="30"/>
    <w:bookmarkEnd w:id="31"/>
    <w:p w14:paraId="38BD20A7" w14:textId="77777777" w:rsidR="002A0F9D" w:rsidRDefault="002A0F9D" w:rsidP="00C02156">
      <w:pPr>
        <w:pStyle w:val="NumberedHeading1"/>
        <w:spacing w:before="120" w:after="120"/>
        <w:ind w:left="-288" w:right="-288"/>
        <w:rPr>
          <w:rFonts w:ascii="Calibri Light" w:hAnsi="Calibri Light" w:cs="Calibri Light"/>
          <w:sz w:val="26"/>
          <w:szCs w:val="26"/>
          <w:u w:val="single"/>
        </w:rPr>
      </w:pPr>
    </w:p>
    <w:sectPr w:rsidR="002A0F9D" w:rsidSect="00B94505">
      <w:pgSz w:w="11906" w:h="16838"/>
      <w:pgMar w:top="1440" w:right="991" w:bottom="568" w:left="993" w:header="432" w:footer="28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7" w:author="Yahya Zweiri" w:date="2023-06-19T09:37:00Z" w:initials="YZ">
    <w:p w14:paraId="62B8236A" w14:textId="153E47AB" w:rsidR="00105379" w:rsidRDefault="00105379">
      <w:pPr>
        <w:pStyle w:val="CommentText"/>
      </w:pPr>
      <w:r>
        <w:rPr>
          <w:rStyle w:val="CommentReference"/>
        </w:rPr>
        <w:annotationRef/>
      </w:r>
      <w:r>
        <w:t>How we will be able to quantify the in-kind contributions of KU</w:t>
      </w:r>
      <w:bookmarkStart w:id="28" w:name="_GoBack"/>
      <w:bookmarkEnd w:id="28"/>
      <w:r>
        <w:t xml:space="preserve"> in order to report it to the SMB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2B823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2B8236A" w16cid:durableId="283AA04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1D7289" w14:textId="77777777" w:rsidR="00A62118" w:rsidRDefault="00A62118" w:rsidP="00CF7134">
      <w:r>
        <w:separator/>
      </w:r>
    </w:p>
  </w:endnote>
  <w:endnote w:type="continuationSeparator" w:id="0">
    <w:p w14:paraId="314A5E09" w14:textId="77777777" w:rsidR="00A62118" w:rsidRDefault="00A62118" w:rsidP="00CF7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EYInterstate">
    <w:altName w:val="Times New Roman"/>
    <w:charset w:val="00"/>
    <w:family w:val="auto"/>
    <w:pitch w:val="variable"/>
    <w:sig w:usb0="A00002AF" w:usb1="5000206A"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1BAB28" w14:textId="24C4BBC3" w:rsidR="00F64E95" w:rsidRPr="005A1F44" w:rsidRDefault="00F64E95" w:rsidP="00785AF6">
    <w:pPr>
      <w:pStyle w:val="Footer"/>
      <w:pBdr>
        <w:top w:val="single" w:sz="4" w:space="1" w:color="auto"/>
      </w:pBdr>
      <w:tabs>
        <w:tab w:val="clear" w:pos="4680"/>
        <w:tab w:val="clear" w:pos="9360"/>
        <w:tab w:val="right" w:pos="15876"/>
      </w:tabs>
      <w:ind w:right="207"/>
      <w:rPr>
        <w:rFonts w:asciiTheme="majorHAnsi" w:hAnsiTheme="majorHAnsi" w:cstheme="majorHAnsi"/>
        <w:b/>
        <w:sz w:val="18"/>
        <w:szCs w:val="18"/>
      </w:rPr>
    </w:pPr>
    <w:r w:rsidRPr="005A1F44">
      <w:rPr>
        <w:rFonts w:asciiTheme="majorHAnsi" w:hAnsiTheme="majorHAnsi" w:cstheme="majorHAnsi"/>
        <w:bCs/>
        <w:sz w:val="18"/>
        <w:szCs w:val="18"/>
      </w:rPr>
      <w:t xml:space="preserve">Internal Audit Report – Review of </w:t>
    </w:r>
    <w:r>
      <w:rPr>
        <w:rFonts w:asciiTheme="majorHAnsi" w:hAnsiTheme="majorHAnsi" w:cstheme="majorHAnsi"/>
        <w:bCs/>
        <w:sz w:val="18"/>
        <w:szCs w:val="18"/>
      </w:rPr>
      <w:t>Advanced Research and Innovation Center</w:t>
    </w:r>
    <w:r w:rsidRPr="005A1F44">
      <w:rPr>
        <w:rFonts w:asciiTheme="majorHAnsi" w:hAnsiTheme="majorHAnsi" w:cstheme="majorHAnsi"/>
        <w:sz w:val="18"/>
        <w:szCs w:val="18"/>
      </w:rPr>
      <w:tab/>
      <w:t xml:space="preserve">                           </w:t>
    </w:r>
    <w:r w:rsidRPr="005A1F44">
      <w:rPr>
        <w:rFonts w:asciiTheme="majorHAnsi" w:hAnsiTheme="majorHAnsi" w:cstheme="majorHAnsi"/>
        <w:sz w:val="18"/>
        <w:szCs w:val="18"/>
      </w:rPr>
      <w:fldChar w:fldCharType="begin"/>
    </w:r>
    <w:r w:rsidRPr="005A1F44">
      <w:rPr>
        <w:rFonts w:asciiTheme="majorHAnsi" w:hAnsiTheme="majorHAnsi" w:cstheme="majorHAnsi"/>
        <w:sz w:val="18"/>
        <w:szCs w:val="18"/>
      </w:rPr>
      <w:instrText xml:space="preserve"> PAGE   \* MERGEFORMAT </w:instrText>
    </w:r>
    <w:r w:rsidRPr="005A1F44">
      <w:rPr>
        <w:rFonts w:asciiTheme="majorHAnsi" w:hAnsiTheme="majorHAnsi" w:cstheme="majorHAnsi"/>
        <w:sz w:val="18"/>
        <w:szCs w:val="18"/>
      </w:rPr>
      <w:fldChar w:fldCharType="separate"/>
    </w:r>
    <w:r>
      <w:rPr>
        <w:rFonts w:asciiTheme="majorHAnsi" w:hAnsiTheme="majorHAnsi" w:cstheme="majorHAnsi"/>
        <w:noProof/>
        <w:sz w:val="18"/>
        <w:szCs w:val="18"/>
      </w:rPr>
      <w:t>13</w:t>
    </w:r>
    <w:r w:rsidRPr="005A1F44">
      <w:rPr>
        <w:rFonts w:asciiTheme="majorHAnsi" w:hAnsiTheme="majorHAnsi" w:cstheme="majorHAnsi"/>
        <w:noProof/>
        <w:sz w:val="18"/>
        <w:szCs w:val="18"/>
      </w:rPr>
      <w:fldChar w:fldCharType="end"/>
    </w:r>
  </w:p>
  <w:p w14:paraId="4881E756" w14:textId="77777777" w:rsidR="00F64E95" w:rsidRPr="00A3001B" w:rsidRDefault="00F64E95" w:rsidP="00785AF6">
    <w:pPr>
      <w:pStyle w:val="Footer"/>
      <w:pBdr>
        <w:top w:val="single" w:sz="4" w:space="1" w:color="auto"/>
      </w:pBdr>
      <w:tabs>
        <w:tab w:val="clear" w:pos="4680"/>
        <w:tab w:val="clear" w:pos="9360"/>
        <w:tab w:val="right" w:pos="15735"/>
        <w:tab w:val="left" w:pos="15876"/>
      </w:tabs>
      <w:ind w:right="207" w:firstLine="284"/>
      <w:rPr>
        <w:rFonts w:ascii="EYInterstate" w:hAnsi="EYInterstate"/>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D4B174" w14:textId="77777777" w:rsidR="00A62118" w:rsidRDefault="00A62118" w:rsidP="00CF7134">
      <w:r>
        <w:separator/>
      </w:r>
    </w:p>
  </w:footnote>
  <w:footnote w:type="continuationSeparator" w:id="0">
    <w:p w14:paraId="7FD85FA5" w14:textId="77777777" w:rsidR="00A62118" w:rsidRDefault="00A62118" w:rsidP="00CF7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615C7" w14:textId="77777777" w:rsidR="00F64E95" w:rsidRDefault="00F64E95" w:rsidP="005A1F44">
    <w:pPr>
      <w:pStyle w:val="Header"/>
      <w:ind w:right="-710"/>
      <w:jc w:val="right"/>
    </w:pPr>
    <w:r>
      <w:tab/>
      <w:t xml:space="preserve">    </w:t>
    </w:r>
    <w:r w:rsidRPr="00EF0170">
      <w:rPr>
        <w:rFonts w:ascii="Times New Roman" w:hAnsi="Times New Roman"/>
        <w:noProof/>
        <w:sz w:val="24"/>
        <w:szCs w:val="24"/>
      </w:rPr>
      <w:drawing>
        <wp:inline distT="0" distB="0" distL="0" distR="0" wp14:anchorId="0B109341" wp14:editId="15EDDC10">
          <wp:extent cx="1112520" cy="257810"/>
          <wp:effectExtent l="0" t="0" r="0" b="8890"/>
          <wp:docPr id="1" name="Picture 1">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6715" cy="25878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564DC" w14:textId="77777777" w:rsidR="00F64E95" w:rsidRDefault="00F64E95" w:rsidP="00785AF6">
    <w:pPr>
      <w:pStyle w:val="Header"/>
      <w:tabs>
        <w:tab w:val="clear" w:pos="4680"/>
        <w:tab w:val="clear" w:pos="9360"/>
        <w:tab w:val="left" w:pos="1620"/>
        <w:tab w:val="left" w:pos="6000"/>
        <w:tab w:val="left" w:pos="13755"/>
        <w:tab w:val="left" w:pos="14595"/>
      </w:tabs>
      <w:jc w:val="right"/>
    </w:pPr>
    <w:r w:rsidRPr="00EF0170">
      <w:rPr>
        <w:rFonts w:ascii="Times New Roman" w:hAnsi="Times New Roman"/>
        <w:noProof/>
        <w:sz w:val="24"/>
        <w:szCs w:val="24"/>
      </w:rPr>
      <w:drawing>
        <wp:anchor distT="0" distB="0" distL="114300" distR="114300" simplePos="0" relativeHeight="251658240" behindDoc="0" locked="0" layoutInCell="1" allowOverlap="1" wp14:anchorId="6120152C" wp14:editId="26D91E24">
          <wp:simplePos x="0" y="0"/>
          <wp:positionH relativeFrom="column">
            <wp:posOffset>6183840</wp:posOffset>
          </wp:positionH>
          <wp:positionV relativeFrom="paragraph">
            <wp:posOffset>4445</wp:posOffset>
          </wp:positionV>
          <wp:extent cx="1112520" cy="289560"/>
          <wp:effectExtent l="0" t="0" r="0" b="0"/>
          <wp:wrapSquare wrapText="bothSides"/>
          <wp:docPr id="4" name="Picture 4">
            <a:extLst xmlns:a="http://schemas.openxmlformats.org/drawingml/2006/main">
              <a:ext uri="{FF2B5EF4-FFF2-40B4-BE49-F238E27FC236}">
                <a16:creationId xmlns:a16="http://schemas.microsoft.com/office/drawing/2014/main" id="{244FC039-C8D9-8844-A538-FBD7F21667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44FC039-C8D9-8844-A538-FBD7F2166759}"/>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12520" cy="289560"/>
                  </a:xfrm>
                  <a:prstGeom prst="rect">
                    <a:avLst/>
                  </a:prstGeom>
                </pic:spPr>
              </pic:pic>
            </a:graphicData>
          </a:graphic>
        </wp:anchor>
      </w:drawing>
    </w:r>
    <w:r>
      <w:tab/>
    </w:r>
    <w:r>
      <w:tab/>
    </w:r>
    <w:r>
      <w:tab/>
    </w:r>
  </w:p>
  <w:p w14:paraId="5F7B3D10" w14:textId="77777777" w:rsidR="00F64E95" w:rsidRDefault="00F64E95" w:rsidP="00785AF6">
    <w:pPr>
      <w:pStyle w:val="Header"/>
      <w:tabs>
        <w:tab w:val="clear" w:pos="4680"/>
        <w:tab w:val="clear" w:pos="9360"/>
        <w:tab w:val="left" w:pos="1620"/>
        <w:tab w:val="left" w:pos="6000"/>
        <w:tab w:val="left" w:pos="13755"/>
        <w:tab w:val="left" w:pos="14595"/>
      </w:tabs>
      <w:jc w:val="right"/>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20A28"/>
    <w:multiLevelType w:val="hybridMultilevel"/>
    <w:tmpl w:val="898411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B158F"/>
    <w:multiLevelType w:val="hybridMultilevel"/>
    <w:tmpl w:val="0D00F5C6"/>
    <w:lvl w:ilvl="0" w:tplc="34E216A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777AC"/>
    <w:multiLevelType w:val="hybridMultilevel"/>
    <w:tmpl w:val="ACA0F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2165C"/>
    <w:multiLevelType w:val="hybridMultilevel"/>
    <w:tmpl w:val="B4D4CED6"/>
    <w:lvl w:ilvl="0" w:tplc="858E3BC2">
      <w:start w:val="1"/>
      <w:numFmt w:val="bullet"/>
      <w:lvlText w:val=""/>
      <w:lvlJc w:val="left"/>
      <w:pPr>
        <w:ind w:left="720" w:hanging="360"/>
      </w:pPr>
      <w:rPr>
        <w:rFonts w:ascii="Wingdings" w:hAnsi="Wingdings" w:hint="default"/>
        <w:lang w:val="en-U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F3A70"/>
    <w:multiLevelType w:val="hybridMultilevel"/>
    <w:tmpl w:val="61624DDC"/>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5" w15:restartNumberingAfterBreak="0">
    <w:nsid w:val="12BF5EC2"/>
    <w:multiLevelType w:val="hybridMultilevel"/>
    <w:tmpl w:val="82767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6D7601"/>
    <w:multiLevelType w:val="hybridMultilevel"/>
    <w:tmpl w:val="A9FE0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6A5C36"/>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6C219F"/>
    <w:multiLevelType w:val="hybridMultilevel"/>
    <w:tmpl w:val="BDF2824E"/>
    <w:lvl w:ilvl="0" w:tplc="7CEA91D4">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516E73"/>
    <w:multiLevelType w:val="hybridMultilevel"/>
    <w:tmpl w:val="D3723412"/>
    <w:lvl w:ilvl="0" w:tplc="E4FAE98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10557C"/>
    <w:multiLevelType w:val="hybridMultilevel"/>
    <w:tmpl w:val="709C6BB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DEB6667"/>
    <w:multiLevelType w:val="multilevel"/>
    <w:tmpl w:val="094E4000"/>
    <w:lvl w:ilvl="0">
      <w:start w:val="1"/>
      <w:numFmt w:val="decimal"/>
      <w:pStyle w:val="TableNumbering"/>
      <w:lvlText w:val="%1."/>
      <w:lvlJc w:val="left"/>
      <w:pPr>
        <w:tabs>
          <w:tab w:val="num" w:pos="342"/>
        </w:tabs>
        <w:ind w:left="342" w:hanging="72"/>
      </w:pPr>
      <w:rPr>
        <w:rFonts w:ascii="Arial" w:hAnsi="Arial" w:cs="Arial" w:hint="default"/>
        <w:b/>
        <w:color w:val="93D400"/>
        <w:sz w:val="20"/>
        <w:szCs w:val="56"/>
      </w:rPr>
    </w:lvl>
    <w:lvl w:ilvl="1">
      <w:start w:val="1"/>
      <w:numFmt w:val="decimal"/>
      <w:pStyle w:val="HeadingObservationTitle"/>
      <w:lvlText w:val="%2."/>
      <w:lvlJc w:val="left"/>
      <w:pPr>
        <w:tabs>
          <w:tab w:val="num" w:pos="720"/>
        </w:tabs>
        <w:ind w:left="720" w:hanging="720"/>
      </w:pPr>
      <w:rPr>
        <w:rFonts w:hint="default"/>
        <w:color w:val="00B0F0"/>
      </w:rPr>
    </w:lvl>
    <w:lvl w:ilvl="2">
      <w:start w:val="1"/>
      <w:numFmt w:val="lowerLetter"/>
      <w:lvlText w:val="%1.%2.%3"/>
      <w:lvlJc w:val="left"/>
      <w:pPr>
        <w:tabs>
          <w:tab w:val="num" w:pos="1080"/>
        </w:tabs>
        <w:ind w:left="1080" w:hanging="360"/>
      </w:pPr>
      <w:rPr>
        <w:rFonts w:ascii="Frutiger 45 Light" w:hAnsi="Frutiger 45 Light" w:hint="default"/>
        <w:sz w:val="22"/>
        <w:szCs w:val="22"/>
      </w:rPr>
    </w:lvl>
    <w:lvl w:ilvl="3">
      <w:start w:val="1"/>
      <w:numFmt w:val="decimal"/>
      <w:lvlText w:val="%1.%2.%3.%4"/>
      <w:lvlJc w:val="left"/>
      <w:pPr>
        <w:tabs>
          <w:tab w:val="num" w:pos="-126"/>
        </w:tabs>
        <w:ind w:left="-126" w:hanging="864"/>
      </w:pPr>
      <w:rPr>
        <w:rFonts w:hint="default"/>
      </w:rPr>
    </w:lvl>
    <w:lvl w:ilvl="4">
      <w:start w:val="1"/>
      <w:numFmt w:val="decimal"/>
      <w:lvlText w:val="%1.%2.%3.%4.%5"/>
      <w:lvlJc w:val="left"/>
      <w:pPr>
        <w:tabs>
          <w:tab w:val="num" w:pos="18"/>
        </w:tabs>
        <w:ind w:left="18" w:hanging="1008"/>
      </w:pPr>
      <w:rPr>
        <w:rFonts w:hint="default"/>
      </w:rPr>
    </w:lvl>
    <w:lvl w:ilvl="5">
      <w:start w:val="1"/>
      <w:numFmt w:val="decimal"/>
      <w:lvlText w:val="%1.%2.%3.%4.%5.%6"/>
      <w:lvlJc w:val="left"/>
      <w:pPr>
        <w:tabs>
          <w:tab w:val="num" w:pos="162"/>
        </w:tabs>
        <w:ind w:left="162" w:hanging="1152"/>
      </w:pPr>
      <w:rPr>
        <w:rFonts w:hint="default"/>
      </w:rPr>
    </w:lvl>
    <w:lvl w:ilvl="6">
      <w:start w:val="1"/>
      <w:numFmt w:val="decimal"/>
      <w:lvlText w:val="%1.%2.%3.%4.%5.%6.%7"/>
      <w:lvlJc w:val="left"/>
      <w:pPr>
        <w:tabs>
          <w:tab w:val="num" w:pos="306"/>
        </w:tabs>
        <w:ind w:left="306" w:hanging="1296"/>
      </w:pPr>
      <w:rPr>
        <w:rFonts w:hint="default"/>
      </w:rPr>
    </w:lvl>
    <w:lvl w:ilvl="7">
      <w:start w:val="1"/>
      <w:numFmt w:val="decimal"/>
      <w:lvlText w:val="%1.%2.%3.%4.%5.%6.%7.%8"/>
      <w:lvlJc w:val="left"/>
      <w:pPr>
        <w:tabs>
          <w:tab w:val="num" w:pos="450"/>
        </w:tabs>
        <w:ind w:left="450" w:hanging="1440"/>
      </w:pPr>
      <w:rPr>
        <w:rFonts w:hint="default"/>
      </w:rPr>
    </w:lvl>
    <w:lvl w:ilvl="8">
      <w:start w:val="1"/>
      <w:numFmt w:val="decimal"/>
      <w:lvlText w:val="%1.%2.%3.%4.%5.%6.%7.%8.%9"/>
      <w:lvlJc w:val="left"/>
      <w:pPr>
        <w:tabs>
          <w:tab w:val="num" w:pos="594"/>
        </w:tabs>
        <w:ind w:left="594" w:hanging="1584"/>
      </w:pPr>
      <w:rPr>
        <w:rFonts w:hint="default"/>
      </w:rPr>
    </w:lvl>
  </w:abstractNum>
  <w:abstractNum w:abstractNumId="12" w15:restartNumberingAfterBreak="0">
    <w:nsid w:val="1E277264"/>
    <w:multiLevelType w:val="hybridMultilevel"/>
    <w:tmpl w:val="768A0A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1893A71"/>
    <w:multiLevelType w:val="hybridMultilevel"/>
    <w:tmpl w:val="8F94C91A"/>
    <w:lvl w:ilvl="0" w:tplc="0409000D">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406B10"/>
    <w:multiLevelType w:val="hybridMultilevel"/>
    <w:tmpl w:val="13529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F64FD"/>
    <w:multiLevelType w:val="multilevel"/>
    <w:tmpl w:val="1144D9B4"/>
    <w:lvl w:ilvl="0">
      <w:start w:val="1"/>
      <w:numFmt w:val="decimal"/>
      <w:lvlText w:val="%1."/>
      <w:lvlJc w:val="left"/>
      <w:pPr>
        <w:ind w:left="360" w:hanging="360"/>
      </w:pPr>
    </w:lvl>
    <w:lvl w:ilvl="1">
      <w:start w:val="1"/>
      <w:numFmt w:val="decimal"/>
      <w:lvlText w:val="%1.%2."/>
      <w:lvlJc w:val="left"/>
      <w:pPr>
        <w:ind w:left="792" w:hanging="432"/>
      </w:pPr>
      <w:rPr>
        <w:b/>
        <w:bCs/>
        <w:color w:val="0057B8"/>
        <w:sz w:val="22"/>
        <w:szCs w:val="22"/>
        <w:u w:val="none"/>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C5282A"/>
    <w:multiLevelType w:val="hybridMultilevel"/>
    <w:tmpl w:val="0DFE35BA"/>
    <w:lvl w:ilvl="0" w:tplc="A34AC83E">
      <w:start w:val="1"/>
      <w:numFmt w:val="bullet"/>
      <w:lvlText w:val=""/>
      <w:lvlJc w:val="left"/>
      <w:pPr>
        <w:ind w:left="450" w:hanging="360"/>
      </w:pPr>
      <w:rPr>
        <w:rFonts w:ascii="Symbol" w:hAnsi="Symbol" w:hint="default"/>
        <w:color w:val="auto"/>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D254FB"/>
    <w:multiLevelType w:val="hybridMultilevel"/>
    <w:tmpl w:val="D1C282B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2E415A6"/>
    <w:multiLevelType w:val="hybridMultilevel"/>
    <w:tmpl w:val="A648BA02"/>
    <w:lvl w:ilvl="0" w:tplc="66729AAC">
      <w:start w:val="1"/>
      <w:numFmt w:val="decimal"/>
      <w:lvlText w:val="%1."/>
      <w:lvlJc w:val="left"/>
      <w:pPr>
        <w:ind w:left="720" w:hanging="360"/>
      </w:pPr>
      <w:rPr>
        <w:rFonts w:hint="default"/>
        <w:b/>
        <w:bCs w:val="0"/>
        <w:color w:val="FFFFFF" w:themeColor="background1"/>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C07820"/>
    <w:multiLevelType w:val="hybridMultilevel"/>
    <w:tmpl w:val="66D20E5A"/>
    <w:lvl w:ilvl="0" w:tplc="04090005">
      <w:start w:val="1"/>
      <w:numFmt w:val="bullet"/>
      <w:lvlText w:val=""/>
      <w:lvlJc w:val="left"/>
      <w:pPr>
        <w:ind w:left="720" w:hanging="360"/>
      </w:pPr>
      <w:rPr>
        <w:rFonts w:ascii="Wingdings" w:hAnsi="Wingdings" w:hint="default"/>
        <w:b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704969"/>
    <w:multiLevelType w:val="hybridMultilevel"/>
    <w:tmpl w:val="AA7E2756"/>
    <w:lvl w:ilvl="0" w:tplc="7B0293BA">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A0F53"/>
    <w:multiLevelType w:val="hybridMultilevel"/>
    <w:tmpl w:val="8E501DC4"/>
    <w:lvl w:ilvl="0" w:tplc="2B500D00">
      <w:start w:val="1"/>
      <w:numFmt w:val="bullet"/>
      <w:lvlText w:val=""/>
      <w:lvlJc w:val="left"/>
      <w:pPr>
        <w:ind w:left="360" w:hanging="360"/>
      </w:pPr>
      <w:rPr>
        <w:rFonts w:ascii="Wingdings" w:hAnsi="Wingdings"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4F61FB"/>
    <w:multiLevelType w:val="hybridMultilevel"/>
    <w:tmpl w:val="33468A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ED03531"/>
    <w:multiLevelType w:val="hybridMultilevel"/>
    <w:tmpl w:val="2F4E5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85F6FBA"/>
    <w:multiLevelType w:val="hybridMultilevel"/>
    <w:tmpl w:val="4532E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995584"/>
    <w:multiLevelType w:val="hybridMultilevel"/>
    <w:tmpl w:val="DBDAB6B0"/>
    <w:lvl w:ilvl="0" w:tplc="ED6E5E88">
      <w:start w:val="2"/>
      <w:numFmt w:val="bullet"/>
      <w:lvlText w:val="-"/>
      <w:lvlJc w:val="left"/>
      <w:pPr>
        <w:ind w:left="370" w:hanging="360"/>
      </w:pPr>
      <w:rPr>
        <w:rFonts w:ascii="Calibri Light" w:eastAsia="Times New Roman" w:hAnsi="Calibri Light" w:cs="Calibri Light" w:hint="default"/>
      </w:rPr>
    </w:lvl>
    <w:lvl w:ilvl="1" w:tplc="04090003" w:tentative="1">
      <w:start w:val="1"/>
      <w:numFmt w:val="bullet"/>
      <w:lvlText w:val="o"/>
      <w:lvlJc w:val="left"/>
      <w:pPr>
        <w:ind w:left="1090" w:hanging="360"/>
      </w:pPr>
      <w:rPr>
        <w:rFonts w:ascii="Courier New" w:hAnsi="Courier New" w:cs="Courier New" w:hint="default"/>
      </w:rPr>
    </w:lvl>
    <w:lvl w:ilvl="2" w:tplc="04090005" w:tentative="1">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26" w15:restartNumberingAfterBreak="0">
    <w:nsid w:val="5CB604EC"/>
    <w:multiLevelType w:val="hybridMultilevel"/>
    <w:tmpl w:val="435C88F0"/>
    <w:lvl w:ilvl="0" w:tplc="FD66FBAC">
      <w:start w:val="1"/>
      <w:numFmt w:val="decimal"/>
      <w:lvlText w:val="%1-"/>
      <w:lvlJc w:val="left"/>
      <w:pPr>
        <w:ind w:left="720" w:hanging="360"/>
      </w:pPr>
      <w:rPr>
        <w:rFonts w:ascii="Calibri Light" w:eastAsia="Times New Roman" w:hAnsi="Calibri Light" w:cs="Calibri Ligh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F53FD8"/>
    <w:multiLevelType w:val="hybridMultilevel"/>
    <w:tmpl w:val="13061B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F96B00"/>
    <w:multiLevelType w:val="hybridMultilevel"/>
    <w:tmpl w:val="511AA84C"/>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781911"/>
    <w:multiLevelType w:val="hybridMultilevel"/>
    <w:tmpl w:val="C0AAB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5F38E4"/>
    <w:multiLevelType w:val="hybridMultilevel"/>
    <w:tmpl w:val="963C0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1A025C"/>
    <w:multiLevelType w:val="hybridMultilevel"/>
    <w:tmpl w:val="64CC47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8BF1BAE"/>
    <w:multiLevelType w:val="hybridMultilevel"/>
    <w:tmpl w:val="D88E8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BA1848"/>
    <w:multiLevelType w:val="hybridMultilevel"/>
    <w:tmpl w:val="79DC4CAE"/>
    <w:lvl w:ilvl="0" w:tplc="04090005">
      <w:start w:val="1"/>
      <w:numFmt w:val="bullet"/>
      <w:lvlText w:val=""/>
      <w:lvlJc w:val="left"/>
      <w:pPr>
        <w:ind w:left="1080" w:hanging="360"/>
      </w:pPr>
      <w:rPr>
        <w:rFonts w:ascii="Wingdings" w:hAnsi="Wingdings" w:hint="default"/>
        <w:b w:val="0"/>
        <w:color w:val="auto"/>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D7E17"/>
    <w:multiLevelType w:val="hybridMultilevel"/>
    <w:tmpl w:val="25908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1"/>
  </w:num>
  <w:num w:numId="2">
    <w:abstractNumId w:val="17"/>
  </w:num>
  <w:num w:numId="3">
    <w:abstractNumId w:val="16"/>
  </w:num>
  <w:num w:numId="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1"/>
  </w:num>
  <w:num w:numId="6">
    <w:abstractNumId w:val="11"/>
  </w:num>
  <w:num w:numId="7">
    <w:abstractNumId w:val="15"/>
  </w:num>
  <w:num w:numId="8">
    <w:abstractNumId w:val="18"/>
  </w:num>
  <w:num w:numId="9">
    <w:abstractNumId w:val="4"/>
  </w:num>
  <w:num w:numId="10">
    <w:abstractNumId w:val="27"/>
  </w:num>
  <w:num w:numId="11">
    <w:abstractNumId w:val="22"/>
  </w:num>
  <w:num w:numId="12">
    <w:abstractNumId w:val="20"/>
  </w:num>
  <w:num w:numId="13">
    <w:abstractNumId w:val="12"/>
  </w:num>
  <w:num w:numId="14">
    <w:abstractNumId w:val="30"/>
  </w:num>
  <w:num w:numId="15">
    <w:abstractNumId w:val="25"/>
  </w:num>
  <w:num w:numId="16">
    <w:abstractNumId w:val="33"/>
  </w:num>
  <w:num w:numId="17">
    <w:abstractNumId w:val="19"/>
  </w:num>
  <w:num w:numId="18">
    <w:abstractNumId w:val="28"/>
  </w:num>
  <w:num w:numId="19">
    <w:abstractNumId w:val="7"/>
  </w:num>
  <w:num w:numId="20">
    <w:abstractNumId w:val="3"/>
  </w:num>
  <w:num w:numId="21">
    <w:abstractNumId w:val="29"/>
  </w:num>
  <w:num w:numId="22">
    <w:abstractNumId w:val="32"/>
  </w:num>
  <w:num w:numId="23">
    <w:abstractNumId w:val="13"/>
  </w:num>
  <w:num w:numId="24">
    <w:abstractNumId w:val="23"/>
  </w:num>
  <w:num w:numId="25">
    <w:abstractNumId w:val="0"/>
  </w:num>
  <w:num w:numId="26">
    <w:abstractNumId w:val="24"/>
  </w:num>
  <w:num w:numId="27">
    <w:abstractNumId w:val="2"/>
  </w:num>
  <w:num w:numId="28">
    <w:abstractNumId w:val="8"/>
  </w:num>
  <w:num w:numId="29">
    <w:abstractNumId w:val="14"/>
  </w:num>
  <w:num w:numId="30">
    <w:abstractNumId w:val="6"/>
  </w:num>
  <w:num w:numId="31">
    <w:abstractNumId w:val="34"/>
  </w:num>
  <w:num w:numId="32">
    <w:abstractNumId w:val="5"/>
  </w:num>
  <w:num w:numId="33">
    <w:abstractNumId w:val="10"/>
  </w:num>
  <w:num w:numId="34">
    <w:abstractNumId w:val="26"/>
  </w:num>
  <w:num w:numId="35">
    <w:abstractNumId w:val="9"/>
  </w:num>
  <w:num w:numId="36">
    <w:abstractNumId w:val="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Yahya Zweiri">
    <w15:presenceInfo w15:providerId="AD" w15:userId="S-1-5-21-341715507-3587902630-37157586-99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TO3NDM0tjQ3MjNS0lEKTi0uzszPAykwrQUAQiyYNywAAAA="/>
  </w:docVars>
  <w:rsids>
    <w:rsidRoot w:val="00AE1D07"/>
    <w:rsid w:val="00001BBA"/>
    <w:rsid w:val="000031D0"/>
    <w:rsid w:val="000059FC"/>
    <w:rsid w:val="00014E54"/>
    <w:rsid w:val="00015DD1"/>
    <w:rsid w:val="0001644A"/>
    <w:rsid w:val="00023A1E"/>
    <w:rsid w:val="00026B56"/>
    <w:rsid w:val="00026B7E"/>
    <w:rsid w:val="0002762A"/>
    <w:rsid w:val="00027B4F"/>
    <w:rsid w:val="00027FF7"/>
    <w:rsid w:val="000329E0"/>
    <w:rsid w:val="00033CAD"/>
    <w:rsid w:val="00033FF9"/>
    <w:rsid w:val="00034567"/>
    <w:rsid w:val="00034F93"/>
    <w:rsid w:val="0003562E"/>
    <w:rsid w:val="0004189E"/>
    <w:rsid w:val="0005478A"/>
    <w:rsid w:val="00055FB5"/>
    <w:rsid w:val="00056B2C"/>
    <w:rsid w:val="00061492"/>
    <w:rsid w:val="0006174B"/>
    <w:rsid w:val="000641CE"/>
    <w:rsid w:val="00064486"/>
    <w:rsid w:val="000676C1"/>
    <w:rsid w:val="00070C09"/>
    <w:rsid w:val="000724E6"/>
    <w:rsid w:val="000729C4"/>
    <w:rsid w:val="00076560"/>
    <w:rsid w:val="000767D0"/>
    <w:rsid w:val="000802A3"/>
    <w:rsid w:val="000803BC"/>
    <w:rsid w:val="00080741"/>
    <w:rsid w:val="0008098A"/>
    <w:rsid w:val="00081246"/>
    <w:rsid w:val="0008274A"/>
    <w:rsid w:val="00082955"/>
    <w:rsid w:val="00084237"/>
    <w:rsid w:val="00086AF6"/>
    <w:rsid w:val="00095B78"/>
    <w:rsid w:val="000B096A"/>
    <w:rsid w:val="000B09D0"/>
    <w:rsid w:val="000B26AF"/>
    <w:rsid w:val="000B6E21"/>
    <w:rsid w:val="000B7094"/>
    <w:rsid w:val="000C1733"/>
    <w:rsid w:val="000C1F86"/>
    <w:rsid w:val="000C21BD"/>
    <w:rsid w:val="000C32CE"/>
    <w:rsid w:val="000C4983"/>
    <w:rsid w:val="000C557C"/>
    <w:rsid w:val="000C5648"/>
    <w:rsid w:val="000C6EE7"/>
    <w:rsid w:val="000C75E1"/>
    <w:rsid w:val="000D0E75"/>
    <w:rsid w:val="000D1281"/>
    <w:rsid w:val="000D69A2"/>
    <w:rsid w:val="000D6B3F"/>
    <w:rsid w:val="000D7685"/>
    <w:rsid w:val="000E0EC5"/>
    <w:rsid w:val="000E0FF8"/>
    <w:rsid w:val="000E2BA8"/>
    <w:rsid w:val="000E2F7C"/>
    <w:rsid w:val="000E3C1F"/>
    <w:rsid w:val="000E4224"/>
    <w:rsid w:val="000E54D2"/>
    <w:rsid w:val="000E5758"/>
    <w:rsid w:val="000E57DC"/>
    <w:rsid w:val="000E673D"/>
    <w:rsid w:val="000E6EDF"/>
    <w:rsid w:val="000F10FE"/>
    <w:rsid w:val="000F1218"/>
    <w:rsid w:val="000F206D"/>
    <w:rsid w:val="000F282D"/>
    <w:rsid w:val="000F28D3"/>
    <w:rsid w:val="000F39BF"/>
    <w:rsid w:val="000F583C"/>
    <w:rsid w:val="000F6412"/>
    <w:rsid w:val="000F6DAB"/>
    <w:rsid w:val="000F6F98"/>
    <w:rsid w:val="000F7C81"/>
    <w:rsid w:val="000F7EED"/>
    <w:rsid w:val="00100C43"/>
    <w:rsid w:val="00102F64"/>
    <w:rsid w:val="001031F0"/>
    <w:rsid w:val="00105379"/>
    <w:rsid w:val="0010796F"/>
    <w:rsid w:val="00107D5F"/>
    <w:rsid w:val="001114BF"/>
    <w:rsid w:val="0011276E"/>
    <w:rsid w:val="001130C4"/>
    <w:rsid w:val="00116486"/>
    <w:rsid w:val="00117383"/>
    <w:rsid w:val="00117ED3"/>
    <w:rsid w:val="00125AAA"/>
    <w:rsid w:val="00127F49"/>
    <w:rsid w:val="00130611"/>
    <w:rsid w:val="00133CE7"/>
    <w:rsid w:val="001349E0"/>
    <w:rsid w:val="001356CF"/>
    <w:rsid w:val="00140DB3"/>
    <w:rsid w:val="00143047"/>
    <w:rsid w:val="0014678A"/>
    <w:rsid w:val="001469EA"/>
    <w:rsid w:val="001476F7"/>
    <w:rsid w:val="00147BA9"/>
    <w:rsid w:val="00147BBD"/>
    <w:rsid w:val="0015655A"/>
    <w:rsid w:val="00160332"/>
    <w:rsid w:val="00163459"/>
    <w:rsid w:val="00166E6E"/>
    <w:rsid w:val="0016780D"/>
    <w:rsid w:val="0016784A"/>
    <w:rsid w:val="00172FE1"/>
    <w:rsid w:val="00173380"/>
    <w:rsid w:val="0017517C"/>
    <w:rsid w:val="00176672"/>
    <w:rsid w:val="001778B3"/>
    <w:rsid w:val="00177DD5"/>
    <w:rsid w:val="00180EEC"/>
    <w:rsid w:val="0018185C"/>
    <w:rsid w:val="00184F80"/>
    <w:rsid w:val="00186424"/>
    <w:rsid w:val="00186744"/>
    <w:rsid w:val="00187971"/>
    <w:rsid w:val="00187A41"/>
    <w:rsid w:val="00190512"/>
    <w:rsid w:val="00190D6F"/>
    <w:rsid w:val="0019102B"/>
    <w:rsid w:val="00191D7E"/>
    <w:rsid w:val="00192A27"/>
    <w:rsid w:val="001948B4"/>
    <w:rsid w:val="00196431"/>
    <w:rsid w:val="00197E67"/>
    <w:rsid w:val="001A00C0"/>
    <w:rsid w:val="001A1E7F"/>
    <w:rsid w:val="001A4439"/>
    <w:rsid w:val="001A4926"/>
    <w:rsid w:val="001A7B1A"/>
    <w:rsid w:val="001B1803"/>
    <w:rsid w:val="001B27FA"/>
    <w:rsid w:val="001B33EB"/>
    <w:rsid w:val="001B6CB3"/>
    <w:rsid w:val="001B7A84"/>
    <w:rsid w:val="001C05DF"/>
    <w:rsid w:val="001C0D71"/>
    <w:rsid w:val="001C0EBA"/>
    <w:rsid w:val="001C18C6"/>
    <w:rsid w:val="001C5AFF"/>
    <w:rsid w:val="001C5E6E"/>
    <w:rsid w:val="001C6D83"/>
    <w:rsid w:val="001C7001"/>
    <w:rsid w:val="001D0EED"/>
    <w:rsid w:val="001D1511"/>
    <w:rsid w:val="001D1D40"/>
    <w:rsid w:val="001D2ED0"/>
    <w:rsid w:val="001D599B"/>
    <w:rsid w:val="001E0598"/>
    <w:rsid w:val="001E25E0"/>
    <w:rsid w:val="001E4357"/>
    <w:rsid w:val="001E4D34"/>
    <w:rsid w:val="001F13D9"/>
    <w:rsid w:val="001F28B9"/>
    <w:rsid w:val="001F356A"/>
    <w:rsid w:val="001F3B00"/>
    <w:rsid w:val="001F4160"/>
    <w:rsid w:val="001F5ABB"/>
    <w:rsid w:val="001F78EC"/>
    <w:rsid w:val="00200937"/>
    <w:rsid w:val="00202059"/>
    <w:rsid w:val="0020315D"/>
    <w:rsid w:val="002036ED"/>
    <w:rsid w:val="00203DDF"/>
    <w:rsid w:val="00206575"/>
    <w:rsid w:val="00206AA4"/>
    <w:rsid w:val="00206B44"/>
    <w:rsid w:val="00207DD8"/>
    <w:rsid w:val="0021223B"/>
    <w:rsid w:val="0021308A"/>
    <w:rsid w:val="002131A2"/>
    <w:rsid w:val="00215B1A"/>
    <w:rsid w:val="00215C7F"/>
    <w:rsid w:val="00216ED5"/>
    <w:rsid w:val="0021739F"/>
    <w:rsid w:val="00222E54"/>
    <w:rsid w:val="00223C98"/>
    <w:rsid w:val="002246B4"/>
    <w:rsid w:val="00226B2E"/>
    <w:rsid w:val="0023028A"/>
    <w:rsid w:val="002303D7"/>
    <w:rsid w:val="00233E1C"/>
    <w:rsid w:val="002343D9"/>
    <w:rsid w:val="002356E3"/>
    <w:rsid w:val="0023589A"/>
    <w:rsid w:val="00236120"/>
    <w:rsid w:val="002362B4"/>
    <w:rsid w:val="00237344"/>
    <w:rsid w:val="002374A0"/>
    <w:rsid w:val="00243851"/>
    <w:rsid w:val="00244FEF"/>
    <w:rsid w:val="0024531D"/>
    <w:rsid w:val="00245795"/>
    <w:rsid w:val="00246E83"/>
    <w:rsid w:val="00253A29"/>
    <w:rsid w:val="00253D3A"/>
    <w:rsid w:val="0025492F"/>
    <w:rsid w:val="002571A2"/>
    <w:rsid w:val="0025787C"/>
    <w:rsid w:val="00261493"/>
    <w:rsid w:val="00263E1A"/>
    <w:rsid w:val="00264C20"/>
    <w:rsid w:val="00266B1B"/>
    <w:rsid w:val="00267676"/>
    <w:rsid w:val="00267AF6"/>
    <w:rsid w:val="00270760"/>
    <w:rsid w:val="00270E86"/>
    <w:rsid w:val="0027181C"/>
    <w:rsid w:val="0027496D"/>
    <w:rsid w:val="00275958"/>
    <w:rsid w:val="00277A51"/>
    <w:rsid w:val="00277C58"/>
    <w:rsid w:val="00277F90"/>
    <w:rsid w:val="00283E50"/>
    <w:rsid w:val="00286E7E"/>
    <w:rsid w:val="002901F7"/>
    <w:rsid w:val="00290C54"/>
    <w:rsid w:val="002937EA"/>
    <w:rsid w:val="00293C3A"/>
    <w:rsid w:val="00293F29"/>
    <w:rsid w:val="00294AC0"/>
    <w:rsid w:val="00296CA1"/>
    <w:rsid w:val="00296CBB"/>
    <w:rsid w:val="00297726"/>
    <w:rsid w:val="002A0126"/>
    <w:rsid w:val="002A0F9D"/>
    <w:rsid w:val="002A1868"/>
    <w:rsid w:val="002A1CB9"/>
    <w:rsid w:val="002A1DDB"/>
    <w:rsid w:val="002A419E"/>
    <w:rsid w:val="002A43E5"/>
    <w:rsid w:val="002A47E9"/>
    <w:rsid w:val="002B3510"/>
    <w:rsid w:val="002B4972"/>
    <w:rsid w:val="002B7471"/>
    <w:rsid w:val="002C13C9"/>
    <w:rsid w:val="002C23FF"/>
    <w:rsid w:val="002C2D6A"/>
    <w:rsid w:val="002C2F5C"/>
    <w:rsid w:val="002C3C93"/>
    <w:rsid w:val="002C7667"/>
    <w:rsid w:val="002C7C39"/>
    <w:rsid w:val="002D0687"/>
    <w:rsid w:val="002D308B"/>
    <w:rsid w:val="002D4391"/>
    <w:rsid w:val="002E1E52"/>
    <w:rsid w:val="002E3367"/>
    <w:rsid w:val="002E3C23"/>
    <w:rsid w:val="002F0143"/>
    <w:rsid w:val="002F01EC"/>
    <w:rsid w:val="002F0607"/>
    <w:rsid w:val="002F29B0"/>
    <w:rsid w:val="002F368D"/>
    <w:rsid w:val="002F6336"/>
    <w:rsid w:val="002F789E"/>
    <w:rsid w:val="00304561"/>
    <w:rsid w:val="0030534A"/>
    <w:rsid w:val="0030667A"/>
    <w:rsid w:val="0030788B"/>
    <w:rsid w:val="00307AE2"/>
    <w:rsid w:val="0031080B"/>
    <w:rsid w:val="00310A04"/>
    <w:rsid w:val="00314355"/>
    <w:rsid w:val="00314DEA"/>
    <w:rsid w:val="00314EAC"/>
    <w:rsid w:val="003200F8"/>
    <w:rsid w:val="00320AF7"/>
    <w:rsid w:val="003214C6"/>
    <w:rsid w:val="003215F7"/>
    <w:rsid w:val="00322A8C"/>
    <w:rsid w:val="003231DC"/>
    <w:rsid w:val="00323884"/>
    <w:rsid w:val="003239A9"/>
    <w:rsid w:val="003277F0"/>
    <w:rsid w:val="00330441"/>
    <w:rsid w:val="0033062C"/>
    <w:rsid w:val="00334511"/>
    <w:rsid w:val="00334907"/>
    <w:rsid w:val="00336F5B"/>
    <w:rsid w:val="00341907"/>
    <w:rsid w:val="003454F4"/>
    <w:rsid w:val="0035078E"/>
    <w:rsid w:val="00350AC1"/>
    <w:rsid w:val="00351A33"/>
    <w:rsid w:val="00351E68"/>
    <w:rsid w:val="00352117"/>
    <w:rsid w:val="00352F0F"/>
    <w:rsid w:val="00353028"/>
    <w:rsid w:val="003542AF"/>
    <w:rsid w:val="003566B5"/>
    <w:rsid w:val="00356CC5"/>
    <w:rsid w:val="003603D7"/>
    <w:rsid w:val="003627F1"/>
    <w:rsid w:val="00364CC1"/>
    <w:rsid w:val="00364D9C"/>
    <w:rsid w:val="00367A80"/>
    <w:rsid w:val="00374656"/>
    <w:rsid w:val="00375318"/>
    <w:rsid w:val="003759EB"/>
    <w:rsid w:val="003764D4"/>
    <w:rsid w:val="00377043"/>
    <w:rsid w:val="00384B3F"/>
    <w:rsid w:val="00384C67"/>
    <w:rsid w:val="00386971"/>
    <w:rsid w:val="0039095D"/>
    <w:rsid w:val="00392B43"/>
    <w:rsid w:val="00395B74"/>
    <w:rsid w:val="00395D6B"/>
    <w:rsid w:val="00396EA5"/>
    <w:rsid w:val="00396F73"/>
    <w:rsid w:val="00397703"/>
    <w:rsid w:val="003A08CA"/>
    <w:rsid w:val="003A0FA7"/>
    <w:rsid w:val="003A1905"/>
    <w:rsid w:val="003A23D7"/>
    <w:rsid w:val="003A3320"/>
    <w:rsid w:val="003A3894"/>
    <w:rsid w:val="003A3962"/>
    <w:rsid w:val="003A5407"/>
    <w:rsid w:val="003A5579"/>
    <w:rsid w:val="003A602B"/>
    <w:rsid w:val="003A6686"/>
    <w:rsid w:val="003A759E"/>
    <w:rsid w:val="003A7CDB"/>
    <w:rsid w:val="003B0630"/>
    <w:rsid w:val="003B335E"/>
    <w:rsid w:val="003B6101"/>
    <w:rsid w:val="003C5DCE"/>
    <w:rsid w:val="003C6826"/>
    <w:rsid w:val="003C7381"/>
    <w:rsid w:val="003D1B9B"/>
    <w:rsid w:val="003D2EF0"/>
    <w:rsid w:val="003D677E"/>
    <w:rsid w:val="003D6840"/>
    <w:rsid w:val="003D710B"/>
    <w:rsid w:val="003D72CF"/>
    <w:rsid w:val="003E2783"/>
    <w:rsid w:val="003E421D"/>
    <w:rsid w:val="003E6131"/>
    <w:rsid w:val="003E65BC"/>
    <w:rsid w:val="003F2C82"/>
    <w:rsid w:val="003F34F9"/>
    <w:rsid w:val="003F4A5D"/>
    <w:rsid w:val="003F5EDB"/>
    <w:rsid w:val="003F6782"/>
    <w:rsid w:val="0040052C"/>
    <w:rsid w:val="00402558"/>
    <w:rsid w:val="00404029"/>
    <w:rsid w:val="004061EE"/>
    <w:rsid w:val="00410950"/>
    <w:rsid w:val="00410A63"/>
    <w:rsid w:val="00410AB2"/>
    <w:rsid w:val="00412D40"/>
    <w:rsid w:val="00413BCB"/>
    <w:rsid w:val="0041661B"/>
    <w:rsid w:val="00416891"/>
    <w:rsid w:val="00416BC6"/>
    <w:rsid w:val="00416C39"/>
    <w:rsid w:val="0041789D"/>
    <w:rsid w:val="00422172"/>
    <w:rsid w:val="0042294B"/>
    <w:rsid w:val="00423A65"/>
    <w:rsid w:val="00425A9A"/>
    <w:rsid w:val="00430620"/>
    <w:rsid w:val="00430B35"/>
    <w:rsid w:val="00430C47"/>
    <w:rsid w:val="0043132B"/>
    <w:rsid w:val="00431462"/>
    <w:rsid w:val="004326AF"/>
    <w:rsid w:val="00432F46"/>
    <w:rsid w:val="00436665"/>
    <w:rsid w:val="00437CFA"/>
    <w:rsid w:val="00437D7A"/>
    <w:rsid w:val="00437E46"/>
    <w:rsid w:val="00441428"/>
    <w:rsid w:val="00441A75"/>
    <w:rsid w:val="004420D6"/>
    <w:rsid w:val="00443AE6"/>
    <w:rsid w:val="0044623F"/>
    <w:rsid w:val="00446719"/>
    <w:rsid w:val="00450C84"/>
    <w:rsid w:val="00450E24"/>
    <w:rsid w:val="00452EF7"/>
    <w:rsid w:val="00454D9D"/>
    <w:rsid w:val="004560D6"/>
    <w:rsid w:val="0045669A"/>
    <w:rsid w:val="0045694A"/>
    <w:rsid w:val="00456C70"/>
    <w:rsid w:val="004579AB"/>
    <w:rsid w:val="0046020A"/>
    <w:rsid w:val="00461016"/>
    <w:rsid w:val="00461455"/>
    <w:rsid w:val="00461AAD"/>
    <w:rsid w:val="00462225"/>
    <w:rsid w:val="004648DD"/>
    <w:rsid w:val="004676A2"/>
    <w:rsid w:val="00470348"/>
    <w:rsid w:val="00470CA4"/>
    <w:rsid w:val="00474CA0"/>
    <w:rsid w:val="00476186"/>
    <w:rsid w:val="004809C1"/>
    <w:rsid w:val="00484D6A"/>
    <w:rsid w:val="0048595C"/>
    <w:rsid w:val="00486E23"/>
    <w:rsid w:val="004878F5"/>
    <w:rsid w:val="00492900"/>
    <w:rsid w:val="00494CAE"/>
    <w:rsid w:val="0049592B"/>
    <w:rsid w:val="00495F4B"/>
    <w:rsid w:val="00496F20"/>
    <w:rsid w:val="004A4E27"/>
    <w:rsid w:val="004A4F71"/>
    <w:rsid w:val="004A56BB"/>
    <w:rsid w:val="004A6E6E"/>
    <w:rsid w:val="004B0A36"/>
    <w:rsid w:val="004B216C"/>
    <w:rsid w:val="004B2303"/>
    <w:rsid w:val="004B305F"/>
    <w:rsid w:val="004B3D53"/>
    <w:rsid w:val="004B3D73"/>
    <w:rsid w:val="004B6F58"/>
    <w:rsid w:val="004B7A04"/>
    <w:rsid w:val="004C0671"/>
    <w:rsid w:val="004C3096"/>
    <w:rsid w:val="004C3352"/>
    <w:rsid w:val="004C4436"/>
    <w:rsid w:val="004C7C17"/>
    <w:rsid w:val="004C7F7F"/>
    <w:rsid w:val="004D06A3"/>
    <w:rsid w:val="004D1D1C"/>
    <w:rsid w:val="004D2B9C"/>
    <w:rsid w:val="004D45EA"/>
    <w:rsid w:val="004D523C"/>
    <w:rsid w:val="004D5F81"/>
    <w:rsid w:val="004D6351"/>
    <w:rsid w:val="004D6710"/>
    <w:rsid w:val="004D6801"/>
    <w:rsid w:val="004D7E04"/>
    <w:rsid w:val="004E047F"/>
    <w:rsid w:val="004E0EB3"/>
    <w:rsid w:val="004E2B7E"/>
    <w:rsid w:val="004E2BF4"/>
    <w:rsid w:val="004E2DAB"/>
    <w:rsid w:val="004E62A2"/>
    <w:rsid w:val="004E7B57"/>
    <w:rsid w:val="004E7B82"/>
    <w:rsid w:val="004F1EB5"/>
    <w:rsid w:val="004F274E"/>
    <w:rsid w:val="004F35D9"/>
    <w:rsid w:val="004F560F"/>
    <w:rsid w:val="0050157C"/>
    <w:rsid w:val="005039EB"/>
    <w:rsid w:val="00512963"/>
    <w:rsid w:val="005135CF"/>
    <w:rsid w:val="0051423A"/>
    <w:rsid w:val="005168AF"/>
    <w:rsid w:val="00516B65"/>
    <w:rsid w:val="00517322"/>
    <w:rsid w:val="00520D78"/>
    <w:rsid w:val="00522930"/>
    <w:rsid w:val="00524CC5"/>
    <w:rsid w:val="00531E49"/>
    <w:rsid w:val="00532D21"/>
    <w:rsid w:val="005378AB"/>
    <w:rsid w:val="00537C73"/>
    <w:rsid w:val="00540EE0"/>
    <w:rsid w:val="00541544"/>
    <w:rsid w:val="00542932"/>
    <w:rsid w:val="00542B57"/>
    <w:rsid w:val="00542FED"/>
    <w:rsid w:val="00545A17"/>
    <w:rsid w:val="005473D9"/>
    <w:rsid w:val="0055198D"/>
    <w:rsid w:val="00552409"/>
    <w:rsid w:val="0055258A"/>
    <w:rsid w:val="005526E9"/>
    <w:rsid w:val="00554E8D"/>
    <w:rsid w:val="00557E42"/>
    <w:rsid w:val="00560D71"/>
    <w:rsid w:val="00560F46"/>
    <w:rsid w:val="005636D9"/>
    <w:rsid w:val="0056488C"/>
    <w:rsid w:val="00572644"/>
    <w:rsid w:val="00573077"/>
    <w:rsid w:val="0057363E"/>
    <w:rsid w:val="00575228"/>
    <w:rsid w:val="005800D4"/>
    <w:rsid w:val="00580524"/>
    <w:rsid w:val="005822B6"/>
    <w:rsid w:val="00582B4C"/>
    <w:rsid w:val="005850FC"/>
    <w:rsid w:val="005872C7"/>
    <w:rsid w:val="005913DC"/>
    <w:rsid w:val="00592377"/>
    <w:rsid w:val="00593189"/>
    <w:rsid w:val="005938BC"/>
    <w:rsid w:val="005958F0"/>
    <w:rsid w:val="005A1F44"/>
    <w:rsid w:val="005A3854"/>
    <w:rsid w:val="005B0021"/>
    <w:rsid w:val="005B0E65"/>
    <w:rsid w:val="005B1128"/>
    <w:rsid w:val="005B3C18"/>
    <w:rsid w:val="005C0A7D"/>
    <w:rsid w:val="005C13AD"/>
    <w:rsid w:val="005C361F"/>
    <w:rsid w:val="005C3AD4"/>
    <w:rsid w:val="005C47BF"/>
    <w:rsid w:val="005C4E6A"/>
    <w:rsid w:val="005C5838"/>
    <w:rsid w:val="005C7E84"/>
    <w:rsid w:val="005D0BBD"/>
    <w:rsid w:val="005D18B7"/>
    <w:rsid w:val="005D4537"/>
    <w:rsid w:val="005E402F"/>
    <w:rsid w:val="005E4396"/>
    <w:rsid w:val="005E6B01"/>
    <w:rsid w:val="005E6CF3"/>
    <w:rsid w:val="005E742C"/>
    <w:rsid w:val="005E7F7F"/>
    <w:rsid w:val="005F0D58"/>
    <w:rsid w:val="005F2244"/>
    <w:rsid w:val="005F2CA4"/>
    <w:rsid w:val="005F30EC"/>
    <w:rsid w:val="005F73BF"/>
    <w:rsid w:val="00600C39"/>
    <w:rsid w:val="00600CC5"/>
    <w:rsid w:val="00601F9F"/>
    <w:rsid w:val="00603CCA"/>
    <w:rsid w:val="0060520D"/>
    <w:rsid w:val="0060643B"/>
    <w:rsid w:val="00610053"/>
    <w:rsid w:val="00610966"/>
    <w:rsid w:val="0061096A"/>
    <w:rsid w:val="00611F3A"/>
    <w:rsid w:val="00613C40"/>
    <w:rsid w:val="006202CF"/>
    <w:rsid w:val="006211FF"/>
    <w:rsid w:val="006219FC"/>
    <w:rsid w:val="006237E9"/>
    <w:rsid w:val="006266B5"/>
    <w:rsid w:val="00627D05"/>
    <w:rsid w:val="0063266A"/>
    <w:rsid w:val="0063298C"/>
    <w:rsid w:val="00635321"/>
    <w:rsid w:val="00635FF7"/>
    <w:rsid w:val="00640172"/>
    <w:rsid w:val="006432AF"/>
    <w:rsid w:val="0064421E"/>
    <w:rsid w:val="00645275"/>
    <w:rsid w:val="00646133"/>
    <w:rsid w:val="00646EE4"/>
    <w:rsid w:val="006502F7"/>
    <w:rsid w:val="0065336A"/>
    <w:rsid w:val="00653442"/>
    <w:rsid w:val="00655579"/>
    <w:rsid w:val="00656A85"/>
    <w:rsid w:val="00661294"/>
    <w:rsid w:val="00662E40"/>
    <w:rsid w:val="006646DF"/>
    <w:rsid w:val="00666279"/>
    <w:rsid w:val="00666737"/>
    <w:rsid w:val="00666772"/>
    <w:rsid w:val="00667344"/>
    <w:rsid w:val="00670147"/>
    <w:rsid w:val="006715CB"/>
    <w:rsid w:val="00671A02"/>
    <w:rsid w:val="00672206"/>
    <w:rsid w:val="00672464"/>
    <w:rsid w:val="00673FCC"/>
    <w:rsid w:val="00675352"/>
    <w:rsid w:val="006754EE"/>
    <w:rsid w:val="00675D96"/>
    <w:rsid w:val="006764DD"/>
    <w:rsid w:val="00677791"/>
    <w:rsid w:val="0068055F"/>
    <w:rsid w:val="006838DC"/>
    <w:rsid w:val="006847E1"/>
    <w:rsid w:val="00693BAC"/>
    <w:rsid w:val="00694E61"/>
    <w:rsid w:val="00697AC9"/>
    <w:rsid w:val="006A10A3"/>
    <w:rsid w:val="006A3BE5"/>
    <w:rsid w:val="006A5CB8"/>
    <w:rsid w:val="006A77D8"/>
    <w:rsid w:val="006A78D7"/>
    <w:rsid w:val="006B33CF"/>
    <w:rsid w:val="006B3521"/>
    <w:rsid w:val="006B61A6"/>
    <w:rsid w:val="006B7B72"/>
    <w:rsid w:val="006C0EC9"/>
    <w:rsid w:val="006C558C"/>
    <w:rsid w:val="006C5EDF"/>
    <w:rsid w:val="006C6A07"/>
    <w:rsid w:val="006C7EA1"/>
    <w:rsid w:val="006D0999"/>
    <w:rsid w:val="006D3005"/>
    <w:rsid w:val="006D5325"/>
    <w:rsid w:val="006D60BD"/>
    <w:rsid w:val="006D7F4B"/>
    <w:rsid w:val="006E09B1"/>
    <w:rsid w:val="006E0D74"/>
    <w:rsid w:val="006E468C"/>
    <w:rsid w:val="006E6716"/>
    <w:rsid w:val="006E7B9C"/>
    <w:rsid w:val="006F6AA0"/>
    <w:rsid w:val="007114C0"/>
    <w:rsid w:val="00711A47"/>
    <w:rsid w:val="007120FB"/>
    <w:rsid w:val="007130D5"/>
    <w:rsid w:val="00713E22"/>
    <w:rsid w:val="00714CB9"/>
    <w:rsid w:val="00717567"/>
    <w:rsid w:val="00721A73"/>
    <w:rsid w:val="00725BF5"/>
    <w:rsid w:val="00725D3F"/>
    <w:rsid w:val="007267E1"/>
    <w:rsid w:val="007273A6"/>
    <w:rsid w:val="007320EF"/>
    <w:rsid w:val="00735A28"/>
    <w:rsid w:val="00737511"/>
    <w:rsid w:val="007405D6"/>
    <w:rsid w:val="007412EA"/>
    <w:rsid w:val="00741F3B"/>
    <w:rsid w:val="00742207"/>
    <w:rsid w:val="00743AFF"/>
    <w:rsid w:val="00743C74"/>
    <w:rsid w:val="00745560"/>
    <w:rsid w:val="00745D38"/>
    <w:rsid w:val="00751AA2"/>
    <w:rsid w:val="00751FA9"/>
    <w:rsid w:val="00752746"/>
    <w:rsid w:val="00752A9C"/>
    <w:rsid w:val="00755765"/>
    <w:rsid w:val="0076188B"/>
    <w:rsid w:val="00763311"/>
    <w:rsid w:val="007653A6"/>
    <w:rsid w:val="00767681"/>
    <w:rsid w:val="00767A0A"/>
    <w:rsid w:val="00767EBC"/>
    <w:rsid w:val="00770AF7"/>
    <w:rsid w:val="00771B7A"/>
    <w:rsid w:val="00773A31"/>
    <w:rsid w:val="0077454B"/>
    <w:rsid w:val="00774E57"/>
    <w:rsid w:val="00774ED6"/>
    <w:rsid w:val="0077506D"/>
    <w:rsid w:val="0078291B"/>
    <w:rsid w:val="00783505"/>
    <w:rsid w:val="00783EB8"/>
    <w:rsid w:val="00784F67"/>
    <w:rsid w:val="00785330"/>
    <w:rsid w:val="00785AF6"/>
    <w:rsid w:val="007910DD"/>
    <w:rsid w:val="00792532"/>
    <w:rsid w:val="0079658C"/>
    <w:rsid w:val="007A10B6"/>
    <w:rsid w:val="007A3B68"/>
    <w:rsid w:val="007A4421"/>
    <w:rsid w:val="007A4A9C"/>
    <w:rsid w:val="007A5944"/>
    <w:rsid w:val="007A7F21"/>
    <w:rsid w:val="007B1ED6"/>
    <w:rsid w:val="007B36A7"/>
    <w:rsid w:val="007B498F"/>
    <w:rsid w:val="007B56AB"/>
    <w:rsid w:val="007B62C2"/>
    <w:rsid w:val="007B7095"/>
    <w:rsid w:val="007B7515"/>
    <w:rsid w:val="007C0DF1"/>
    <w:rsid w:val="007C0F12"/>
    <w:rsid w:val="007C14F5"/>
    <w:rsid w:val="007C2F0D"/>
    <w:rsid w:val="007C3422"/>
    <w:rsid w:val="007C5CF8"/>
    <w:rsid w:val="007C5EF5"/>
    <w:rsid w:val="007C682E"/>
    <w:rsid w:val="007D0D65"/>
    <w:rsid w:val="007D33A9"/>
    <w:rsid w:val="007D41BC"/>
    <w:rsid w:val="007D4442"/>
    <w:rsid w:val="007E18B4"/>
    <w:rsid w:val="007E18D3"/>
    <w:rsid w:val="007E36E4"/>
    <w:rsid w:val="007E4DB4"/>
    <w:rsid w:val="007E5608"/>
    <w:rsid w:val="007E7146"/>
    <w:rsid w:val="007E7834"/>
    <w:rsid w:val="007E7EBD"/>
    <w:rsid w:val="007F14E3"/>
    <w:rsid w:val="007F1A22"/>
    <w:rsid w:val="007F1A48"/>
    <w:rsid w:val="007F3476"/>
    <w:rsid w:val="007F6196"/>
    <w:rsid w:val="007F7593"/>
    <w:rsid w:val="00800086"/>
    <w:rsid w:val="0080148C"/>
    <w:rsid w:val="00801D9A"/>
    <w:rsid w:val="00803A77"/>
    <w:rsid w:val="00803CE4"/>
    <w:rsid w:val="00805681"/>
    <w:rsid w:val="00807800"/>
    <w:rsid w:val="00810333"/>
    <w:rsid w:val="00810F65"/>
    <w:rsid w:val="00811C5C"/>
    <w:rsid w:val="00811FFB"/>
    <w:rsid w:val="00812035"/>
    <w:rsid w:val="0081396B"/>
    <w:rsid w:val="00813CA5"/>
    <w:rsid w:val="00815921"/>
    <w:rsid w:val="00816791"/>
    <w:rsid w:val="00820416"/>
    <w:rsid w:val="00820743"/>
    <w:rsid w:val="0082135C"/>
    <w:rsid w:val="008216B0"/>
    <w:rsid w:val="008274DE"/>
    <w:rsid w:val="00831195"/>
    <w:rsid w:val="008315DE"/>
    <w:rsid w:val="00832F2F"/>
    <w:rsid w:val="00833262"/>
    <w:rsid w:val="0083567A"/>
    <w:rsid w:val="00836FEF"/>
    <w:rsid w:val="008400BE"/>
    <w:rsid w:val="0084039E"/>
    <w:rsid w:val="00840C3E"/>
    <w:rsid w:val="008416AD"/>
    <w:rsid w:val="00841F06"/>
    <w:rsid w:val="00843544"/>
    <w:rsid w:val="00843BA6"/>
    <w:rsid w:val="00844428"/>
    <w:rsid w:val="0084471A"/>
    <w:rsid w:val="00844861"/>
    <w:rsid w:val="00844D60"/>
    <w:rsid w:val="00845129"/>
    <w:rsid w:val="00845947"/>
    <w:rsid w:val="00847623"/>
    <w:rsid w:val="008478C2"/>
    <w:rsid w:val="00847AB3"/>
    <w:rsid w:val="00850A5A"/>
    <w:rsid w:val="008516B8"/>
    <w:rsid w:val="00854F3D"/>
    <w:rsid w:val="00855DCB"/>
    <w:rsid w:val="00863C20"/>
    <w:rsid w:val="00864DE4"/>
    <w:rsid w:val="00873D34"/>
    <w:rsid w:val="0087436E"/>
    <w:rsid w:val="0088124E"/>
    <w:rsid w:val="008841AD"/>
    <w:rsid w:val="0089036F"/>
    <w:rsid w:val="00895A00"/>
    <w:rsid w:val="008A0246"/>
    <w:rsid w:val="008A0C48"/>
    <w:rsid w:val="008A11E5"/>
    <w:rsid w:val="008A161F"/>
    <w:rsid w:val="008A1F2E"/>
    <w:rsid w:val="008A5299"/>
    <w:rsid w:val="008A67AC"/>
    <w:rsid w:val="008A7896"/>
    <w:rsid w:val="008B0FAF"/>
    <w:rsid w:val="008B20D7"/>
    <w:rsid w:val="008B4CD7"/>
    <w:rsid w:val="008B5C8E"/>
    <w:rsid w:val="008B61D1"/>
    <w:rsid w:val="008B63F2"/>
    <w:rsid w:val="008C005E"/>
    <w:rsid w:val="008C1553"/>
    <w:rsid w:val="008C19A2"/>
    <w:rsid w:val="008C27D1"/>
    <w:rsid w:val="008C70C7"/>
    <w:rsid w:val="008C7DAF"/>
    <w:rsid w:val="008D0E3A"/>
    <w:rsid w:val="008D239A"/>
    <w:rsid w:val="008D2B0C"/>
    <w:rsid w:val="008D754B"/>
    <w:rsid w:val="008E4190"/>
    <w:rsid w:val="008E4EA1"/>
    <w:rsid w:val="008E56AB"/>
    <w:rsid w:val="008E59FA"/>
    <w:rsid w:val="008E5D63"/>
    <w:rsid w:val="008E5E11"/>
    <w:rsid w:val="008E62DE"/>
    <w:rsid w:val="008E68CD"/>
    <w:rsid w:val="008E7403"/>
    <w:rsid w:val="008F09D3"/>
    <w:rsid w:val="008F1428"/>
    <w:rsid w:val="008F21A0"/>
    <w:rsid w:val="008F42AB"/>
    <w:rsid w:val="008F7970"/>
    <w:rsid w:val="00901CA1"/>
    <w:rsid w:val="009025DB"/>
    <w:rsid w:val="00905EE9"/>
    <w:rsid w:val="00910651"/>
    <w:rsid w:val="009131A3"/>
    <w:rsid w:val="00913A22"/>
    <w:rsid w:val="00913F1B"/>
    <w:rsid w:val="00916A3A"/>
    <w:rsid w:val="00920E52"/>
    <w:rsid w:val="00921E1C"/>
    <w:rsid w:val="00923E8A"/>
    <w:rsid w:val="009240E1"/>
    <w:rsid w:val="0093042D"/>
    <w:rsid w:val="0093094E"/>
    <w:rsid w:val="00931C55"/>
    <w:rsid w:val="00932682"/>
    <w:rsid w:val="00932FB4"/>
    <w:rsid w:val="00932FD3"/>
    <w:rsid w:val="009330F5"/>
    <w:rsid w:val="0093397E"/>
    <w:rsid w:val="00934472"/>
    <w:rsid w:val="0093487E"/>
    <w:rsid w:val="00934963"/>
    <w:rsid w:val="009365EA"/>
    <w:rsid w:val="00936D03"/>
    <w:rsid w:val="0093713D"/>
    <w:rsid w:val="009414AC"/>
    <w:rsid w:val="00941F53"/>
    <w:rsid w:val="00943277"/>
    <w:rsid w:val="0094541A"/>
    <w:rsid w:val="00950114"/>
    <w:rsid w:val="00955067"/>
    <w:rsid w:val="00956228"/>
    <w:rsid w:val="00960090"/>
    <w:rsid w:val="00960B0B"/>
    <w:rsid w:val="00960E11"/>
    <w:rsid w:val="0096219A"/>
    <w:rsid w:val="00963986"/>
    <w:rsid w:val="0096469A"/>
    <w:rsid w:val="00964A78"/>
    <w:rsid w:val="009661BB"/>
    <w:rsid w:val="00973714"/>
    <w:rsid w:val="00980A2E"/>
    <w:rsid w:val="009857BE"/>
    <w:rsid w:val="00986B8A"/>
    <w:rsid w:val="00986F65"/>
    <w:rsid w:val="00987B4E"/>
    <w:rsid w:val="00987C78"/>
    <w:rsid w:val="00991D8A"/>
    <w:rsid w:val="00991FEE"/>
    <w:rsid w:val="00993015"/>
    <w:rsid w:val="009953B4"/>
    <w:rsid w:val="00995417"/>
    <w:rsid w:val="00997721"/>
    <w:rsid w:val="009A090E"/>
    <w:rsid w:val="009A40FF"/>
    <w:rsid w:val="009A4B62"/>
    <w:rsid w:val="009A622F"/>
    <w:rsid w:val="009A648C"/>
    <w:rsid w:val="009A689D"/>
    <w:rsid w:val="009A7461"/>
    <w:rsid w:val="009B0A56"/>
    <w:rsid w:val="009B1303"/>
    <w:rsid w:val="009B135B"/>
    <w:rsid w:val="009B173F"/>
    <w:rsid w:val="009B24AB"/>
    <w:rsid w:val="009B27BE"/>
    <w:rsid w:val="009B2916"/>
    <w:rsid w:val="009B32AA"/>
    <w:rsid w:val="009B37D3"/>
    <w:rsid w:val="009B5B01"/>
    <w:rsid w:val="009B6EBF"/>
    <w:rsid w:val="009B7FCC"/>
    <w:rsid w:val="009C037E"/>
    <w:rsid w:val="009C10D2"/>
    <w:rsid w:val="009C2E6F"/>
    <w:rsid w:val="009D1401"/>
    <w:rsid w:val="009D14A2"/>
    <w:rsid w:val="009D1DC4"/>
    <w:rsid w:val="009D1FFB"/>
    <w:rsid w:val="009D21C6"/>
    <w:rsid w:val="009D389F"/>
    <w:rsid w:val="009D4733"/>
    <w:rsid w:val="009D4BD2"/>
    <w:rsid w:val="009D4D42"/>
    <w:rsid w:val="009D53D9"/>
    <w:rsid w:val="009D5B49"/>
    <w:rsid w:val="009D60D6"/>
    <w:rsid w:val="009D6A0C"/>
    <w:rsid w:val="009D7036"/>
    <w:rsid w:val="009D7852"/>
    <w:rsid w:val="009E072C"/>
    <w:rsid w:val="009E19FB"/>
    <w:rsid w:val="009E42C4"/>
    <w:rsid w:val="009E52AC"/>
    <w:rsid w:val="009E6B72"/>
    <w:rsid w:val="009E7262"/>
    <w:rsid w:val="009E74C6"/>
    <w:rsid w:val="009E7653"/>
    <w:rsid w:val="009F00B1"/>
    <w:rsid w:val="009F3F65"/>
    <w:rsid w:val="009F440A"/>
    <w:rsid w:val="009F44D2"/>
    <w:rsid w:val="009F5A10"/>
    <w:rsid w:val="00A013B7"/>
    <w:rsid w:val="00A0155C"/>
    <w:rsid w:val="00A03942"/>
    <w:rsid w:val="00A054D6"/>
    <w:rsid w:val="00A078D5"/>
    <w:rsid w:val="00A11B49"/>
    <w:rsid w:val="00A13481"/>
    <w:rsid w:val="00A13A60"/>
    <w:rsid w:val="00A13BCE"/>
    <w:rsid w:val="00A152E2"/>
    <w:rsid w:val="00A16BE4"/>
    <w:rsid w:val="00A17843"/>
    <w:rsid w:val="00A17960"/>
    <w:rsid w:val="00A17B40"/>
    <w:rsid w:val="00A20376"/>
    <w:rsid w:val="00A2069F"/>
    <w:rsid w:val="00A214D8"/>
    <w:rsid w:val="00A22148"/>
    <w:rsid w:val="00A22B35"/>
    <w:rsid w:val="00A24450"/>
    <w:rsid w:val="00A246CB"/>
    <w:rsid w:val="00A24C0B"/>
    <w:rsid w:val="00A250B7"/>
    <w:rsid w:val="00A259EB"/>
    <w:rsid w:val="00A25E76"/>
    <w:rsid w:val="00A26A70"/>
    <w:rsid w:val="00A3188A"/>
    <w:rsid w:val="00A32665"/>
    <w:rsid w:val="00A33BE5"/>
    <w:rsid w:val="00A33C61"/>
    <w:rsid w:val="00A352FA"/>
    <w:rsid w:val="00A36CCA"/>
    <w:rsid w:val="00A36F73"/>
    <w:rsid w:val="00A406A6"/>
    <w:rsid w:val="00A408E7"/>
    <w:rsid w:val="00A409CB"/>
    <w:rsid w:val="00A41500"/>
    <w:rsid w:val="00A41967"/>
    <w:rsid w:val="00A42068"/>
    <w:rsid w:val="00A44720"/>
    <w:rsid w:val="00A50BF3"/>
    <w:rsid w:val="00A51955"/>
    <w:rsid w:val="00A51D3A"/>
    <w:rsid w:val="00A525DD"/>
    <w:rsid w:val="00A5415C"/>
    <w:rsid w:val="00A55B38"/>
    <w:rsid w:val="00A56402"/>
    <w:rsid w:val="00A56AFA"/>
    <w:rsid w:val="00A57388"/>
    <w:rsid w:val="00A60F16"/>
    <w:rsid w:val="00A620B9"/>
    <w:rsid w:val="00A62118"/>
    <w:rsid w:val="00A631E6"/>
    <w:rsid w:val="00A65D9A"/>
    <w:rsid w:val="00A71AC1"/>
    <w:rsid w:val="00A73465"/>
    <w:rsid w:val="00A75B4D"/>
    <w:rsid w:val="00A77575"/>
    <w:rsid w:val="00A80C45"/>
    <w:rsid w:val="00A818FE"/>
    <w:rsid w:val="00A8268B"/>
    <w:rsid w:val="00A83A90"/>
    <w:rsid w:val="00A85639"/>
    <w:rsid w:val="00A86F22"/>
    <w:rsid w:val="00A87F6D"/>
    <w:rsid w:val="00A906E5"/>
    <w:rsid w:val="00A907B0"/>
    <w:rsid w:val="00A92CF5"/>
    <w:rsid w:val="00A939BA"/>
    <w:rsid w:val="00A94556"/>
    <w:rsid w:val="00A96328"/>
    <w:rsid w:val="00A978C2"/>
    <w:rsid w:val="00AA21EE"/>
    <w:rsid w:val="00AA427E"/>
    <w:rsid w:val="00AB0888"/>
    <w:rsid w:val="00AB1CBD"/>
    <w:rsid w:val="00AB214D"/>
    <w:rsid w:val="00AB3417"/>
    <w:rsid w:val="00AB3A18"/>
    <w:rsid w:val="00AB4812"/>
    <w:rsid w:val="00AB56A5"/>
    <w:rsid w:val="00AC0C28"/>
    <w:rsid w:val="00AC13B2"/>
    <w:rsid w:val="00AC1463"/>
    <w:rsid w:val="00AC1CBC"/>
    <w:rsid w:val="00AC3212"/>
    <w:rsid w:val="00AC3F98"/>
    <w:rsid w:val="00AC4517"/>
    <w:rsid w:val="00AC6563"/>
    <w:rsid w:val="00AC6FB9"/>
    <w:rsid w:val="00AC7551"/>
    <w:rsid w:val="00AD26D7"/>
    <w:rsid w:val="00AD3E1E"/>
    <w:rsid w:val="00AE0B6B"/>
    <w:rsid w:val="00AE1D07"/>
    <w:rsid w:val="00AE2702"/>
    <w:rsid w:val="00AE29ED"/>
    <w:rsid w:val="00AE38FA"/>
    <w:rsid w:val="00AE4181"/>
    <w:rsid w:val="00AE44E1"/>
    <w:rsid w:val="00AF09CB"/>
    <w:rsid w:val="00AF36FC"/>
    <w:rsid w:val="00AF4FC9"/>
    <w:rsid w:val="00B010F6"/>
    <w:rsid w:val="00B03929"/>
    <w:rsid w:val="00B05A04"/>
    <w:rsid w:val="00B07588"/>
    <w:rsid w:val="00B07986"/>
    <w:rsid w:val="00B115B8"/>
    <w:rsid w:val="00B14D9A"/>
    <w:rsid w:val="00B20C8C"/>
    <w:rsid w:val="00B2382A"/>
    <w:rsid w:val="00B239B2"/>
    <w:rsid w:val="00B23F95"/>
    <w:rsid w:val="00B24969"/>
    <w:rsid w:val="00B3181A"/>
    <w:rsid w:val="00B318FB"/>
    <w:rsid w:val="00B31D80"/>
    <w:rsid w:val="00B31D88"/>
    <w:rsid w:val="00B33829"/>
    <w:rsid w:val="00B33CB3"/>
    <w:rsid w:val="00B36BD1"/>
    <w:rsid w:val="00B4077B"/>
    <w:rsid w:val="00B43BBC"/>
    <w:rsid w:val="00B44817"/>
    <w:rsid w:val="00B44D92"/>
    <w:rsid w:val="00B517CB"/>
    <w:rsid w:val="00B54925"/>
    <w:rsid w:val="00B55965"/>
    <w:rsid w:val="00B559B1"/>
    <w:rsid w:val="00B55B48"/>
    <w:rsid w:val="00B56B36"/>
    <w:rsid w:val="00B60CE5"/>
    <w:rsid w:val="00B64D7F"/>
    <w:rsid w:val="00B656AD"/>
    <w:rsid w:val="00B65C91"/>
    <w:rsid w:val="00B6621C"/>
    <w:rsid w:val="00B72156"/>
    <w:rsid w:val="00B72417"/>
    <w:rsid w:val="00B7300F"/>
    <w:rsid w:val="00B746D1"/>
    <w:rsid w:val="00B76A9F"/>
    <w:rsid w:val="00B76D3C"/>
    <w:rsid w:val="00B7746A"/>
    <w:rsid w:val="00B81C9B"/>
    <w:rsid w:val="00B83106"/>
    <w:rsid w:val="00B8318E"/>
    <w:rsid w:val="00B83DE1"/>
    <w:rsid w:val="00B841C8"/>
    <w:rsid w:val="00B86809"/>
    <w:rsid w:val="00B903F4"/>
    <w:rsid w:val="00B90EAE"/>
    <w:rsid w:val="00B92029"/>
    <w:rsid w:val="00B92A66"/>
    <w:rsid w:val="00B94505"/>
    <w:rsid w:val="00B950BA"/>
    <w:rsid w:val="00B953F2"/>
    <w:rsid w:val="00B95752"/>
    <w:rsid w:val="00B95F4F"/>
    <w:rsid w:val="00B962A8"/>
    <w:rsid w:val="00B9703B"/>
    <w:rsid w:val="00BA06F5"/>
    <w:rsid w:val="00BA4529"/>
    <w:rsid w:val="00BA7016"/>
    <w:rsid w:val="00BA71F7"/>
    <w:rsid w:val="00BA77AF"/>
    <w:rsid w:val="00BB3647"/>
    <w:rsid w:val="00BB52B4"/>
    <w:rsid w:val="00BC1950"/>
    <w:rsid w:val="00BC3686"/>
    <w:rsid w:val="00BC78D5"/>
    <w:rsid w:val="00BD2064"/>
    <w:rsid w:val="00BD334E"/>
    <w:rsid w:val="00BD39F9"/>
    <w:rsid w:val="00BD5945"/>
    <w:rsid w:val="00BD5E2D"/>
    <w:rsid w:val="00BE619D"/>
    <w:rsid w:val="00BE62EA"/>
    <w:rsid w:val="00BE6865"/>
    <w:rsid w:val="00BE7771"/>
    <w:rsid w:val="00BE7F60"/>
    <w:rsid w:val="00BF2436"/>
    <w:rsid w:val="00BF3499"/>
    <w:rsid w:val="00BF3800"/>
    <w:rsid w:val="00BF6337"/>
    <w:rsid w:val="00BF679E"/>
    <w:rsid w:val="00BF6BF5"/>
    <w:rsid w:val="00BF7CBE"/>
    <w:rsid w:val="00C012DB"/>
    <w:rsid w:val="00C0183F"/>
    <w:rsid w:val="00C02156"/>
    <w:rsid w:val="00C1000C"/>
    <w:rsid w:val="00C107F7"/>
    <w:rsid w:val="00C1253F"/>
    <w:rsid w:val="00C158A7"/>
    <w:rsid w:val="00C16296"/>
    <w:rsid w:val="00C171FA"/>
    <w:rsid w:val="00C216CB"/>
    <w:rsid w:val="00C24099"/>
    <w:rsid w:val="00C26255"/>
    <w:rsid w:val="00C262F9"/>
    <w:rsid w:val="00C313BD"/>
    <w:rsid w:val="00C31E31"/>
    <w:rsid w:val="00C33523"/>
    <w:rsid w:val="00C3703B"/>
    <w:rsid w:val="00C37A36"/>
    <w:rsid w:val="00C42441"/>
    <w:rsid w:val="00C4635B"/>
    <w:rsid w:val="00C46EBD"/>
    <w:rsid w:val="00C46EC7"/>
    <w:rsid w:val="00C516F7"/>
    <w:rsid w:val="00C51ED7"/>
    <w:rsid w:val="00C52CFC"/>
    <w:rsid w:val="00C53DBC"/>
    <w:rsid w:val="00C56620"/>
    <w:rsid w:val="00C61314"/>
    <w:rsid w:val="00C632DE"/>
    <w:rsid w:val="00C639DE"/>
    <w:rsid w:val="00C6524D"/>
    <w:rsid w:val="00C656C4"/>
    <w:rsid w:val="00C65A49"/>
    <w:rsid w:val="00C75093"/>
    <w:rsid w:val="00C7513D"/>
    <w:rsid w:val="00C75BF8"/>
    <w:rsid w:val="00C76CE1"/>
    <w:rsid w:val="00C81CCD"/>
    <w:rsid w:val="00C83171"/>
    <w:rsid w:val="00C83E2B"/>
    <w:rsid w:val="00C83F3D"/>
    <w:rsid w:val="00C84561"/>
    <w:rsid w:val="00C845E9"/>
    <w:rsid w:val="00C86E09"/>
    <w:rsid w:val="00C877CA"/>
    <w:rsid w:val="00C91CB0"/>
    <w:rsid w:val="00C92968"/>
    <w:rsid w:val="00C9683B"/>
    <w:rsid w:val="00C97909"/>
    <w:rsid w:val="00CA063C"/>
    <w:rsid w:val="00CA2BCD"/>
    <w:rsid w:val="00CA3145"/>
    <w:rsid w:val="00CA509A"/>
    <w:rsid w:val="00CB0516"/>
    <w:rsid w:val="00CB14F7"/>
    <w:rsid w:val="00CB1866"/>
    <w:rsid w:val="00CB1A25"/>
    <w:rsid w:val="00CB46D5"/>
    <w:rsid w:val="00CB5280"/>
    <w:rsid w:val="00CC04F2"/>
    <w:rsid w:val="00CC0627"/>
    <w:rsid w:val="00CC0A90"/>
    <w:rsid w:val="00CC15E6"/>
    <w:rsid w:val="00CC1F51"/>
    <w:rsid w:val="00CC45CF"/>
    <w:rsid w:val="00CC4953"/>
    <w:rsid w:val="00CC61BC"/>
    <w:rsid w:val="00CC7461"/>
    <w:rsid w:val="00CD0277"/>
    <w:rsid w:val="00CD1039"/>
    <w:rsid w:val="00CD13D5"/>
    <w:rsid w:val="00CD1B0C"/>
    <w:rsid w:val="00CD242A"/>
    <w:rsid w:val="00CD3E9B"/>
    <w:rsid w:val="00CD51C9"/>
    <w:rsid w:val="00CD6707"/>
    <w:rsid w:val="00CD75CB"/>
    <w:rsid w:val="00CD7795"/>
    <w:rsid w:val="00CD77D6"/>
    <w:rsid w:val="00CE01E9"/>
    <w:rsid w:val="00CE0925"/>
    <w:rsid w:val="00CE09DF"/>
    <w:rsid w:val="00CE2809"/>
    <w:rsid w:val="00CE3D81"/>
    <w:rsid w:val="00CE42BA"/>
    <w:rsid w:val="00CE5D51"/>
    <w:rsid w:val="00CE7FA7"/>
    <w:rsid w:val="00CF111A"/>
    <w:rsid w:val="00CF2FC7"/>
    <w:rsid w:val="00CF7134"/>
    <w:rsid w:val="00D005A0"/>
    <w:rsid w:val="00D00672"/>
    <w:rsid w:val="00D02866"/>
    <w:rsid w:val="00D03A98"/>
    <w:rsid w:val="00D03B04"/>
    <w:rsid w:val="00D06B07"/>
    <w:rsid w:val="00D07F58"/>
    <w:rsid w:val="00D11805"/>
    <w:rsid w:val="00D14490"/>
    <w:rsid w:val="00D15100"/>
    <w:rsid w:val="00D2059C"/>
    <w:rsid w:val="00D220F5"/>
    <w:rsid w:val="00D232EE"/>
    <w:rsid w:val="00D24892"/>
    <w:rsid w:val="00D2663F"/>
    <w:rsid w:val="00D32FC7"/>
    <w:rsid w:val="00D33564"/>
    <w:rsid w:val="00D35DA0"/>
    <w:rsid w:val="00D36F04"/>
    <w:rsid w:val="00D37D44"/>
    <w:rsid w:val="00D41CCA"/>
    <w:rsid w:val="00D42207"/>
    <w:rsid w:val="00D4260E"/>
    <w:rsid w:val="00D43C03"/>
    <w:rsid w:val="00D4747B"/>
    <w:rsid w:val="00D47EB1"/>
    <w:rsid w:val="00D47F52"/>
    <w:rsid w:val="00D50C31"/>
    <w:rsid w:val="00D547EC"/>
    <w:rsid w:val="00D54D92"/>
    <w:rsid w:val="00D5754A"/>
    <w:rsid w:val="00D60B7A"/>
    <w:rsid w:val="00D6311F"/>
    <w:rsid w:val="00D64D75"/>
    <w:rsid w:val="00D67032"/>
    <w:rsid w:val="00D74565"/>
    <w:rsid w:val="00D75685"/>
    <w:rsid w:val="00D75D18"/>
    <w:rsid w:val="00D76D0C"/>
    <w:rsid w:val="00D76F12"/>
    <w:rsid w:val="00D77574"/>
    <w:rsid w:val="00D777EA"/>
    <w:rsid w:val="00D81053"/>
    <w:rsid w:val="00D811E0"/>
    <w:rsid w:val="00D81215"/>
    <w:rsid w:val="00D83069"/>
    <w:rsid w:val="00D84B42"/>
    <w:rsid w:val="00D87438"/>
    <w:rsid w:val="00D87B21"/>
    <w:rsid w:val="00D92170"/>
    <w:rsid w:val="00D93576"/>
    <w:rsid w:val="00D93FE6"/>
    <w:rsid w:val="00D94049"/>
    <w:rsid w:val="00D95139"/>
    <w:rsid w:val="00D95E62"/>
    <w:rsid w:val="00DA00D1"/>
    <w:rsid w:val="00DA04B3"/>
    <w:rsid w:val="00DA139D"/>
    <w:rsid w:val="00DA22DA"/>
    <w:rsid w:val="00DA2ED4"/>
    <w:rsid w:val="00DA3A62"/>
    <w:rsid w:val="00DA6996"/>
    <w:rsid w:val="00DB60F4"/>
    <w:rsid w:val="00DB611E"/>
    <w:rsid w:val="00DC01CA"/>
    <w:rsid w:val="00DC07E0"/>
    <w:rsid w:val="00DC1316"/>
    <w:rsid w:val="00DC6B72"/>
    <w:rsid w:val="00DD0179"/>
    <w:rsid w:val="00DD108D"/>
    <w:rsid w:val="00DD121D"/>
    <w:rsid w:val="00DD33E3"/>
    <w:rsid w:val="00DD432C"/>
    <w:rsid w:val="00DD4855"/>
    <w:rsid w:val="00DD505D"/>
    <w:rsid w:val="00DD56EB"/>
    <w:rsid w:val="00DD6201"/>
    <w:rsid w:val="00DE2368"/>
    <w:rsid w:val="00DE29C8"/>
    <w:rsid w:val="00DE3BF6"/>
    <w:rsid w:val="00DE53FC"/>
    <w:rsid w:val="00DF03C1"/>
    <w:rsid w:val="00DF1A2F"/>
    <w:rsid w:val="00DF3A22"/>
    <w:rsid w:val="00DF56F6"/>
    <w:rsid w:val="00DF6747"/>
    <w:rsid w:val="00DF74A7"/>
    <w:rsid w:val="00E000A1"/>
    <w:rsid w:val="00E00BC3"/>
    <w:rsid w:val="00E023FC"/>
    <w:rsid w:val="00E05BD7"/>
    <w:rsid w:val="00E076AF"/>
    <w:rsid w:val="00E12F8F"/>
    <w:rsid w:val="00E13E48"/>
    <w:rsid w:val="00E16B4B"/>
    <w:rsid w:val="00E17797"/>
    <w:rsid w:val="00E178C8"/>
    <w:rsid w:val="00E21313"/>
    <w:rsid w:val="00E2153D"/>
    <w:rsid w:val="00E22E0B"/>
    <w:rsid w:val="00E22EA5"/>
    <w:rsid w:val="00E244EC"/>
    <w:rsid w:val="00E24AEB"/>
    <w:rsid w:val="00E250A8"/>
    <w:rsid w:val="00E2510E"/>
    <w:rsid w:val="00E256B0"/>
    <w:rsid w:val="00E25BA7"/>
    <w:rsid w:val="00E27367"/>
    <w:rsid w:val="00E307E6"/>
    <w:rsid w:val="00E30ED8"/>
    <w:rsid w:val="00E31434"/>
    <w:rsid w:val="00E325B9"/>
    <w:rsid w:val="00E33233"/>
    <w:rsid w:val="00E343E9"/>
    <w:rsid w:val="00E3633E"/>
    <w:rsid w:val="00E363AD"/>
    <w:rsid w:val="00E374D3"/>
    <w:rsid w:val="00E42780"/>
    <w:rsid w:val="00E43EAD"/>
    <w:rsid w:val="00E45BBF"/>
    <w:rsid w:val="00E47396"/>
    <w:rsid w:val="00E50557"/>
    <w:rsid w:val="00E50CAF"/>
    <w:rsid w:val="00E51380"/>
    <w:rsid w:val="00E51459"/>
    <w:rsid w:val="00E5235D"/>
    <w:rsid w:val="00E53875"/>
    <w:rsid w:val="00E53BBE"/>
    <w:rsid w:val="00E55F11"/>
    <w:rsid w:val="00E577BF"/>
    <w:rsid w:val="00E60D36"/>
    <w:rsid w:val="00E61FAE"/>
    <w:rsid w:val="00E62109"/>
    <w:rsid w:val="00E622BF"/>
    <w:rsid w:val="00E62BF8"/>
    <w:rsid w:val="00E653BB"/>
    <w:rsid w:val="00E66004"/>
    <w:rsid w:val="00E66C6F"/>
    <w:rsid w:val="00E67775"/>
    <w:rsid w:val="00E73DA9"/>
    <w:rsid w:val="00E753C6"/>
    <w:rsid w:val="00E754E1"/>
    <w:rsid w:val="00E7585B"/>
    <w:rsid w:val="00E779D0"/>
    <w:rsid w:val="00E80A09"/>
    <w:rsid w:val="00E813B2"/>
    <w:rsid w:val="00E82459"/>
    <w:rsid w:val="00E85266"/>
    <w:rsid w:val="00E86A5E"/>
    <w:rsid w:val="00E9128F"/>
    <w:rsid w:val="00E94271"/>
    <w:rsid w:val="00E94E57"/>
    <w:rsid w:val="00E95CB7"/>
    <w:rsid w:val="00E96379"/>
    <w:rsid w:val="00E97F90"/>
    <w:rsid w:val="00EA0D5B"/>
    <w:rsid w:val="00EA1553"/>
    <w:rsid w:val="00EA1BC5"/>
    <w:rsid w:val="00EA3189"/>
    <w:rsid w:val="00EA4719"/>
    <w:rsid w:val="00EA49F7"/>
    <w:rsid w:val="00EA7590"/>
    <w:rsid w:val="00EB1617"/>
    <w:rsid w:val="00EB3CDC"/>
    <w:rsid w:val="00EB50B0"/>
    <w:rsid w:val="00EB51E9"/>
    <w:rsid w:val="00EB5F25"/>
    <w:rsid w:val="00EB6D78"/>
    <w:rsid w:val="00EC2248"/>
    <w:rsid w:val="00EC355B"/>
    <w:rsid w:val="00EC402D"/>
    <w:rsid w:val="00EC5094"/>
    <w:rsid w:val="00EC5714"/>
    <w:rsid w:val="00EC5E45"/>
    <w:rsid w:val="00EC6745"/>
    <w:rsid w:val="00EC798E"/>
    <w:rsid w:val="00ED0468"/>
    <w:rsid w:val="00ED0C66"/>
    <w:rsid w:val="00ED3383"/>
    <w:rsid w:val="00ED44DD"/>
    <w:rsid w:val="00EE0D85"/>
    <w:rsid w:val="00EE16D0"/>
    <w:rsid w:val="00EE19FD"/>
    <w:rsid w:val="00EE36D9"/>
    <w:rsid w:val="00EE5276"/>
    <w:rsid w:val="00EE534D"/>
    <w:rsid w:val="00EF02DC"/>
    <w:rsid w:val="00EF095F"/>
    <w:rsid w:val="00EF0F06"/>
    <w:rsid w:val="00EF1F4C"/>
    <w:rsid w:val="00EF244D"/>
    <w:rsid w:val="00EF2730"/>
    <w:rsid w:val="00EF74BB"/>
    <w:rsid w:val="00EF79DF"/>
    <w:rsid w:val="00EF7DE0"/>
    <w:rsid w:val="00F00E72"/>
    <w:rsid w:val="00F03F08"/>
    <w:rsid w:val="00F04A39"/>
    <w:rsid w:val="00F05FCE"/>
    <w:rsid w:val="00F07D02"/>
    <w:rsid w:val="00F129C9"/>
    <w:rsid w:val="00F168E6"/>
    <w:rsid w:val="00F205BF"/>
    <w:rsid w:val="00F225D4"/>
    <w:rsid w:val="00F24B34"/>
    <w:rsid w:val="00F324B4"/>
    <w:rsid w:val="00F329BF"/>
    <w:rsid w:val="00F35DFB"/>
    <w:rsid w:val="00F410AC"/>
    <w:rsid w:val="00F42DC8"/>
    <w:rsid w:val="00F43D24"/>
    <w:rsid w:val="00F4402B"/>
    <w:rsid w:val="00F44863"/>
    <w:rsid w:val="00F45378"/>
    <w:rsid w:val="00F472C7"/>
    <w:rsid w:val="00F5079F"/>
    <w:rsid w:val="00F5292B"/>
    <w:rsid w:val="00F55015"/>
    <w:rsid w:val="00F552B8"/>
    <w:rsid w:val="00F55BF6"/>
    <w:rsid w:val="00F57826"/>
    <w:rsid w:val="00F64E95"/>
    <w:rsid w:val="00F67494"/>
    <w:rsid w:val="00F712D4"/>
    <w:rsid w:val="00F7223C"/>
    <w:rsid w:val="00F734E8"/>
    <w:rsid w:val="00F745C1"/>
    <w:rsid w:val="00F74CAF"/>
    <w:rsid w:val="00F770DC"/>
    <w:rsid w:val="00F77860"/>
    <w:rsid w:val="00F77DD0"/>
    <w:rsid w:val="00F814DB"/>
    <w:rsid w:val="00F8619A"/>
    <w:rsid w:val="00F86309"/>
    <w:rsid w:val="00F8792E"/>
    <w:rsid w:val="00F87E6A"/>
    <w:rsid w:val="00F9422A"/>
    <w:rsid w:val="00F967E7"/>
    <w:rsid w:val="00F9713A"/>
    <w:rsid w:val="00FA0A3B"/>
    <w:rsid w:val="00FA2D09"/>
    <w:rsid w:val="00FA2D73"/>
    <w:rsid w:val="00FA329A"/>
    <w:rsid w:val="00FA398B"/>
    <w:rsid w:val="00FA65FD"/>
    <w:rsid w:val="00FA788F"/>
    <w:rsid w:val="00FA7F3C"/>
    <w:rsid w:val="00FB1306"/>
    <w:rsid w:val="00FB3011"/>
    <w:rsid w:val="00FB4240"/>
    <w:rsid w:val="00FB661A"/>
    <w:rsid w:val="00FB7208"/>
    <w:rsid w:val="00FB727E"/>
    <w:rsid w:val="00FB760B"/>
    <w:rsid w:val="00FB7876"/>
    <w:rsid w:val="00FC0D45"/>
    <w:rsid w:val="00FC0F22"/>
    <w:rsid w:val="00FC200A"/>
    <w:rsid w:val="00FC2401"/>
    <w:rsid w:val="00FC5C88"/>
    <w:rsid w:val="00FC6780"/>
    <w:rsid w:val="00FC7144"/>
    <w:rsid w:val="00FD50E2"/>
    <w:rsid w:val="00FD5530"/>
    <w:rsid w:val="00FD5D10"/>
    <w:rsid w:val="00FD5EAC"/>
    <w:rsid w:val="00FD77D9"/>
    <w:rsid w:val="00FE0911"/>
    <w:rsid w:val="00FE10AA"/>
    <w:rsid w:val="00FE35A1"/>
    <w:rsid w:val="00FE392D"/>
    <w:rsid w:val="00FE47FD"/>
    <w:rsid w:val="00FE4F86"/>
    <w:rsid w:val="00FE5430"/>
    <w:rsid w:val="00FE58AE"/>
    <w:rsid w:val="00FF195C"/>
    <w:rsid w:val="00FF2CB3"/>
    <w:rsid w:val="00FF45B7"/>
    <w:rsid w:val="00FF69F5"/>
    <w:rsid w:val="00FF73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286392"/>
  <w15:chartTrackingRefBased/>
  <w15:docId w15:val="{2F6657DE-34C5-4DFD-8390-0AC4CB2C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E1D07"/>
    <w:pPr>
      <w:spacing w:after="0" w:line="240" w:lineRule="auto"/>
    </w:pPr>
    <w:rPr>
      <w:rFonts w:ascii="Calibri" w:eastAsia="Times New Roman" w:hAnsi="Calibri" w:cs="Arial"/>
    </w:rPr>
  </w:style>
  <w:style w:type="paragraph" w:styleId="Heading1">
    <w:name w:val="heading 1"/>
    <w:basedOn w:val="Normal"/>
    <w:next w:val="Normal"/>
    <w:link w:val="Heading1Char"/>
    <w:uiPriority w:val="1"/>
    <w:qFormat/>
    <w:rsid w:val="00AE1D0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37D4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1D07"/>
    <w:pPr>
      <w:tabs>
        <w:tab w:val="center" w:pos="4680"/>
        <w:tab w:val="right" w:pos="9360"/>
      </w:tabs>
    </w:pPr>
    <w:rPr>
      <w:rFonts w:cs="Times New Roman"/>
      <w:sz w:val="20"/>
      <w:szCs w:val="20"/>
    </w:rPr>
  </w:style>
  <w:style w:type="character" w:customStyle="1" w:styleId="HeaderChar">
    <w:name w:val="Header Char"/>
    <w:basedOn w:val="DefaultParagraphFont"/>
    <w:link w:val="Header"/>
    <w:uiPriority w:val="99"/>
    <w:rsid w:val="00AE1D07"/>
    <w:rPr>
      <w:rFonts w:ascii="Calibri" w:eastAsia="Times New Roman" w:hAnsi="Calibri" w:cs="Times New Roman"/>
      <w:sz w:val="20"/>
      <w:szCs w:val="20"/>
      <w:lang w:val="en-US"/>
    </w:rPr>
  </w:style>
  <w:style w:type="paragraph" w:styleId="Footer">
    <w:name w:val="footer"/>
    <w:basedOn w:val="Normal"/>
    <w:link w:val="FooterChar"/>
    <w:uiPriority w:val="99"/>
    <w:unhideWhenUsed/>
    <w:rsid w:val="00AE1D07"/>
    <w:pPr>
      <w:tabs>
        <w:tab w:val="center" w:pos="4680"/>
        <w:tab w:val="right" w:pos="9360"/>
      </w:tabs>
    </w:pPr>
    <w:rPr>
      <w:rFonts w:cs="Times New Roman"/>
      <w:sz w:val="20"/>
      <w:szCs w:val="20"/>
    </w:rPr>
  </w:style>
  <w:style w:type="character" w:customStyle="1" w:styleId="FooterChar">
    <w:name w:val="Footer Char"/>
    <w:basedOn w:val="DefaultParagraphFont"/>
    <w:link w:val="Footer"/>
    <w:uiPriority w:val="99"/>
    <w:rsid w:val="00AE1D07"/>
    <w:rPr>
      <w:rFonts w:ascii="Calibri" w:eastAsia="Times New Roman" w:hAnsi="Calibri" w:cs="Times New Roman"/>
      <w:sz w:val="20"/>
      <w:szCs w:val="20"/>
      <w:lang w:val="en-US"/>
    </w:rPr>
  </w:style>
  <w:style w:type="paragraph" w:styleId="NoSpacing">
    <w:name w:val="No Spacing"/>
    <w:link w:val="NoSpacingChar"/>
    <w:uiPriority w:val="1"/>
    <w:qFormat/>
    <w:rsid w:val="00AE1D07"/>
    <w:pPr>
      <w:spacing w:after="0" w:line="240" w:lineRule="auto"/>
    </w:pPr>
    <w:rPr>
      <w:rFonts w:ascii="EYInterstate" w:eastAsia="Times New Roman" w:hAnsi="EYInterstate" w:cs="Arial"/>
      <w:sz w:val="20"/>
      <w:szCs w:val="24"/>
    </w:rPr>
  </w:style>
  <w:style w:type="character" w:customStyle="1" w:styleId="NoSpacingChar">
    <w:name w:val="No Spacing Char"/>
    <w:link w:val="NoSpacing"/>
    <w:uiPriority w:val="1"/>
    <w:rsid w:val="00AE1D07"/>
    <w:rPr>
      <w:rFonts w:ascii="EYInterstate" w:eastAsia="Times New Roman" w:hAnsi="EYInterstate" w:cs="Arial"/>
      <w:sz w:val="20"/>
      <w:szCs w:val="24"/>
      <w:lang w:val="en-US"/>
    </w:rPr>
  </w:style>
  <w:style w:type="paragraph" w:customStyle="1" w:styleId="Contents">
    <w:name w:val="Contents"/>
    <w:basedOn w:val="Normal"/>
    <w:uiPriority w:val="99"/>
    <w:rsid w:val="00AE1D07"/>
    <w:pPr>
      <w:autoSpaceDE w:val="0"/>
      <w:autoSpaceDN w:val="0"/>
      <w:adjustRightInd w:val="0"/>
    </w:pPr>
    <w:rPr>
      <w:rFonts w:ascii="EYInterstate" w:hAnsi="EYInterstate" w:cs="EYInterstate"/>
      <w:bCs/>
      <w:color w:val="7F7E82"/>
      <w:sz w:val="48"/>
      <w:szCs w:val="48"/>
    </w:rPr>
  </w:style>
  <w:style w:type="paragraph" w:styleId="TOC2">
    <w:name w:val="toc 2"/>
    <w:basedOn w:val="Normal"/>
    <w:next w:val="Normal"/>
    <w:autoRedefine/>
    <w:uiPriority w:val="39"/>
    <w:rsid w:val="000641CE"/>
    <w:pPr>
      <w:tabs>
        <w:tab w:val="left" w:pos="480"/>
        <w:tab w:val="right" w:leader="dot" w:pos="9630"/>
      </w:tabs>
      <w:spacing w:after="60"/>
      <w:ind w:left="1053" w:hanging="333"/>
    </w:pPr>
    <w:rPr>
      <w:rFonts w:ascii="Calibri Light" w:hAnsi="Calibri Light" w:cs="Calibri Light"/>
      <w:noProof/>
      <w:sz w:val="20"/>
      <w:szCs w:val="26"/>
    </w:rPr>
  </w:style>
  <w:style w:type="character" w:styleId="Hyperlink">
    <w:name w:val="Hyperlink"/>
    <w:uiPriority w:val="99"/>
    <w:rsid w:val="00AE1D07"/>
    <w:rPr>
      <w:rFonts w:cs="Times New Roman"/>
      <w:color w:val="0000FF"/>
      <w:u w:val="single"/>
    </w:rPr>
  </w:style>
  <w:style w:type="paragraph" w:customStyle="1" w:styleId="Body-2forcontinuation">
    <w:name w:val="Body - 2 for continuation"/>
    <w:link w:val="Body-2forcontinuationChar"/>
    <w:uiPriority w:val="99"/>
    <w:rsid w:val="00AE1D07"/>
    <w:pPr>
      <w:spacing w:before="240" w:after="0" w:line="240" w:lineRule="auto"/>
    </w:pPr>
    <w:rPr>
      <w:rFonts w:ascii="EYInterstate" w:eastAsia="Times New Roman" w:hAnsi="EYInterstate" w:cs="Arial"/>
      <w:color w:val="000000"/>
      <w:sz w:val="20"/>
      <w:szCs w:val="20"/>
    </w:rPr>
  </w:style>
  <w:style w:type="character" w:customStyle="1" w:styleId="Body-2forcontinuationChar">
    <w:name w:val="Body - 2 for continuation Char"/>
    <w:link w:val="Body-2forcontinuation"/>
    <w:uiPriority w:val="99"/>
    <w:locked/>
    <w:rsid w:val="00AE1D07"/>
    <w:rPr>
      <w:rFonts w:ascii="EYInterstate" w:eastAsia="Times New Roman" w:hAnsi="EYInterstate" w:cs="Arial"/>
      <w:color w:val="000000"/>
      <w:sz w:val="20"/>
      <w:szCs w:val="20"/>
      <w:lang w:val="en-US"/>
    </w:rPr>
  </w:style>
  <w:style w:type="paragraph" w:customStyle="1" w:styleId="NumberedHeading1">
    <w:name w:val="Numbered Heading 1"/>
    <w:basedOn w:val="Heading1"/>
    <w:uiPriority w:val="99"/>
    <w:rsid w:val="00AE1D07"/>
    <w:pPr>
      <w:keepNext w:val="0"/>
      <w:keepLines w:val="0"/>
      <w:overflowPunct w:val="0"/>
      <w:autoSpaceDE w:val="0"/>
      <w:autoSpaceDN w:val="0"/>
      <w:adjustRightInd w:val="0"/>
      <w:spacing w:before="60" w:after="60"/>
      <w:textAlignment w:val="baseline"/>
      <w:outlineLvl w:val="9"/>
    </w:pPr>
    <w:rPr>
      <w:rFonts w:ascii="EYInterstate" w:eastAsia="Times New Roman" w:hAnsi="EYInterstate" w:cs="Arial"/>
      <w:b/>
      <w:color w:val="auto"/>
      <w:spacing w:val="-10"/>
      <w:kern w:val="32"/>
      <w:sz w:val="28"/>
      <w:szCs w:val="36"/>
    </w:rPr>
  </w:style>
  <w:style w:type="paragraph" w:customStyle="1" w:styleId="Body">
    <w:name w:val="Body"/>
    <w:basedOn w:val="Normal"/>
    <w:link w:val="BodyChar"/>
    <w:qFormat/>
    <w:rsid w:val="00AE1D07"/>
    <w:pPr>
      <w:overflowPunct w:val="0"/>
      <w:autoSpaceDE w:val="0"/>
      <w:autoSpaceDN w:val="0"/>
      <w:adjustRightInd w:val="0"/>
      <w:spacing w:line="280" w:lineRule="exact"/>
      <w:jc w:val="both"/>
      <w:textAlignment w:val="baseline"/>
    </w:pPr>
    <w:rPr>
      <w:rFonts w:ascii="Times New Roman" w:hAnsi="Times New Roman" w:cs="Times New Roman"/>
      <w:sz w:val="24"/>
      <w:szCs w:val="24"/>
    </w:rPr>
  </w:style>
  <w:style w:type="character" w:customStyle="1" w:styleId="BodyChar">
    <w:name w:val="Body Char"/>
    <w:link w:val="Body"/>
    <w:rsid w:val="00AE1D07"/>
    <w:rPr>
      <w:rFonts w:ascii="Times New Roman" w:eastAsia="Times New Roman" w:hAnsi="Times New Roman" w:cs="Times New Roman"/>
      <w:sz w:val="24"/>
      <w:szCs w:val="24"/>
      <w:lang w:val="en-US"/>
    </w:rPr>
  </w:style>
  <w:style w:type="table" w:styleId="TableGrid">
    <w:name w:val="Table Grid"/>
    <w:basedOn w:val="TableNormal"/>
    <w:uiPriority w:val="39"/>
    <w:rsid w:val="00AE1D07"/>
    <w:pPr>
      <w:spacing w:after="0" w:line="240" w:lineRule="auto"/>
    </w:pPr>
    <w:rPr>
      <w:rFonts w:ascii="Calibri" w:eastAsia="Times New Roman"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Use Case List Paragraph Char"/>
    <w:basedOn w:val="Normal"/>
    <w:link w:val="ListParagraphChar"/>
    <w:uiPriority w:val="34"/>
    <w:qFormat/>
    <w:rsid w:val="00AE1D07"/>
    <w:pPr>
      <w:ind w:left="720"/>
    </w:pPr>
  </w:style>
  <w:style w:type="character" w:customStyle="1" w:styleId="ListParagraphChar">
    <w:name w:val="List Paragraph Char"/>
    <w:aliases w:val="Use Case List Paragraph Char Char"/>
    <w:link w:val="ListParagraph"/>
    <w:uiPriority w:val="34"/>
    <w:rsid w:val="00AE1D07"/>
    <w:rPr>
      <w:rFonts w:ascii="Calibri" w:eastAsia="Times New Roman" w:hAnsi="Calibri" w:cs="Arial"/>
      <w:lang w:val="en-US"/>
    </w:rPr>
  </w:style>
  <w:style w:type="paragraph" w:styleId="NormalWeb">
    <w:name w:val="Normal (Web)"/>
    <w:basedOn w:val="Normal"/>
    <w:uiPriority w:val="99"/>
    <w:unhideWhenUsed/>
    <w:rsid w:val="00AE1D07"/>
    <w:pPr>
      <w:spacing w:before="100" w:beforeAutospacing="1" w:after="100" w:afterAutospacing="1"/>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AE1D07"/>
    <w:rPr>
      <w:rFonts w:asciiTheme="majorHAnsi" w:eastAsiaTheme="majorEastAsia" w:hAnsiTheme="majorHAnsi" w:cstheme="majorBidi"/>
      <w:color w:val="2F5496" w:themeColor="accent1" w:themeShade="BF"/>
      <w:sz w:val="32"/>
      <w:szCs w:val="32"/>
      <w:lang w:val="en-US"/>
    </w:rPr>
  </w:style>
  <w:style w:type="paragraph" w:customStyle="1" w:styleId="Default">
    <w:name w:val="Default"/>
    <w:rsid w:val="00AE1D0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rsid w:val="00D37D44"/>
    <w:pPr>
      <w:spacing w:before="130" w:after="130" w:line="260" w:lineRule="atLeast"/>
    </w:pPr>
    <w:rPr>
      <w:rFonts w:ascii="Times New Roman" w:hAnsi="Times New Roman" w:cs="Times New Roman"/>
      <w:sz w:val="20"/>
      <w:szCs w:val="20"/>
    </w:rPr>
  </w:style>
  <w:style w:type="character" w:customStyle="1" w:styleId="BodyTextChar">
    <w:name w:val="Body Text Char"/>
    <w:basedOn w:val="DefaultParagraphFont"/>
    <w:link w:val="BodyText"/>
    <w:rsid w:val="00D37D44"/>
    <w:rPr>
      <w:rFonts w:ascii="Times New Roman" w:eastAsia="Times New Roman" w:hAnsi="Times New Roman" w:cs="Times New Roman"/>
      <w:sz w:val="20"/>
      <w:szCs w:val="20"/>
      <w:lang w:val="en-US"/>
    </w:rPr>
  </w:style>
  <w:style w:type="paragraph" w:customStyle="1" w:styleId="HeadingObservationTitle">
    <w:name w:val="Heading Observation Title"/>
    <w:basedOn w:val="Heading2"/>
    <w:rsid w:val="00D37D44"/>
    <w:pPr>
      <w:keepLines w:val="0"/>
      <w:numPr>
        <w:ilvl w:val="1"/>
        <w:numId w:val="6"/>
      </w:numPr>
      <w:tabs>
        <w:tab w:val="clear" w:pos="720"/>
        <w:tab w:val="num" w:pos="360"/>
      </w:tabs>
      <w:spacing w:before="120" w:after="60"/>
      <w:ind w:left="1506" w:hanging="360"/>
    </w:pPr>
    <w:rPr>
      <w:rFonts w:ascii="Frutiger 45 Light" w:eastAsia="Times New Roman" w:hAnsi="Frutiger 45 Light" w:cs="Times New Roman"/>
      <w:color w:val="000080"/>
      <w:sz w:val="32"/>
      <w:szCs w:val="20"/>
      <w:lang w:val="en-CA"/>
    </w:rPr>
  </w:style>
  <w:style w:type="paragraph" w:customStyle="1" w:styleId="TableNumbering">
    <w:name w:val="Table Numbering"/>
    <w:basedOn w:val="Normal"/>
    <w:rsid w:val="00D37D44"/>
    <w:pPr>
      <w:numPr>
        <w:numId w:val="6"/>
      </w:numPr>
    </w:pPr>
    <w:rPr>
      <w:rFonts w:ascii="Frutiger 45 Light" w:hAnsi="Frutiger 45 Light" w:cs="Times New Roman"/>
      <w:sz w:val="20"/>
      <w:szCs w:val="20"/>
      <w:lang w:val="en-CA"/>
    </w:rPr>
  </w:style>
  <w:style w:type="character" w:customStyle="1" w:styleId="Heading2Char">
    <w:name w:val="Heading 2 Char"/>
    <w:basedOn w:val="DefaultParagraphFont"/>
    <w:link w:val="Heading2"/>
    <w:uiPriority w:val="9"/>
    <w:semiHidden/>
    <w:rsid w:val="00D37D44"/>
    <w:rPr>
      <w:rFonts w:asciiTheme="majorHAnsi" w:eastAsiaTheme="majorEastAsia" w:hAnsiTheme="majorHAnsi" w:cstheme="majorBidi"/>
      <w:color w:val="2F5496" w:themeColor="accent1" w:themeShade="BF"/>
      <w:sz w:val="26"/>
      <w:szCs w:val="26"/>
      <w:lang w:val="en-US"/>
    </w:rPr>
  </w:style>
  <w:style w:type="character" w:styleId="CommentReference">
    <w:name w:val="annotation reference"/>
    <w:basedOn w:val="DefaultParagraphFont"/>
    <w:uiPriority w:val="99"/>
    <w:semiHidden/>
    <w:unhideWhenUsed/>
    <w:rsid w:val="008274DE"/>
    <w:rPr>
      <w:sz w:val="16"/>
      <w:szCs w:val="16"/>
    </w:rPr>
  </w:style>
  <w:style w:type="paragraph" w:styleId="CommentText">
    <w:name w:val="annotation text"/>
    <w:basedOn w:val="Normal"/>
    <w:link w:val="CommentTextChar"/>
    <w:uiPriority w:val="99"/>
    <w:unhideWhenUsed/>
    <w:rsid w:val="008274DE"/>
    <w:pPr>
      <w:widowControl w:val="0"/>
      <w:autoSpaceDE w:val="0"/>
      <w:autoSpaceDN w:val="0"/>
    </w:pPr>
    <w:rPr>
      <w:rFonts w:ascii="Calibri Light" w:eastAsia="Calibri Light" w:hAnsi="Calibri Light" w:cs="Calibri Light"/>
      <w:sz w:val="20"/>
      <w:szCs w:val="20"/>
    </w:rPr>
  </w:style>
  <w:style w:type="character" w:customStyle="1" w:styleId="CommentTextChar">
    <w:name w:val="Comment Text Char"/>
    <w:basedOn w:val="DefaultParagraphFont"/>
    <w:link w:val="CommentText"/>
    <w:uiPriority w:val="99"/>
    <w:rsid w:val="008274DE"/>
    <w:rPr>
      <w:rFonts w:ascii="Calibri Light" w:eastAsia="Calibri Light" w:hAnsi="Calibri Light" w:cs="Calibri Light"/>
      <w:sz w:val="20"/>
      <w:szCs w:val="20"/>
      <w:lang w:val="en-US"/>
    </w:rPr>
  </w:style>
  <w:style w:type="paragraph" w:styleId="BalloonText">
    <w:name w:val="Balloon Text"/>
    <w:basedOn w:val="Normal"/>
    <w:link w:val="BalloonTextChar"/>
    <w:uiPriority w:val="99"/>
    <w:semiHidden/>
    <w:unhideWhenUsed/>
    <w:rsid w:val="008274D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74DE"/>
    <w:rPr>
      <w:rFonts w:ascii="Segoe UI" w:eastAsia="Times New Roman"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A5415C"/>
    <w:pPr>
      <w:widowControl/>
      <w:autoSpaceDE/>
      <w:autoSpaceDN/>
    </w:pPr>
    <w:rPr>
      <w:rFonts w:ascii="Calibri" w:eastAsia="Times New Roman" w:hAnsi="Calibri" w:cs="Arial"/>
      <w:b/>
      <w:bCs/>
    </w:rPr>
  </w:style>
  <w:style w:type="character" w:customStyle="1" w:styleId="CommentSubjectChar">
    <w:name w:val="Comment Subject Char"/>
    <w:basedOn w:val="CommentTextChar"/>
    <w:link w:val="CommentSubject"/>
    <w:uiPriority w:val="99"/>
    <w:semiHidden/>
    <w:rsid w:val="00A5415C"/>
    <w:rPr>
      <w:rFonts w:ascii="Calibri" w:eastAsia="Times New Roman" w:hAnsi="Calibri" w:cs="Arial"/>
      <w:b/>
      <w:bCs/>
      <w:sz w:val="20"/>
      <w:szCs w:val="20"/>
      <w:lang w:val="en-US"/>
    </w:rPr>
  </w:style>
  <w:style w:type="paragraph" w:styleId="Revision">
    <w:name w:val="Revision"/>
    <w:hidden/>
    <w:uiPriority w:val="99"/>
    <w:semiHidden/>
    <w:rsid w:val="00D220F5"/>
    <w:pPr>
      <w:spacing w:after="0" w:line="240" w:lineRule="auto"/>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974">
      <w:bodyDiv w:val="1"/>
      <w:marLeft w:val="0"/>
      <w:marRight w:val="0"/>
      <w:marTop w:val="0"/>
      <w:marBottom w:val="0"/>
      <w:divBdr>
        <w:top w:val="none" w:sz="0" w:space="0" w:color="auto"/>
        <w:left w:val="none" w:sz="0" w:space="0" w:color="auto"/>
        <w:bottom w:val="none" w:sz="0" w:space="0" w:color="auto"/>
        <w:right w:val="none" w:sz="0" w:space="0" w:color="auto"/>
      </w:divBdr>
      <w:divsChild>
        <w:div w:id="1308703632">
          <w:marLeft w:val="0"/>
          <w:marRight w:val="0"/>
          <w:marTop w:val="0"/>
          <w:marBottom w:val="0"/>
          <w:divBdr>
            <w:top w:val="single" w:sz="2" w:space="0" w:color="D9D9E3"/>
            <w:left w:val="single" w:sz="2" w:space="0" w:color="D9D9E3"/>
            <w:bottom w:val="single" w:sz="2" w:space="0" w:color="D9D9E3"/>
            <w:right w:val="single" w:sz="2" w:space="0" w:color="D9D9E3"/>
          </w:divBdr>
          <w:divsChild>
            <w:div w:id="2035645270">
              <w:marLeft w:val="0"/>
              <w:marRight w:val="0"/>
              <w:marTop w:val="0"/>
              <w:marBottom w:val="0"/>
              <w:divBdr>
                <w:top w:val="single" w:sz="2" w:space="0" w:color="D9D9E3"/>
                <w:left w:val="single" w:sz="2" w:space="0" w:color="D9D9E3"/>
                <w:bottom w:val="single" w:sz="2" w:space="0" w:color="D9D9E3"/>
                <w:right w:val="single" w:sz="2" w:space="0" w:color="D9D9E3"/>
              </w:divBdr>
              <w:divsChild>
                <w:div w:id="1629437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75576">
      <w:bodyDiv w:val="1"/>
      <w:marLeft w:val="0"/>
      <w:marRight w:val="0"/>
      <w:marTop w:val="0"/>
      <w:marBottom w:val="0"/>
      <w:divBdr>
        <w:top w:val="none" w:sz="0" w:space="0" w:color="auto"/>
        <w:left w:val="none" w:sz="0" w:space="0" w:color="auto"/>
        <w:bottom w:val="none" w:sz="0" w:space="0" w:color="auto"/>
        <w:right w:val="none" w:sz="0" w:space="0" w:color="auto"/>
      </w:divBdr>
      <w:divsChild>
        <w:div w:id="1229724587">
          <w:marLeft w:val="0"/>
          <w:marRight w:val="0"/>
          <w:marTop w:val="0"/>
          <w:marBottom w:val="0"/>
          <w:divBdr>
            <w:top w:val="single" w:sz="2" w:space="0" w:color="auto"/>
            <w:left w:val="single" w:sz="2" w:space="0" w:color="auto"/>
            <w:bottom w:val="single" w:sz="6" w:space="0" w:color="auto"/>
            <w:right w:val="single" w:sz="2" w:space="0" w:color="auto"/>
          </w:divBdr>
          <w:divsChild>
            <w:div w:id="372922933">
              <w:marLeft w:val="0"/>
              <w:marRight w:val="0"/>
              <w:marTop w:val="100"/>
              <w:marBottom w:val="100"/>
              <w:divBdr>
                <w:top w:val="single" w:sz="2" w:space="0" w:color="D9D9E3"/>
                <w:left w:val="single" w:sz="2" w:space="0" w:color="D9D9E3"/>
                <w:bottom w:val="single" w:sz="2" w:space="0" w:color="D9D9E3"/>
                <w:right w:val="single" w:sz="2" w:space="0" w:color="D9D9E3"/>
              </w:divBdr>
              <w:divsChild>
                <w:div w:id="4986415">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37">
                      <w:marLeft w:val="0"/>
                      <w:marRight w:val="0"/>
                      <w:marTop w:val="0"/>
                      <w:marBottom w:val="0"/>
                      <w:divBdr>
                        <w:top w:val="single" w:sz="2" w:space="0" w:color="D9D9E3"/>
                        <w:left w:val="single" w:sz="2" w:space="0" w:color="D9D9E3"/>
                        <w:bottom w:val="single" w:sz="2" w:space="0" w:color="D9D9E3"/>
                        <w:right w:val="single" w:sz="2" w:space="0" w:color="D9D9E3"/>
                      </w:divBdr>
                      <w:divsChild>
                        <w:div w:id="1799645808">
                          <w:marLeft w:val="0"/>
                          <w:marRight w:val="0"/>
                          <w:marTop w:val="0"/>
                          <w:marBottom w:val="0"/>
                          <w:divBdr>
                            <w:top w:val="single" w:sz="2" w:space="0" w:color="D9D9E3"/>
                            <w:left w:val="single" w:sz="2" w:space="0" w:color="D9D9E3"/>
                            <w:bottom w:val="single" w:sz="2" w:space="0" w:color="D9D9E3"/>
                            <w:right w:val="single" w:sz="2" w:space="0" w:color="D9D9E3"/>
                          </w:divBdr>
                          <w:divsChild>
                            <w:div w:id="893010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8676560">
      <w:bodyDiv w:val="1"/>
      <w:marLeft w:val="0"/>
      <w:marRight w:val="0"/>
      <w:marTop w:val="0"/>
      <w:marBottom w:val="0"/>
      <w:divBdr>
        <w:top w:val="none" w:sz="0" w:space="0" w:color="auto"/>
        <w:left w:val="none" w:sz="0" w:space="0" w:color="auto"/>
        <w:bottom w:val="none" w:sz="0" w:space="0" w:color="auto"/>
        <w:right w:val="none" w:sz="0" w:space="0" w:color="auto"/>
      </w:divBdr>
      <w:divsChild>
        <w:div w:id="664162453">
          <w:marLeft w:val="0"/>
          <w:marRight w:val="0"/>
          <w:marTop w:val="0"/>
          <w:marBottom w:val="0"/>
          <w:divBdr>
            <w:top w:val="single" w:sz="2" w:space="0" w:color="auto"/>
            <w:left w:val="single" w:sz="2" w:space="0" w:color="auto"/>
            <w:bottom w:val="single" w:sz="6" w:space="0" w:color="auto"/>
            <w:right w:val="single" w:sz="2" w:space="0" w:color="auto"/>
          </w:divBdr>
          <w:divsChild>
            <w:div w:id="1947804382">
              <w:marLeft w:val="0"/>
              <w:marRight w:val="0"/>
              <w:marTop w:val="100"/>
              <w:marBottom w:val="100"/>
              <w:divBdr>
                <w:top w:val="single" w:sz="2" w:space="0" w:color="D9D9E3"/>
                <w:left w:val="single" w:sz="2" w:space="0" w:color="D9D9E3"/>
                <w:bottom w:val="single" w:sz="2" w:space="0" w:color="D9D9E3"/>
                <w:right w:val="single" w:sz="2" w:space="0" w:color="D9D9E3"/>
              </w:divBdr>
              <w:divsChild>
                <w:div w:id="321011362">
                  <w:marLeft w:val="0"/>
                  <w:marRight w:val="0"/>
                  <w:marTop w:val="0"/>
                  <w:marBottom w:val="0"/>
                  <w:divBdr>
                    <w:top w:val="single" w:sz="2" w:space="0" w:color="D9D9E3"/>
                    <w:left w:val="single" w:sz="2" w:space="0" w:color="D9D9E3"/>
                    <w:bottom w:val="single" w:sz="2" w:space="0" w:color="D9D9E3"/>
                    <w:right w:val="single" w:sz="2" w:space="0" w:color="D9D9E3"/>
                  </w:divBdr>
                  <w:divsChild>
                    <w:div w:id="835539887">
                      <w:marLeft w:val="0"/>
                      <w:marRight w:val="0"/>
                      <w:marTop w:val="0"/>
                      <w:marBottom w:val="0"/>
                      <w:divBdr>
                        <w:top w:val="single" w:sz="2" w:space="0" w:color="D9D9E3"/>
                        <w:left w:val="single" w:sz="2" w:space="0" w:color="D9D9E3"/>
                        <w:bottom w:val="single" w:sz="2" w:space="0" w:color="D9D9E3"/>
                        <w:right w:val="single" w:sz="2" w:space="0" w:color="D9D9E3"/>
                      </w:divBdr>
                      <w:divsChild>
                        <w:div w:id="333724140">
                          <w:marLeft w:val="0"/>
                          <w:marRight w:val="0"/>
                          <w:marTop w:val="0"/>
                          <w:marBottom w:val="0"/>
                          <w:divBdr>
                            <w:top w:val="single" w:sz="2" w:space="0" w:color="D9D9E3"/>
                            <w:left w:val="single" w:sz="2" w:space="0" w:color="D9D9E3"/>
                            <w:bottom w:val="single" w:sz="2" w:space="0" w:color="D9D9E3"/>
                            <w:right w:val="single" w:sz="2" w:space="0" w:color="D9D9E3"/>
                          </w:divBdr>
                          <w:divsChild>
                            <w:div w:id="494537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500298">
      <w:bodyDiv w:val="1"/>
      <w:marLeft w:val="0"/>
      <w:marRight w:val="0"/>
      <w:marTop w:val="0"/>
      <w:marBottom w:val="0"/>
      <w:divBdr>
        <w:top w:val="none" w:sz="0" w:space="0" w:color="auto"/>
        <w:left w:val="none" w:sz="0" w:space="0" w:color="auto"/>
        <w:bottom w:val="none" w:sz="0" w:space="0" w:color="auto"/>
        <w:right w:val="none" w:sz="0" w:space="0" w:color="auto"/>
      </w:divBdr>
      <w:divsChild>
        <w:div w:id="318115387">
          <w:marLeft w:val="0"/>
          <w:marRight w:val="0"/>
          <w:marTop w:val="0"/>
          <w:marBottom w:val="0"/>
          <w:divBdr>
            <w:top w:val="single" w:sz="2" w:space="0" w:color="D9D9E3"/>
            <w:left w:val="single" w:sz="2" w:space="0" w:color="D9D9E3"/>
            <w:bottom w:val="single" w:sz="2" w:space="0" w:color="D9D9E3"/>
            <w:right w:val="single" w:sz="2" w:space="0" w:color="D9D9E3"/>
          </w:divBdr>
          <w:divsChild>
            <w:div w:id="1492873424">
              <w:marLeft w:val="0"/>
              <w:marRight w:val="0"/>
              <w:marTop w:val="0"/>
              <w:marBottom w:val="0"/>
              <w:divBdr>
                <w:top w:val="single" w:sz="2" w:space="0" w:color="D9D9E3"/>
                <w:left w:val="single" w:sz="2" w:space="0" w:color="D9D9E3"/>
                <w:bottom w:val="single" w:sz="2" w:space="0" w:color="D9D9E3"/>
                <w:right w:val="single" w:sz="2" w:space="0" w:color="D9D9E3"/>
              </w:divBdr>
              <w:divsChild>
                <w:div w:id="1084300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1509449">
      <w:bodyDiv w:val="1"/>
      <w:marLeft w:val="0"/>
      <w:marRight w:val="0"/>
      <w:marTop w:val="0"/>
      <w:marBottom w:val="0"/>
      <w:divBdr>
        <w:top w:val="none" w:sz="0" w:space="0" w:color="auto"/>
        <w:left w:val="none" w:sz="0" w:space="0" w:color="auto"/>
        <w:bottom w:val="none" w:sz="0" w:space="0" w:color="auto"/>
        <w:right w:val="none" w:sz="0" w:space="0" w:color="auto"/>
      </w:divBdr>
    </w:div>
    <w:div w:id="75322058">
      <w:bodyDiv w:val="1"/>
      <w:marLeft w:val="0"/>
      <w:marRight w:val="0"/>
      <w:marTop w:val="0"/>
      <w:marBottom w:val="0"/>
      <w:divBdr>
        <w:top w:val="none" w:sz="0" w:space="0" w:color="auto"/>
        <w:left w:val="none" w:sz="0" w:space="0" w:color="auto"/>
        <w:bottom w:val="none" w:sz="0" w:space="0" w:color="auto"/>
        <w:right w:val="none" w:sz="0" w:space="0" w:color="auto"/>
      </w:divBdr>
      <w:divsChild>
        <w:div w:id="1025207039">
          <w:marLeft w:val="0"/>
          <w:marRight w:val="0"/>
          <w:marTop w:val="0"/>
          <w:marBottom w:val="0"/>
          <w:divBdr>
            <w:top w:val="single" w:sz="2" w:space="0" w:color="D9D9E3"/>
            <w:left w:val="single" w:sz="2" w:space="0" w:color="D9D9E3"/>
            <w:bottom w:val="single" w:sz="2" w:space="0" w:color="D9D9E3"/>
            <w:right w:val="single" w:sz="2" w:space="0" w:color="D9D9E3"/>
          </w:divBdr>
          <w:divsChild>
            <w:div w:id="1397320179">
              <w:marLeft w:val="0"/>
              <w:marRight w:val="0"/>
              <w:marTop w:val="0"/>
              <w:marBottom w:val="0"/>
              <w:divBdr>
                <w:top w:val="single" w:sz="2" w:space="0" w:color="D9D9E3"/>
                <w:left w:val="single" w:sz="2" w:space="0" w:color="D9D9E3"/>
                <w:bottom w:val="single" w:sz="2" w:space="0" w:color="D9D9E3"/>
                <w:right w:val="single" w:sz="2" w:space="0" w:color="D9D9E3"/>
              </w:divBdr>
              <w:divsChild>
                <w:div w:id="2175979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5924388">
      <w:bodyDiv w:val="1"/>
      <w:marLeft w:val="0"/>
      <w:marRight w:val="0"/>
      <w:marTop w:val="0"/>
      <w:marBottom w:val="0"/>
      <w:divBdr>
        <w:top w:val="none" w:sz="0" w:space="0" w:color="auto"/>
        <w:left w:val="none" w:sz="0" w:space="0" w:color="auto"/>
        <w:bottom w:val="none" w:sz="0" w:space="0" w:color="auto"/>
        <w:right w:val="none" w:sz="0" w:space="0" w:color="auto"/>
      </w:divBdr>
      <w:divsChild>
        <w:div w:id="1261179268">
          <w:marLeft w:val="0"/>
          <w:marRight w:val="0"/>
          <w:marTop w:val="0"/>
          <w:marBottom w:val="0"/>
          <w:divBdr>
            <w:top w:val="single" w:sz="2" w:space="0" w:color="D9D9E3"/>
            <w:left w:val="single" w:sz="2" w:space="0" w:color="D9D9E3"/>
            <w:bottom w:val="single" w:sz="2" w:space="0" w:color="D9D9E3"/>
            <w:right w:val="single" w:sz="2" w:space="0" w:color="D9D9E3"/>
          </w:divBdr>
          <w:divsChild>
            <w:div w:id="2011785792">
              <w:marLeft w:val="0"/>
              <w:marRight w:val="0"/>
              <w:marTop w:val="0"/>
              <w:marBottom w:val="0"/>
              <w:divBdr>
                <w:top w:val="single" w:sz="2" w:space="0" w:color="D9D9E3"/>
                <w:left w:val="single" w:sz="2" w:space="0" w:color="D9D9E3"/>
                <w:bottom w:val="single" w:sz="2" w:space="0" w:color="D9D9E3"/>
                <w:right w:val="single" w:sz="2" w:space="0" w:color="D9D9E3"/>
              </w:divBdr>
              <w:divsChild>
                <w:div w:id="1200315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8351312">
      <w:bodyDiv w:val="1"/>
      <w:marLeft w:val="0"/>
      <w:marRight w:val="0"/>
      <w:marTop w:val="0"/>
      <w:marBottom w:val="0"/>
      <w:divBdr>
        <w:top w:val="none" w:sz="0" w:space="0" w:color="auto"/>
        <w:left w:val="none" w:sz="0" w:space="0" w:color="auto"/>
        <w:bottom w:val="none" w:sz="0" w:space="0" w:color="auto"/>
        <w:right w:val="none" w:sz="0" w:space="0" w:color="auto"/>
      </w:divBdr>
      <w:divsChild>
        <w:div w:id="1068188405">
          <w:marLeft w:val="0"/>
          <w:marRight w:val="0"/>
          <w:marTop w:val="0"/>
          <w:marBottom w:val="0"/>
          <w:divBdr>
            <w:top w:val="single" w:sz="2" w:space="0" w:color="D9D9E3"/>
            <w:left w:val="single" w:sz="2" w:space="0" w:color="D9D9E3"/>
            <w:bottom w:val="single" w:sz="2" w:space="0" w:color="D9D9E3"/>
            <w:right w:val="single" w:sz="2" w:space="0" w:color="D9D9E3"/>
          </w:divBdr>
          <w:divsChild>
            <w:div w:id="1499691575">
              <w:marLeft w:val="0"/>
              <w:marRight w:val="0"/>
              <w:marTop w:val="0"/>
              <w:marBottom w:val="0"/>
              <w:divBdr>
                <w:top w:val="single" w:sz="2" w:space="0" w:color="D9D9E3"/>
                <w:left w:val="single" w:sz="2" w:space="0" w:color="D9D9E3"/>
                <w:bottom w:val="single" w:sz="2" w:space="0" w:color="D9D9E3"/>
                <w:right w:val="single" w:sz="2" w:space="0" w:color="D9D9E3"/>
              </w:divBdr>
              <w:divsChild>
                <w:div w:id="941768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421461">
      <w:bodyDiv w:val="1"/>
      <w:marLeft w:val="0"/>
      <w:marRight w:val="0"/>
      <w:marTop w:val="0"/>
      <w:marBottom w:val="0"/>
      <w:divBdr>
        <w:top w:val="none" w:sz="0" w:space="0" w:color="auto"/>
        <w:left w:val="none" w:sz="0" w:space="0" w:color="auto"/>
        <w:bottom w:val="none" w:sz="0" w:space="0" w:color="auto"/>
        <w:right w:val="none" w:sz="0" w:space="0" w:color="auto"/>
      </w:divBdr>
      <w:divsChild>
        <w:div w:id="1467701769">
          <w:marLeft w:val="0"/>
          <w:marRight w:val="0"/>
          <w:marTop w:val="0"/>
          <w:marBottom w:val="0"/>
          <w:divBdr>
            <w:top w:val="single" w:sz="2" w:space="0" w:color="D9D9E3"/>
            <w:left w:val="single" w:sz="2" w:space="0" w:color="D9D9E3"/>
            <w:bottom w:val="single" w:sz="2" w:space="0" w:color="D9D9E3"/>
            <w:right w:val="single" w:sz="2" w:space="0" w:color="D9D9E3"/>
          </w:divBdr>
          <w:divsChild>
            <w:div w:id="253902020">
              <w:marLeft w:val="0"/>
              <w:marRight w:val="0"/>
              <w:marTop w:val="0"/>
              <w:marBottom w:val="0"/>
              <w:divBdr>
                <w:top w:val="single" w:sz="2" w:space="0" w:color="D9D9E3"/>
                <w:left w:val="single" w:sz="2" w:space="0" w:color="D9D9E3"/>
                <w:bottom w:val="single" w:sz="2" w:space="0" w:color="D9D9E3"/>
                <w:right w:val="single" w:sz="2" w:space="0" w:color="D9D9E3"/>
              </w:divBdr>
              <w:divsChild>
                <w:div w:id="977147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229280">
      <w:bodyDiv w:val="1"/>
      <w:marLeft w:val="0"/>
      <w:marRight w:val="0"/>
      <w:marTop w:val="0"/>
      <w:marBottom w:val="0"/>
      <w:divBdr>
        <w:top w:val="none" w:sz="0" w:space="0" w:color="auto"/>
        <w:left w:val="none" w:sz="0" w:space="0" w:color="auto"/>
        <w:bottom w:val="none" w:sz="0" w:space="0" w:color="auto"/>
        <w:right w:val="none" w:sz="0" w:space="0" w:color="auto"/>
      </w:divBdr>
      <w:divsChild>
        <w:div w:id="1115976544">
          <w:marLeft w:val="0"/>
          <w:marRight w:val="0"/>
          <w:marTop w:val="0"/>
          <w:marBottom w:val="0"/>
          <w:divBdr>
            <w:top w:val="single" w:sz="2" w:space="0" w:color="D9D9E3"/>
            <w:left w:val="single" w:sz="2" w:space="0" w:color="D9D9E3"/>
            <w:bottom w:val="single" w:sz="2" w:space="0" w:color="D9D9E3"/>
            <w:right w:val="single" w:sz="2" w:space="0" w:color="D9D9E3"/>
          </w:divBdr>
          <w:divsChild>
            <w:div w:id="751700484">
              <w:marLeft w:val="0"/>
              <w:marRight w:val="0"/>
              <w:marTop w:val="0"/>
              <w:marBottom w:val="0"/>
              <w:divBdr>
                <w:top w:val="single" w:sz="2" w:space="0" w:color="D9D9E3"/>
                <w:left w:val="single" w:sz="2" w:space="0" w:color="D9D9E3"/>
                <w:bottom w:val="single" w:sz="2" w:space="0" w:color="D9D9E3"/>
                <w:right w:val="single" w:sz="2" w:space="0" w:color="D9D9E3"/>
              </w:divBdr>
              <w:divsChild>
                <w:div w:id="71258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43607858">
      <w:bodyDiv w:val="1"/>
      <w:marLeft w:val="0"/>
      <w:marRight w:val="0"/>
      <w:marTop w:val="0"/>
      <w:marBottom w:val="0"/>
      <w:divBdr>
        <w:top w:val="none" w:sz="0" w:space="0" w:color="auto"/>
        <w:left w:val="none" w:sz="0" w:space="0" w:color="auto"/>
        <w:bottom w:val="none" w:sz="0" w:space="0" w:color="auto"/>
        <w:right w:val="none" w:sz="0" w:space="0" w:color="auto"/>
      </w:divBdr>
      <w:divsChild>
        <w:div w:id="158617125">
          <w:marLeft w:val="0"/>
          <w:marRight w:val="0"/>
          <w:marTop w:val="0"/>
          <w:marBottom w:val="0"/>
          <w:divBdr>
            <w:top w:val="single" w:sz="2" w:space="0" w:color="auto"/>
            <w:left w:val="single" w:sz="2" w:space="0" w:color="auto"/>
            <w:bottom w:val="single" w:sz="6" w:space="0" w:color="auto"/>
            <w:right w:val="single" w:sz="2" w:space="0" w:color="auto"/>
          </w:divBdr>
          <w:divsChild>
            <w:div w:id="1368723884">
              <w:marLeft w:val="0"/>
              <w:marRight w:val="0"/>
              <w:marTop w:val="100"/>
              <w:marBottom w:val="100"/>
              <w:divBdr>
                <w:top w:val="single" w:sz="2" w:space="0" w:color="D9D9E3"/>
                <w:left w:val="single" w:sz="2" w:space="0" w:color="D9D9E3"/>
                <w:bottom w:val="single" w:sz="2" w:space="0" w:color="D9D9E3"/>
                <w:right w:val="single" w:sz="2" w:space="0" w:color="D9D9E3"/>
              </w:divBdr>
              <w:divsChild>
                <w:div w:id="674957878">
                  <w:marLeft w:val="0"/>
                  <w:marRight w:val="0"/>
                  <w:marTop w:val="0"/>
                  <w:marBottom w:val="0"/>
                  <w:divBdr>
                    <w:top w:val="single" w:sz="2" w:space="0" w:color="D9D9E3"/>
                    <w:left w:val="single" w:sz="2" w:space="0" w:color="D9D9E3"/>
                    <w:bottom w:val="single" w:sz="2" w:space="0" w:color="D9D9E3"/>
                    <w:right w:val="single" w:sz="2" w:space="0" w:color="D9D9E3"/>
                  </w:divBdr>
                  <w:divsChild>
                    <w:div w:id="1783527887">
                      <w:marLeft w:val="0"/>
                      <w:marRight w:val="0"/>
                      <w:marTop w:val="0"/>
                      <w:marBottom w:val="0"/>
                      <w:divBdr>
                        <w:top w:val="single" w:sz="2" w:space="0" w:color="D9D9E3"/>
                        <w:left w:val="single" w:sz="2" w:space="0" w:color="D9D9E3"/>
                        <w:bottom w:val="single" w:sz="2" w:space="0" w:color="D9D9E3"/>
                        <w:right w:val="single" w:sz="2" w:space="0" w:color="D9D9E3"/>
                      </w:divBdr>
                      <w:divsChild>
                        <w:div w:id="1822622112">
                          <w:marLeft w:val="0"/>
                          <w:marRight w:val="0"/>
                          <w:marTop w:val="0"/>
                          <w:marBottom w:val="0"/>
                          <w:divBdr>
                            <w:top w:val="single" w:sz="2" w:space="0" w:color="D9D9E3"/>
                            <w:left w:val="single" w:sz="2" w:space="0" w:color="D9D9E3"/>
                            <w:bottom w:val="single" w:sz="2" w:space="0" w:color="D9D9E3"/>
                            <w:right w:val="single" w:sz="2" w:space="0" w:color="D9D9E3"/>
                          </w:divBdr>
                          <w:divsChild>
                            <w:div w:id="920213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50748396">
      <w:bodyDiv w:val="1"/>
      <w:marLeft w:val="0"/>
      <w:marRight w:val="0"/>
      <w:marTop w:val="0"/>
      <w:marBottom w:val="0"/>
      <w:divBdr>
        <w:top w:val="none" w:sz="0" w:space="0" w:color="auto"/>
        <w:left w:val="none" w:sz="0" w:space="0" w:color="auto"/>
        <w:bottom w:val="none" w:sz="0" w:space="0" w:color="auto"/>
        <w:right w:val="none" w:sz="0" w:space="0" w:color="auto"/>
      </w:divBdr>
      <w:divsChild>
        <w:div w:id="739988810">
          <w:marLeft w:val="0"/>
          <w:marRight w:val="0"/>
          <w:marTop w:val="0"/>
          <w:marBottom w:val="0"/>
          <w:divBdr>
            <w:top w:val="single" w:sz="2" w:space="0" w:color="auto"/>
            <w:left w:val="single" w:sz="2" w:space="0" w:color="auto"/>
            <w:bottom w:val="single" w:sz="6" w:space="0" w:color="auto"/>
            <w:right w:val="single" w:sz="2" w:space="0" w:color="auto"/>
          </w:divBdr>
          <w:divsChild>
            <w:div w:id="858009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325935784">
                  <w:marLeft w:val="0"/>
                  <w:marRight w:val="0"/>
                  <w:marTop w:val="0"/>
                  <w:marBottom w:val="0"/>
                  <w:divBdr>
                    <w:top w:val="single" w:sz="2" w:space="0" w:color="D9D9E3"/>
                    <w:left w:val="single" w:sz="2" w:space="0" w:color="D9D9E3"/>
                    <w:bottom w:val="single" w:sz="2" w:space="0" w:color="D9D9E3"/>
                    <w:right w:val="single" w:sz="2" w:space="0" w:color="D9D9E3"/>
                  </w:divBdr>
                  <w:divsChild>
                    <w:div w:id="885987762">
                      <w:marLeft w:val="0"/>
                      <w:marRight w:val="0"/>
                      <w:marTop w:val="0"/>
                      <w:marBottom w:val="0"/>
                      <w:divBdr>
                        <w:top w:val="single" w:sz="2" w:space="0" w:color="D9D9E3"/>
                        <w:left w:val="single" w:sz="2" w:space="0" w:color="D9D9E3"/>
                        <w:bottom w:val="single" w:sz="2" w:space="0" w:color="D9D9E3"/>
                        <w:right w:val="single" w:sz="2" w:space="0" w:color="D9D9E3"/>
                      </w:divBdr>
                      <w:divsChild>
                        <w:div w:id="2102289129">
                          <w:marLeft w:val="0"/>
                          <w:marRight w:val="0"/>
                          <w:marTop w:val="0"/>
                          <w:marBottom w:val="0"/>
                          <w:divBdr>
                            <w:top w:val="single" w:sz="2" w:space="0" w:color="D9D9E3"/>
                            <w:left w:val="single" w:sz="2" w:space="0" w:color="D9D9E3"/>
                            <w:bottom w:val="single" w:sz="2" w:space="0" w:color="D9D9E3"/>
                            <w:right w:val="single" w:sz="2" w:space="0" w:color="D9D9E3"/>
                          </w:divBdr>
                          <w:divsChild>
                            <w:div w:id="786200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9307623">
      <w:bodyDiv w:val="1"/>
      <w:marLeft w:val="0"/>
      <w:marRight w:val="0"/>
      <w:marTop w:val="0"/>
      <w:marBottom w:val="0"/>
      <w:divBdr>
        <w:top w:val="none" w:sz="0" w:space="0" w:color="auto"/>
        <w:left w:val="none" w:sz="0" w:space="0" w:color="auto"/>
        <w:bottom w:val="none" w:sz="0" w:space="0" w:color="auto"/>
        <w:right w:val="none" w:sz="0" w:space="0" w:color="auto"/>
      </w:divBdr>
      <w:divsChild>
        <w:div w:id="14776432">
          <w:marLeft w:val="0"/>
          <w:marRight w:val="0"/>
          <w:marTop w:val="0"/>
          <w:marBottom w:val="0"/>
          <w:divBdr>
            <w:top w:val="single" w:sz="2" w:space="0" w:color="auto"/>
            <w:left w:val="single" w:sz="2" w:space="0" w:color="auto"/>
            <w:bottom w:val="single" w:sz="6" w:space="0" w:color="auto"/>
            <w:right w:val="single" w:sz="2" w:space="0" w:color="auto"/>
          </w:divBdr>
          <w:divsChild>
            <w:div w:id="1405763695">
              <w:marLeft w:val="0"/>
              <w:marRight w:val="0"/>
              <w:marTop w:val="100"/>
              <w:marBottom w:val="100"/>
              <w:divBdr>
                <w:top w:val="single" w:sz="2" w:space="0" w:color="D9D9E3"/>
                <w:left w:val="single" w:sz="2" w:space="0" w:color="D9D9E3"/>
                <w:bottom w:val="single" w:sz="2" w:space="0" w:color="D9D9E3"/>
                <w:right w:val="single" w:sz="2" w:space="0" w:color="D9D9E3"/>
              </w:divBdr>
              <w:divsChild>
                <w:div w:id="367410489">
                  <w:marLeft w:val="0"/>
                  <w:marRight w:val="0"/>
                  <w:marTop w:val="0"/>
                  <w:marBottom w:val="0"/>
                  <w:divBdr>
                    <w:top w:val="single" w:sz="2" w:space="0" w:color="D9D9E3"/>
                    <w:left w:val="single" w:sz="2" w:space="0" w:color="D9D9E3"/>
                    <w:bottom w:val="single" w:sz="2" w:space="0" w:color="D9D9E3"/>
                    <w:right w:val="single" w:sz="2" w:space="0" w:color="D9D9E3"/>
                  </w:divBdr>
                  <w:divsChild>
                    <w:div w:id="1272588391">
                      <w:marLeft w:val="0"/>
                      <w:marRight w:val="0"/>
                      <w:marTop w:val="0"/>
                      <w:marBottom w:val="0"/>
                      <w:divBdr>
                        <w:top w:val="single" w:sz="2" w:space="0" w:color="D9D9E3"/>
                        <w:left w:val="single" w:sz="2" w:space="0" w:color="D9D9E3"/>
                        <w:bottom w:val="single" w:sz="2" w:space="0" w:color="D9D9E3"/>
                        <w:right w:val="single" w:sz="2" w:space="0" w:color="D9D9E3"/>
                      </w:divBdr>
                      <w:divsChild>
                        <w:div w:id="1100102258">
                          <w:marLeft w:val="0"/>
                          <w:marRight w:val="0"/>
                          <w:marTop w:val="0"/>
                          <w:marBottom w:val="0"/>
                          <w:divBdr>
                            <w:top w:val="single" w:sz="2" w:space="0" w:color="D9D9E3"/>
                            <w:left w:val="single" w:sz="2" w:space="0" w:color="D9D9E3"/>
                            <w:bottom w:val="single" w:sz="2" w:space="0" w:color="D9D9E3"/>
                            <w:right w:val="single" w:sz="2" w:space="0" w:color="D9D9E3"/>
                          </w:divBdr>
                          <w:divsChild>
                            <w:div w:id="130353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6832704">
      <w:bodyDiv w:val="1"/>
      <w:marLeft w:val="0"/>
      <w:marRight w:val="0"/>
      <w:marTop w:val="0"/>
      <w:marBottom w:val="0"/>
      <w:divBdr>
        <w:top w:val="none" w:sz="0" w:space="0" w:color="auto"/>
        <w:left w:val="none" w:sz="0" w:space="0" w:color="auto"/>
        <w:bottom w:val="none" w:sz="0" w:space="0" w:color="auto"/>
        <w:right w:val="none" w:sz="0" w:space="0" w:color="auto"/>
      </w:divBdr>
      <w:divsChild>
        <w:div w:id="1265961191">
          <w:marLeft w:val="0"/>
          <w:marRight w:val="0"/>
          <w:marTop w:val="0"/>
          <w:marBottom w:val="0"/>
          <w:divBdr>
            <w:top w:val="single" w:sz="2" w:space="0" w:color="auto"/>
            <w:left w:val="single" w:sz="2" w:space="0" w:color="auto"/>
            <w:bottom w:val="single" w:sz="6" w:space="0" w:color="auto"/>
            <w:right w:val="single" w:sz="2" w:space="0" w:color="auto"/>
          </w:divBdr>
          <w:divsChild>
            <w:div w:id="1702245929">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069569">
                  <w:marLeft w:val="0"/>
                  <w:marRight w:val="0"/>
                  <w:marTop w:val="0"/>
                  <w:marBottom w:val="0"/>
                  <w:divBdr>
                    <w:top w:val="single" w:sz="2" w:space="0" w:color="D9D9E3"/>
                    <w:left w:val="single" w:sz="2" w:space="0" w:color="D9D9E3"/>
                    <w:bottom w:val="single" w:sz="2" w:space="0" w:color="D9D9E3"/>
                    <w:right w:val="single" w:sz="2" w:space="0" w:color="D9D9E3"/>
                  </w:divBdr>
                  <w:divsChild>
                    <w:div w:id="383531024">
                      <w:marLeft w:val="0"/>
                      <w:marRight w:val="0"/>
                      <w:marTop w:val="0"/>
                      <w:marBottom w:val="0"/>
                      <w:divBdr>
                        <w:top w:val="single" w:sz="2" w:space="0" w:color="D9D9E3"/>
                        <w:left w:val="single" w:sz="2" w:space="0" w:color="D9D9E3"/>
                        <w:bottom w:val="single" w:sz="2" w:space="0" w:color="D9D9E3"/>
                        <w:right w:val="single" w:sz="2" w:space="0" w:color="D9D9E3"/>
                      </w:divBdr>
                      <w:divsChild>
                        <w:div w:id="1649746677">
                          <w:marLeft w:val="0"/>
                          <w:marRight w:val="0"/>
                          <w:marTop w:val="0"/>
                          <w:marBottom w:val="0"/>
                          <w:divBdr>
                            <w:top w:val="single" w:sz="2" w:space="0" w:color="D9D9E3"/>
                            <w:left w:val="single" w:sz="2" w:space="0" w:color="D9D9E3"/>
                            <w:bottom w:val="single" w:sz="2" w:space="0" w:color="D9D9E3"/>
                            <w:right w:val="single" w:sz="2" w:space="0" w:color="D9D9E3"/>
                          </w:divBdr>
                          <w:divsChild>
                            <w:div w:id="595132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1689489">
      <w:bodyDiv w:val="1"/>
      <w:marLeft w:val="0"/>
      <w:marRight w:val="0"/>
      <w:marTop w:val="0"/>
      <w:marBottom w:val="0"/>
      <w:divBdr>
        <w:top w:val="none" w:sz="0" w:space="0" w:color="auto"/>
        <w:left w:val="none" w:sz="0" w:space="0" w:color="auto"/>
        <w:bottom w:val="none" w:sz="0" w:space="0" w:color="auto"/>
        <w:right w:val="none" w:sz="0" w:space="0" w:color="auto"/>
      </w:divBdr>
      <w:divsChild>
        <w:div w:id="840970320">
          <w:marLeft w:val="0"/>
          <w:marRight w:val="0"/>
          <w:marTop w:val="0"/>
          <w:marBottom w:val="0"/>
          <w:divBdr>
            <w:top w:val="single" w:sz="2" w:space="0" w:color="auto"/>
            <w:left w:val="single" w:sz="2" w:space="0" w:color="auto"/>
            <w:bottom w:val="single" w:sz="6" w:space="0" w:color="auto"/>
            <w:right w:val="single" w:sz="2" w:space="0" w:color="auto"/>
          </w:divBdr>
          <w:divsChild>
            <w:div w:id="13184558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049741">
                  <w:marLeft w:val="0"/>
                  <w:marRight w:val="0"/>
                  <w:marTop w:val="0"/>
                  <w:marBottom w:val="0"/>
                  <w:divBdr>
                    <w:top w:val="single" w:sz="2" w:space="0" w:color="D9D9E3"/>
                    <w:left w:val="single" w:sz="2" w:space="0" w:color="D9D9E3"/>
                    <w:bottom w:val="single" w:sz="2" w:space="0" w:color="D9D9E3"/>
                    <w:right w:val="single" w:sz="2" w:space="0" w:color="D9D9E3"/>
                  </w:divBdr>
                  <w:divsChild>
                    <w:div w:id="471873907">
                      <w:marLeft w:val="0"/>
                      <w:marRight w:val="0"/>
                      <w:marTop w:val="0"/>
                      <w:marBottom w:val="0"/>
                      <w:divBdr>
                        <w:top w:val="single" w:sz="2" w:space="0" w:color="D9D9E3"/>
                        <w:left w:val="single" w:sz="2" w:space="0" w:color="D9D9E3"/>
                        <w:bottom w:val="single" w:sz="2" w:space="0" w:color="D9D9E3"/>
                        <w:right w:val="single" w:sz="2" w:space="0" w:color="D9D9E3"/>
                      </w:divBdr>
                      <w:divsChild>
                        <w:div w:id="2140295248">
                          <w:marLeft w:val="0"/>
                          <w:marRight w:val="0"/>
                          <w:marTop w:val="0"/>
                          <w:marBottom w:val="0"/>
                          <w:divBdr>
                            <w:top w:val="single" w:sz="2" w:space="0" w:color="D9D9E3"/>
                            <w:left w:val="single" w:sz="2" w:space="0" w:color="D9D9E3"/>
                            <w:bottom w:val="single" w:sz="2" w:space="0" w:color="D9D9E3"/>
                            <w:right w:val="single" w:sz="2" w:space="0" w:color="D9D9E3"/>
                          </w:divBdr>
                          <w:divsChild>
                            <w:div w:id="2095859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6636959">
      <w:bodyDiv w:val="1"/>
      <w:marLeft w:val="0"/>
      <w:marRight w:val="0"/>
      <w:marTop w:val="0"/>
      <w:marBottom w:val="0"/>
      <w:divBdr>
        <w:top w:val="none" w:sz="0" w:space="0" w:color="auto"/>
        <w:left w:val="none" w:sz="0" w:space="0" w:color="auto"/>
        <w:bottom w:val="none" w:sz="0" w:space="0" w:color="auto"/>
        <w:right w:val="none" w:sz="0" w:space="0" w:color="auto"/>
      </w:divBdr>
      <w:divsChild>
        <w:div w:id="1513180703">
          <w:marLeft w:val="0"/>
          <w:marRight w:val="0"/>
          <w:marTop w:val="0"/>
          <w:marBottom w:val="0"/>
          <w:divBdr>
            <w:top w:val="single" w:sz="2" w:space="0" w:color="auto"/>
            <w:left w:val="single" w:sz="2" w:space="0" w:color="auto"/>
            <w:bottom w:val="single" w:sz="6" w:space="0" w:color="auto"/>
            <w:right w:val="single" w:sz="2" w:space="0" w:color="auto"/>
          </w:divBdr>
          <w:divsChild>
            <w:div w:id="126846032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4743871">
                  <w:marLeft w:val="0"/>
                  <w:marRight w:val="0"/>
                  <w:marTop w:val="0"/>
                  <w:marBottom w:val="0"/>
                  <w:divBdr>
                    <w:top w:val="single" w:sz="2" w:space="0" w:color="D9D9E3"/>
                    <w:left w:val="single" w:sz="2" w:space="0" w:color="D9D9E3"/>
                    <w:bottom w:val="single" w:sz="2" w:space="0" w:color="D9D9E3"/>
                    <w:right w:val="single" w:sz="2" w:space="0" w:color="D9D9E3"/>
                  </w:divBdr>
                  <w:divsChild>
                    <w:div w:id="684484034">
                      <w:marLeft w:val="0"/>
                      <w:marRight w:val="0"/>
                      <w:marTop w:val="0"/>
                      <w:marBottom w:val="0"/>
                      <w:divBdr>
                        <w:top w:val="single" w:sz="2" w:space="0" w:color="D9D9E3"/>
                        <w:left w:val="single" w:sz="2" w:space="0" w:color="D9D9E3"/>
                        <w:bottom w:val="single" w:sz="2" w:space="0" w:color="D9D9E3"/>
                        <w:right w:val="single" w:sz="2" w:space="0" w:color="D9D9E3"/>
                      </w:divBdr>
                      <w:divsChild>
                        <w:div w:id="1244141948">
                          <w:marLeft w:val="0"/>
                          <w:marRight w:val="0"/>
                          <w:marTop w:val="0"/>
                          <w:marBottom w:val="0"/>
                          <w:divBdr>
                            <w:top w:val="single" w:sz="2" w:space="0" w:color="D9D9E3"/>
                            <w:left w:val="single" w:sz="2" w:space="0" w:color="D9D9E3"/>
                            <w:bottom w:val="single" w:sz="2" w:space="0" w:color="D9D9E3"/>
                            <w:right w:val="single" w:sz="2" w:space="0" w:color="D9D9E3"/>
                          </w:divBdr>
                          <w:divsChild>
                            <w:div w:id="791479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44272398">
      <w:bodyDiv w:val="1"/>
      <w:marLeft w:val="0"/>
      <w:marRight w:val="0"/>
      <w:marTop w:val="0"/>
      <w:marBottom w:val="0"/>
      <w:divBdr>
        <w:top w:val="none" w:sz="0" w:space="0" w:color="auto"/>
        <w:left w:val="none" w:sz="0" w:space="0" w:color="auto"/>
        <w:bottom w:val="none" w:sz="0" w:space="0" w:color="auto"/>
        <w:right w:val="none" w:sz="0" w:space="0" w:color="auto"/>
      </w:divBdr>
      <w:divsChild>
        <w:div w:id="1506476216">
          <w:marLeft w:val="0"/>
          <w:marRight w:val="0"/>
          <w:marTop w:val="0"/>
          <w:marBottom w:val="0"/>
          <w:divBdr>
            <w:top w:val="single" w:sz="2" w:space="0" w:color="auto"/>
            <w:left w:val="single" w:sz="2" w:space="0" w:color="auto"/>
            <w:bottom w:val="single" w:sz="6" w:space="0" w:color="auto"/>
            <w:right w:val="single" w:sz="2" w:space="0" w:color="auto"/>
          </w:divBdr>
          <w:divsChild>
            <w:div w:id="98449417">
              <w:marLeft w:val="0"/>
              <w:marRight w:val="0"/>
              <w:marTop w:val="100"/>
              <w:marBottom w:val="100"/>
              <w:divBdr>
                <w:top w:val="single" w:sz="2" w:space="0" w:color="D9D9E3"/>
                <w:left w:val="single" w:sz="2" w:space="0" w:color="D9D9E3"/>
                <w:bottom w:val="single" w:sz="2" w:space="0" w:color="D9D9E3"/>
                <w:right w:val="single" w:sz="2" w:space="0" w:color="D9D9E3"/>
              </w:divBdr>
              <w:divsChild>
                <w:div w:id="530188435">
                  <w:marLeft w:val="0"/>
                  <w:marRight w:val="0"/>
                  <w:marTop w:val="0"/>
                  <w:marBottom w:val="0"/>
                  <w:divBdr>
                    <w:top w:val="single" w:sz="2" w:space="0" w:color="D9D9E3"/>
                    <w:left w:val="single" w:sz="2" w:space="0" w:color="D9D9E3"/>
                    <w:bottom w:val="single" w:sz="2" w:space="0" w:color="D9D9E3"/>
                    <w:right w:val="single" w:sz="2" w:space="0" w:color="D9D9E3"/>
                  </w:divBdr>
                  <w:divsChild>
                    <w:div w:id="1383598728">
                      <w:marLeft w:val="0"/>
                      <w:marRight w:val="0"/>
                      <w:marTop w:val="0"/>
                      <w:marBottom w:val="0"/>
                      <w:divBdr>
                        <w:top w:val="single" w:sz="2" w:space="0" w:color="D9D9E3"/>
                        <w:left w:val="single" w:sz="2" w:space="0" w:color="D9D9E3"/>
                        <w:bottom w:val="single" w:sz="2" w:space="0" w:color="D9D9E3"/>
                        <w:right w:val="single" w:sz="2" w:space="0" w:color="D9D9E3"/>
                      </w:divBdr>
                      <w:divsChild>
                        <w:div w:id="1055271808">
                          <w:marLeft w:val="0"/>
                          <w:marRight w:val="0"/>
                          <w:marTop w:val="0"/>
                          <w:marBottom w:val="0"/>
                          <w:divBdr>
                            <w:top w:val="single" w:sz="2" w:space="0" w:color="D9D9E3"/>
                            <w:left w:val="single" w:sz="2" w:space="0" w:color="D9D9E3"/>
                            <w:bottom w:val="single" w:sz="2" w:space="0" w:color="D9D9E3"/>
                            <w:right w:val="single" w:sz="2" w:space="0" w:color="D9D9E3"/>
                          </w:divBdr>
                          <w:divsChild>
                            <w:div w:id="1169054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5806029">
      <w:bodyDiv w:val="1"/>
      <w:marLeft w:val="0"/>
      <w:marRight w:val="0"/>
      <w:marTop w:val="0"/>
      <w:marBottom w:val="0"/>
      <w:divBdr>
        <w:top w:val="none" w:sz="0" w:space="0" w:color="auto"/>
        <w:left w:val="none" w:sz="0" w:space="0" w:color="auto"/>
        <w:bottom w:val="none" w:sz="0" w:space="0" w:color="auto"/>
        <w:right w:val="none" w:sz="0" w:space="0" w:color="auto"/>
      </w:divBdr>
      <w:divsChild>
        <w:div w:id="722829115">
          <w:marLeft w:val="0"/>
          <w:marRight w:val="0"/>
          <w:marTop w:val="0"/>
          <w:marBottom w:val="0"/>
          <w:divBdr>
            <w:top w:val="single" w:sz="2" w:space="0" w:color="auto"/>
            <w:left w:val="single" w:sz="2" w:space="0" w:color="auto"/>
            <w:bottom w:val="single" w:sz="6" w:space="0" w:color="auto"/>
            <w:right w:val="single" w:sz="2" w:space="0" w:color="auto"/>
          </w:divBdr>
          <w:divsChild>
            <w:div w:id="1522743421">
              <w:marLeft w:val="0"/>
              <w:marRight w:val="0"/>
              <w:marTop w:val="100"/>
              <w:marBottom w:val="100"/>
              <w:divBdr>
                <w:top w:val="single" w:sz="2" w:space="0" w:color="D9D9E3"/>
                <w:left w:val="single" w:sz="2" w:space="0" w:color="D9D9E3"/>
                <w:bottom w:val="single" w:sz="2" w:space="0" w:color="D9D9E3"/>
                <w:right w:val="single" w:sz="2" w:space="0" w:color="D9D9E3"/>
              </w:divBdr>
              <w:divsChild>
                <w:div w:id="554775544">
                  <w:marLeft w:val="0"/>
                  <w:marRight w:val="0"/>
                  <w:marTop w:val="0"/>
                  <w:marBottom w:val="0"/>
                  <w:divBdr>
                    <w:top w:val="single" w:sz="2" w:space="0" w:color="D9D9E3"/>
                    <w:left w:val="single" w:sz="2" w:space="0" w:color="D9D9E3"/>
                    <w:bottom w:val="single" w:sz="2" w:space="0" w:color="D9D9E3"/>
                    <w:right w:val="single" w:sz="2" w:space="0" w:color="D9D9E3"/>
                  </w:divBdr>
                  <w:divsChild>
                    <w:div w:id="1839228222">
                      <w:marLeft w:val="0"/>
                      <w:marRight w:val="0"/>
                      <w:marTop w:val="0"/>
                      <w:marBottom w:val="0"/>
                      <w:divBdr>
                        <w:top w:val="single" w:sz="2" w:space="0" w:color="D9D9E3"/>
                        <w:left w:val="single" w:sz="2" w:space="0" w:color="D9D9E3"/>
                        <w:bottom w:val="single" w:sz="2" w:space="0" w:color="D9D9E3"/>
                        <w:right w:val="single" w:sz="2" w:space="0" w:color="D9D9E3"/>
                      </w:divBdr>
                      <w:divsChild>
                        <w:div w:id="1807236467">
                          <w:marLeft w:val="0"/>
                          <w:marRight w:val="0"/>
                          <w:marTop w:val="0"/>
                          <w:marBottom w:val="0"/>
                          <w:divBdr>
                            <w:top w:val="single" w:sz="2" w:space="0" w:color="D9D9E3"/>
                            <w:left w:val="single" w:sz="2" w:space="0" w:color="D9D9E3"/>
                            <w:bottom w:val="single" w:sz="2" w:space="0" w:color="D9D9E3"/>
                            <w:right w:val="single" w:sz="2" w:space="0" w:color="D9D9E3"/>
                          </w:divBdr>
                          <w:divsChild>
                            <w:div w:id="1801800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70307602">
      <w:bodyDiv w:val="1"/>
      <w:marLeft w:val="0"/>
      <w:marRight w:val="0"/>
      <w:marTop w:val="0"/>
      <w:marBottom w:val="0"/>
      <w:divBdr>
        <w:top w:val="none" w:sz="0" w:space="0" w:color="auto"/>
        <w:left w:val="none" w:sz="0" w:space="0" w:color="auto"/>
        <w:bottom w:val="none" w:sz="0" w:space="0" w:color="auto"/>
        <w:right w:val="none" w:sz="0" w:space="0" w:color="auto"/>
      </w:divBdr>
      <w:divsChild>
        <w:div w:id="1745101663">
          <w:marLeft w:val="0"/>
          <w:marRight w:val="0"/>
          <w:marTop w:val="0"/>
          <w:marBottom w:val="0"/>
          <w:divBdr>
            <w:top w:val="single" w:sz="2" w:space="0" w:color="D9D9E3"/>
            <w:left w:val="single" w:sz="2" w:space="0" w:color="D9D9E3"/>
            <w:bottom w:val="single" w:sz="2" w:space="0" w:color="D9D9E3"/>
            <w:right w:val="single" w:sz="2" w:space="0" w:color="D9D9E3"/>
          </w:divBdr>
          <w:divsChild>
            <w:div w:id="1011877357">
              <w:marLeft w:val="0"/>
              <w:marRight w:val="0"/>
              <w:marTop w:val="0"/>
              <w:marBottom w:val="0"/>
              <w:divBdr>
                <w:top w:val="single" w:sz="2" w:space="0" w:color="D9D9E3"/>
                <w:left w:val="single" w:sz="2" w:space="0" w:color="D9D9E3"/>
                <w:bottom w:val="single" w:sz="2" w:space="0" w:color="D9D9E3"/>
                <w:right w:val="single" w:sz="2" w:space="0" w:color="D9D9E3"/>
              </w:divBdr>
              <w:divsChild>
                <w:div w:id="17017842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2830670">
      <w:bodyDiv w:val="1"/>
      <w:marLeft w:val="0"/>
      <w:marRight w:val="0"/>
      <w:marTop w:val="0"/>
      <w:marBottom w:val="0"/>
      <w:divBdr>
        <w:top w:val="none" w:sz="0" w:space="0" w:color="auto"/>
        <w:left w:val="none" w:sz="0" w:space="0" w:color="auto"/>
        <w:bottom w:val="none" w:sz="0" w:space="0" w:color="auto"/>
        <w:right w:val="none" w:sz="0" w:space="0" w:color="auto"/>
      </w:divBdr>
    </w:div>
    <w:div w:id="689645754">
      <w:bodyDiv w:val="1"/>
      <w:marLeft w:val="0"/>
      <w:marRight w:val="0"/>
      <w:marTop w:val="0"/>
      <w:marBottom w:val="0"/>
      <w:divBdr>
        <w:top w:val="none" w:sz="0" w:space="0" w:color="auto"/>
        <w:left w:val="none" w:sz="0" w:space="0" w:color="auto"/>
        <w:bottom w:val="none" w:sz="0" w:space="0" w:color="auto"/>
        <w:right w:val="none" w:sz="0" w:space="0" w:color="auto"/>
      </w:divBdr>
    </w:div>
    <w:div w:id="739523911">
      <w:bodyDiv w:val="1"/>
      <w:marLeft w:val="0"/>
      <w:marRight w:val="0"/>
      <w:marTop w:val="0"/>
      <w:marBottom w:val="0"/>
      <w:divBdr>
        <w:top w:val="none" w:sz="0" w:space="0" w:color="auto"/>
        <w:left w:val="none" w:sz="0" w:space="0" w:color="auto"/>
        <w:bottom w:val="none" w:sz="0" w:space="0" w:color="auto"/>
        <w:right w:val="none" w:sz="0" w:space="0" w:color="auto"/>
      </w:divBdr>
      <w:divsChild>
        <w:div w:id="1133210606">
          <w:marLeft w:val="0"/>
          <w:marRight w:val="0"/>
          <w:marTop w:val="0"/>
          <w:marBottom w:val="0"/>
          <w:divBdr>
            <w:top w:val="single" w:sz="2" w:space="0" w:color="D9D9E3"/>
            <w:left w:val="single" w:sz="2" w:space="0" w:color="D9D9E3"/>
            <w:bottom w:val="single" w:sz="2" w:space="0" w:color="D9D9E3"/>
            <w:right w:val="single" w:sz="2" w:space="0" w:color="D9D9E3"/>
          </w:divBdr>
          <w:divsChild>
            <w:div w:id="2096781283">
              <w:marLeft w:val="0"/>
              <w:marRight w:val="0"/>
              <w:marTop w:val="0"/>
              <w:marBottom w:val="0"/>
              <w:divBdr>
                <w:top w:val="single" w:sz="2" w:space="0" w:color="D9D9E3"/>
                <w:left w:val="single" w:sz="2" w:space="0" w:color="D9D9E3"/>
                <w:bottom w:val="single" w:sz="2" w:space="0" w:color="D9D9E3"/>
                <w:right w:val="single" w:sz="2" w:space="0" w:color="D9D9E3"/>
              </w:divBdr>
              <w:divsChild>
                <w:div w:id="2001108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2996829">
      <w:bodyDiv w:val="1"/>
      <w:marLeft w:val="0"/>
      <w:marRight w:val="0"/>
      <w:marTop w:val="0"/>
      <w:marBottom w:val="0"/>
      <w:divBdr>
        <w:top w:val="none" w:sz="0" w:space="0" w:color="auto"/>
        <w:left w:val="none" w:sz="0" w:space="0" w:color="auto"/>
        <w:bottom w:val="none" w:sz="0" w:space="0" w:color="auto"/>
        <w:right w:val="none" w:sz="0" w:space="0" w:color="auto"/>
      </w:divBdr>
    </w:div>
    <w:div w:id="788089158">
      <w:bodyDiv w:val="1"/>
      <w:marLeft w:val="0"/>
      <w:marRight w:val="0"/>
      <w:marTop w:val="0"/>
      <w:marBottom w:val="0"/>
      <w:divBdr>
        <w:top w:val="none" w:sz="0" w:space="0" w:color="auto"/>
        <w:left w:val="none" w:sz="0" w:space="0" w:color="auto"/>
        <w:bottom w:val="none" w:sz="0" w:space="0" w:color="auto"/>
        <w:right w:val="none" w:sz="0" w:space="0" w:color="auto"/>
      </w:divBdr>
    </w:div>
    <w:div w:id="796263414">
      <w:bodyDiv w:val="1"/>
      <w:marLeft w:val="0"/>
      <w:marRight w:val="0"/>
      <w:marTop w:val="0"/>
      <w:marBottom w:val="0"/>
      <w:divBdr>
        <w:top w:val="none" w:sz="0" w:space="0" w:color="auto"/>
        <w:left w:val="none" w:sz="0" w:space="0" w:color="auto"/>
        <w:bottom w:val="none" w:sz="0" w:space="0" w:color="auto"/>
        <w:right w:val="none" w:sz="0" w:space="0" w:color="auto"/>
      </w:divBdr>
    </w:div>
    <w:div w:id="877937321">
      <w:bodyDiv w:val="1"/>
      <w:marLeft w:val="0"/>
      <w:marRight w:val="0"/>
      <w:marTop w:val="0"/>
      <w:marBottom w:val="0"/>
      <w:divBdr>
        <w:top w:val="none" w:sz="0" w:space="0" w:color="auto"/>
        <w:left w:val="none" w:sz="0" w:space="0" w:color="auto"/>
        <w:bottom w:val="none" w:sz="0" w:space="0" w:color="auto"/>
        <w:right w:val="none" w:sz="0" w:space="0" w:color="auto"/>
      </w:divBdr>
    </w:div>
    <w:div w:id="882205669">
      <w:bodyDiv w:val="1"/>
      <w:marLeft w:val="0"/>
      <w:marRight w:val="0"/>
      <w:marTop w:val="0"/>
      <w:marBottom w:val="0"/>
      <w:divBdr>
        <w:top w:val="none" w:sz="0" w:space="0" w:color="auto"/>
        <w:left w:val="none" w:sz="0" w:space="0" w:color="auto"/>
        <w:bottom w:val="none" w:sz="0" w:space="0" w:color="auto"/>
        <w:right w:val="none" w:sz="0" w:space="0" w:color="auto"/>
      </w:divBdr>
    </w:div>
    <w:div w:id="918946722">
      <w:bodyDiv w:val="1"/>
      <w:marLeft w:val="0"/>
      <w:marRight w:val="0"/>
      <w:marTop w:val="0"/>
      <w:marBottom w:val="0"/>
      <w:divBdr>
        <w:top w:val="none" w:sz="0" w:space="0" w:color="auto"/>
        <w:left w:val="none" w:sz="0" w:space="0" w:color="auto"/>
        <w:bottom w:val="none" w:sz="0" w:space="0" w:color="auto"/>
        <w:right w:val="none" w:sz="0" w:space="0" w:color="auto"/>
      </w:divBdr>
      <w:divsChild>
        <w:div w:id="416051768">
          <w:marLeft w:val="0"/>
          <w:marRight w:val="0"/>
          <w:marTop w:val="0"/>
          <w:marBottom w:val="0"/>
          <w:divBdr>
            <w:top w:val="single" w:sz="2" w:space="0" w:color="D9D9E3"/>
            <w:left w:val="single" w:sz="2" w:space="0" w:color="D9D9E3"/>
            <w:bottom w:val="single" w:sz="2" w:space="0" w:color="D9D9E3"/>
            <w:right w:val="single" w:sz="2" w:space="0" w:color="D9D9E3"/>
          </w:divBdr>
          <w:divsChild>
            <w:div w:id="11566176">
              <w:marLeft w:val="0"/>
              <w:marRight w:val="0"/>
              <w:marTop w:val="0"/>
              <w:marBottom w:val="0"/>
              <w:divBdr>
                <w:top w:val="single" w:sz="2" w:space="0" w:color="D9D9E3"/>
                <w:left w:val="single" w:sz="2" w:space="0" w:color="D9D9E3"/>
                <w:bottom w:val="single" w:sz="2" w:space="0" w:color="D9D9E3"/>
                <w:right w:val="single" w:sz="2" w:space="0" w:color="D9D9E3"/>
              </w:divBdr>
              <w:divsChild>
                <w:div w:id="1226720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89095739">
      <w:bodyDiv w:val="1"/>
      <w:marLeft w:val="0"/>
      <w:marRight w:val="0"/>
      <w:marTop w:val="0"/>
      <w:marBottom w:val="0"/>
      <w:divBdr>
        <w:top w:val="none" w:sz="0" w:space="0" w:color="auto"/>
        <w:left w:val="none" w:sz="0" w:space="0" w:color="auto"/>
        <w:bottom w:val="none" w:sz="0" w:space="0" w:color="auto"/>
        <w:right w:val="none" w:sz="0" w:space="0" w:color="auto"/>
      </w:divBdr>
      <w:divsChild>
        <w:div w:id="200098121">
          <w:marLeft w:val="0"/>
          <w:marRight w:val="0"/>
          <w:marTop w:val="0"/>
          <w:marBottom w:val="0"/>
          <w:divBdr>
            <w:top w:val="single" w:sz="2" w:space="0" w:color="auto"/>
            <w:left w:val="single" w:sz="2" w:space="0" w:color="auto"/>
            <w:bottom w:val="single" w:sz="6" w:space="0" w:color="auto"/>
            <w:right w:val="single" w:sz="2" w:space="0" w:color="auto"/>
          </w:divBdr>
          <w:divsChild>
            <w:div w:id="20358374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34624078">
                  <w:marLeft w:val="0"/>
                  <w:marRight w:val="0"/>
                  <w:marTop w:val="0"/>
                  <w:marBottom w:val="0"/>
                  <w:divBdr>
                    <w:top w:val="single" w:sz="2" w:space="0" w:color="D9D9E3"/>
                    <w:left w:val="single" w:sz="2" w:space="0" w:color="D9D9E3"/>
                    <w:bottom w:val="single" w:sz="2" w:space="0" w:color="D9D9E3"/>
                    <w:right w:val="single" w:sz="2" w:space="0" w:color="D9D9E3"/>
                  </w:divBdr>
                  <w:divsChild>
                    <w:div w:id="2074694240">
                      <w:marLeft w:val="0"/>
                      <w:marRight w:val="0"/>
                      <w:marTop w:val="0"/>
                      <w:marBottom w:val="0"/>
                      <w:divBdr>
                        <w:top w:val="single" w:sz="2" w:space="0" w:color="D9D9E3"/>
                        <w:left w:val="single" w:sz="2" w:space="0" w:color="D9D9E3"/>
                        <w:bottom w:val="single" w:sz="2" w:space="0" w:color="D9D9E3"/>
                        <w:right w:val="single" w:sz="2" w:space="0" w:color="D9D9E3"/>
                      </w:divBdr>
                      <w:divsChild>
                        <w:div w:id="615260883">
                          <w:marLeft w:val="0"/>
                          <w:marRight w:val="0"/>
                          <w:marTop w:val="0"/>
                          <w:marBottom w:val="0"/>
                          <w:divBdr>
                            <w:top w:val="single" w:sz="2" w:space="0" w:color="D9D9E3"/>
                            <w:left w:val="single" w:sz="2" w:space="0" w:color="D9D9E3"/>
                            <w:bottom w:val="single" w:sz="2" w:space="0" w:color="D9D9E3"/>
                            <w:right w:val="single" w:sz="2" w:space="0" w:color="D9D9E3"/>
                          </w:divBdr>
                          <w:divsChild>
                            <w:div w:id="2047365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1181479">
      <w:bodyDiv w:val="1"/>
      <w:marLeft w:val="0"/>
      <w:marRight w:val="0"/>
      <w:marTop w:val="0"/>
      <w:marBottom w:val="0"/>
      <w:divBdr>
        <w:top w:val="none" w:sz="0" w:space="0" w:color="auto"/>
        <w:left w:val="none" w:sz="0" w:space="0" w:color="auto"/>
        <w:bottom w:val="none" w:sz="0" w:space="0" w:color="auto"/>
        <w:right w:val="none" w:sz="0" w:space="0" w:color="auto"/>
      </w:divBdr>
      <w:divsChild>
        <w:div w:id="19667863">
          <w:marLeft w:val="0"/>
          <w:marRight w:val="0"/>
          <w:marTop w:val="0"/>
          <w:marBottom w:val="0"/>
          <w:divBdr>
            <w:top w:val="single" w:sz="2" w:space="0" w:color="D9D9E3"/>
            <w:left w:val="single" w:sz="2" w:space="0" w:color="D9D9E3"/>
            <w:bottom w:val="single" w:sz="2" w:space="0" w:color="D9D9E3"/>
            <w:right w:val="single" w:sz="2" w:space="0" w:color="D9D9E3"/>
          </w:divBdr>
          <w:divsChild>
            <w:div w:id="711728136">
              <w:marLeft w:val="0"/>
              <w:marRight w:val="0"/>
              <w:marTop w:val="0"/>
              <w:marBottom w:val="0"/>
              <w:divBdr>
                <w:top w:val="single" w:sz="2" w:space="0" w:color="D9D9E3"/>
                <w:left w:val="single" w:sz="2" w:space="0" w:color="D9D9E3"/>
                <w:bottom w:val="single" w:sz="2" w:space="0" w:color="D9D9E3"/>
                <w:right w:val="single" w:sz="2" w:space="0" w:color="D9D9E3"/>
              </w:divBdr>
              <w:divsChild>
                <w:div w:id="739908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0983799">
      <w:bodyDiv w:val="1"/>
      <w:marLeft w:val="0"/>
      <w:marRight w:val="0"/>
      <w:marTop w:val="0"/>
      <w:marBottom w:val="0"/>
      <w:divBdr>
        <w:top w:val="none" w:sz="0" w:space="0" w:color="auto"/>
        <w:left w:val="none" w:sz="0" w:space="0" w:color="auto"/>
        <w:bottom w:val="none" w:sz="0" w:space="0" w:color="auto"/>
        <w:right w:val="none" w:sz="0" w:space="0" w:color="auto"/>
      </w:divBdr>
    </w:div>
    <w:div w:id="1170098511">
      <w:bodyDiv w:val="1"/>
      <w:marLeft w:val="0"/>
      <w:marRight w:val="0"/>
      <w:marTop w:val="0"/>
      <w:marBottom w:val="0"/>
      <w:divBdr>
        <w:top w:val="none" w:sz="0" w:space="0" w:color="auto"/>
        <w:left w:val="none" w:sz="0" w:space="0" w:color="auto"/>
        <w:bottom w:val="none" w:sz="0" w:space="0" w:color="auto"/>
        <w:right w:val="none" w:sz="0" w:space="0" w:color="auto"/>
      </w:divBdr>
      <w:divsChild>
        <w:div w:id="342361720">
          <w:marLeft w:val="0"/>
          <w:marRight w:val="0"/>
          <w:marTop w:val="0"/>
          <w:marBottom w:val="0"/>
          <w:divBdr>
            <w:top w:val="single" w:sz="2" w:space="0" w:color="auto"/>
            <w:left w:val="single" w:sz="2" w:space="0" w:color="auto"/>
            <w:bottom w:val="single" w:sz="6" w:space="0" w:color="auto"/>
            <w:right w:val="single" w:sz="2" w:space="0" w:color="auto"/>
          </w:divBdr>
          <w:divsChild>
            <w:div w:id="1700620603">
              <w:marLeft w:val="0"/>
              <w:marRight w:val="0"/>
              <w:marTop w:val="100"/>
              <w:marBottom w:val="100"/>
              <w:divBdr>
                <w:top w:val="single" w:sz="2" w:space="0" w:color="D9D9E3"/>
                <w:left w:val="single" w:sz="2" w:space="0" w:color="D9D9E3"/>
                <w:bottom w:val="single" w:sz="2" w:space="0" w:color="D9D9E3"/>
                <w:right w:val="single" w:sz="2" w:space="0" w:color="D9D9E3"/>
              </w:divBdr>
              <w:divsChild>
                <w:div w:id="470486276">
                  <w:marLeft w:val="0"/>
                  <w:marRight w:val="0"/>
                  <w:marTop w:val="0"/>
                  <w:marBottom w:val="0"/>
                  <w:divBdr>
                    <w:top w:val="single" w:sz="2" w:space="0" w:color="D9D9E3"/>
                    <w:left w:val="single" w:sz="2" w:space="0" w:color="D9D9E3"/>
                    <w:bottom w:val="single" w:sz="2" w:space="0" w:color="D9D9E3"/>
                    <w:right w:val="single" w:sz="2" w:space="0" w:color="D9D9E3"/>
                  </w:divBdr>
                  <w:divsChild>
                    <w:div w:id="995105060">
                      <w:marLeft w:val="0"/>
                      <w:marRight w:val="0"/>
                      <w:marTop w:val="0"/>
                      <w:marBottom w:val="0"/>
                      <w:divBdr>
                        <w:top w:val="single" w:sz="2" w:space="0" w:color="D9D9E3"/>
                        <w:left w:val="single" w:sz="2" w:space="0" w:color="D9D9E3"/>
                        <w:bottom w:val="single" w:sz="2" w:space="0" w:color="D9D9E3"/>
                        <w:right w:val="single" w:sz="2" w:space="0" w:color="D9D9E3"/>
                      </w:divBdr>
                      <w:divsChild>
                        <w:div w:id="165899266">
                          <w:marLeft w:val="0"/>
                          <w:marRight w:val="0"/>
                          <w:marTop w:val="0"/>
                          <w:marBottom w:val="0"/>
                          <w:divBdr>
                            <w:top w:val="single" w:sz="2" w:space="0" w:color="D9D9E3"/>
                            <w:left w:val="single" w:sz="2" w:space="0" w:color="D9D9E3"/>
                            <w:bottom w:val="single" w:sz="2" w:space="0" w:color="D9D9E3"/>
                            <w:right w:val="single" w:sz="2" w:space="0" w:color="D9D9E3"/>
                          </w:divBdr>
                          <w:divsChild>
                            <w:div w:id="1475101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03192688">
      <w:bodyDiv w:val="1"/>
      <w:marLeft w:val="0"/>
      <w:marRight w:val="0"/>
      <w:marTop w:val="0"/>
      <w:marBottom w:val="0"/>
      <w:divBdr>
        <w:top w:val="none" w:sz="0" w:space="0" w:color="auto"/>
        <w:left w:val="none" w:sz="0" w:space="0" w:color="auto"/>
        <w:bottom w:val="none" w:sz="0" w:space="0" w:color="auto"/>
        <w:right w:val="none" w:sz="0" w:space="0" w:color="auto"/>
      </w:divBdr>
    </w:div>
    <w:div w:id="1306467871">
      <w:bodyDiv w:val="1"/>
      <w:marLeft w:val="0"/>
      <w:marRight w:val="0"/>
      <w:marTop w:val="0"/>
      <w:marBottom w:val="0"/>
      <w:divBdr>
        <w:top w:val="none" w:sz="0" w:space="0" w:color="auto"/>
        <w:left w:val="none" w:sz="0" w:space="0" w:color="auto"/>
        <w:bottom w:val="none" w:sz="0" w:space="0" w:color="auto"/>
        <w:right w:val="none" w:sz="0" w:space="0" w:color="auto"/>
      </w:divBdr>
    </w:div>
    <w:div w:id="1368138878">
      <w:bodyDiv w:val="1"/>
      <w:marLeft w:val="0"/>
      <w:marRight w:val="0"/>
      <w:marTop w:val="0"/>
      <w:marBottom w:val="0"/>
      <w:divBdr>
        <w:top w:val="none" w:sz="0" w:space="0" w:color="auto"/>
        <w:left w:val="none" w:sz="0" w:space="0" w:color="auto"/>
        <w:bottom w:val="none" w:sz="0" w:space="0" w:color="auto"/>
        <w:right w:val="none" w:sz="0" w:space="0" w:color="auto"/>
      </w:divBdr>
      <w:divsChild>
        <w:div w:id="1372652069">
          <w:marLeft w:val="0"/>
          <w:marRight w:val="0"/>
          <w:marTop w:val="0"/>
          <w:marBottom w:val="0"/>
          <w:divBdr>
            <w:top w:val="single" w:sz="2" w:space="0" w:color="auto"/>
            <w:left w:val="single" w:sz="2" w:space="0" w:color="auto"/>
            <w:bottom w:val="single" w:sz="6" w:space="0" w:color="auto"/>
            <w:right w:val="single" w:sz="2" w:space="0" w:color="auto"/>
          </w:divBdr>
          <w:divsChild>
            <w:div w:id="502014130">
              <w:marLeft w:val="0"/>
              <w:marRight w:val="0"/>
              <w:marTop w:val="100"/>
              <w:marBottom w:val="100"/>
              <w:divBdr>
                <w:top w:val="single" w:sz="2" w:space="0" w:color="D9D9E3"/>
                <w:left w:val="single" w:sz="2" w:space="0" w:color="D9D9E3"/>
                <w:bottom w:val="single" w:sz="2" w:space="0" w:color="D9D9E3"/>
                <w:right w:val="single" w:sz="2" w:space="0" w:color="D9D9E3"/>
              </w:divBdr>
              <w:divsChild>
                <w:div w:id="953052715">
                  <w:marLeft w:val="0"/>
                  <w:marRight w:val="0"/>
                  <w:marTop w:val="0"/>
                  <w:marBottom w:val="0"/>
                  <w:divBdr>
                    <w:top w:val="single" w:sz="2" w:space="0" w:color="D9D9E3"/>
                    <w:left w:val="single" w:sz="2" w:space="0" w:color="D9D9E3"/>
                    <w:bottom w:val="single" w:sz="2" w:space="0" w:color="D9D9E3"/>
                    <w:right w:val="single" w:sz="2" w:space="0" w:color="D9D9E3"/>
                  </w:divBdr>
                  <w:divsChild>
                    <w:div w:id="1586844062">
                      <w:marLeft w:val="0"/>
                      <w:marRight w:val="0"/>
                      <w:marTop w:val="0"/>
                      <w:marBottom w:val="0"/>
                      <w:divBdr>
                        <w:top w:val="single" w:sz="2" w:space="0" w:color="D9D9E3"/>
                        <w:left w:val="single" w:sz="2" w:space="0" w:color="D9D9E3"/>
                        <w:bottom w:val="single" w:sz="2" w:space="0" w:color="D9D9E3"/>
                        <w:right w:val="single" w:sz="2" w:space="0" w:color="D9D9E3"/>
                      </w:divBdr>
                      <w:divsChild>
                        <w:div w:id="1213881289">
                          <w:marLeft w:val="0"/>
                          <w:marRight w:val="0"/>
                          <w:marTop w:val="0"/>
                          <w:marBottom w:val="0"/>
                          <w:divBdr>
                            <w:top w:val="single" w:sz="2" w:space="0" w:color="D9D9E3"/>
                            <w:left w:val="single" w:sz="2" w:space="0" w:color="D9D9E3"/>
                            <w:bottom w:val="single" w:sz="2" w:space="0" w:color="D9D9E3"/>
                            <w:right w:val="single" w:sz="2" w:space="0" w:color="D9D9E3"/>
                          </w:divBdr>
                          <w:divsChild>
                            <w:div w:id="1502432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91150690">
      <w:bodyDiv w:val="1"/>
      <w:marLeft w:val="0"/>
      <w:marRight w:val="0"/>
      <w:marTop w:val="0"/>
      <w:marBottom w:val="0"/>
      <w:divBdr>
        <w:top w:val="none" w:sz="0" w:space="0" w:color="auto"/>
        <w:left w:val="none" w:sz="0" w:space="0" w:color="auto"/>
        <w:bottom w:val="none" w:sz="0" w:space="0" w:color="auto"/>
        <w:right w:val="none" w:sz="0" w:space="0" w:color="auto"/>
      </w:divBdr>
      <w:divsChild>
        <w:div w:id="478885817">
          <w:marLeft w:val="0"/>
          <w:marRight w:val="0"/>
          <w:marTop w:val="0"/>
          <w:marBottom w:val="0"/>
          <w:divBdr>
            <w:top w:val="single" w:sz="2" w:space="0" w:color="auto"/>
            <w:left w:val="single" w:sz="2" w:space="0" w:color="auto"/>
            <w:bottom w:val="single" w:sz="6" w:space="0" w:color="auto"/>
            <w:right w:val="single" w:sz="2" w:space="0" w:color="auto"/>
          </w:divBdr>
          <w:divsChild>
            <w:div w:id="88475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794641077">
                  <w:marLeft w:val="0"/>
                  <w:marRight w:val="0"/>
                  <w:marTop w:val="0"/>
                  <w:marBottom w:val="0"/>
                  <w:divBdr>
                    <w:top w:val="single" w:sz="2" w:space="0" w:color="D9D9E3"/>
                    <w:left w:val="single" w:sz="2" w:space="0" w:color="D9D9E3"/>
                    <w:bottom w:val="single" w:sz="2" w:space="0" w:color="D9D9E3"/>
                    <w:right w:val="single" w:sz="2" w:space="0" w:color="D9D9E3"/>
                  </w:divBdr>
                  <w:divsChild>
                    <w:div w:id="1032414530">
                      <w:marLeft w:val="0"/>
                      <w:marRight w:val="0"/>
                      <w:marTop w:val="0"/>
                      <w:marBottom w:val="0"/>
                      <w:divBdr>
                        <w:top w:val="single" w:sz="2" w:space="0" w:color="D9D9E3"/>
                        <w:left w:val="single" w:sz="2" w:space="0" w:color="D9D9E3"/>
                        <w:bottom w:val="single" w:sz="2" w:space="0" w:color="D9D9E3"/>
                        <w:right w:val="single" w:sz="2" w:space="0" w:color="D9D9E3"/>
                      </w:divBdr>
                      <w:divsChild>
                        <w:div w:id="1603536107">
                          <w:marLeft w:val="0"/>
                          <w:marRight w:val="0"/>
                          <w:marTop w:val="0"/>
                          <w:marBottom w:val="0"/>
                          <w:divBdr>
                            <w:top w:val="single" w:sz="2" w:space="0" w:color="D9D9E3"/>
                            <w:left w:val="single" w:sz="2" w:space="0" w:color="D9D9E3"/>
                            <w:bottom w:val="single" w:sz="2" w:space="0" w:color="D9D9E3"/>
                            <w:right w:val="single" w:sz="2" w:space="0" w:color="D9D9E3"/>
                          </w:divBdr>
                          <w:divsChild>
                            <w:div w:id="600644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048300">
      <w:bodyDiv w:val="1"/>
      <w:marLeft w:val="0"/>
      <w:marRight w:val="0"/>
      <w:marTop w:val="0"/>
      <w:marBottom w:val="0"/>
      <w:divBdr>
        <w:top w:val="none" w:sz="0" w:space="0" w:color="auto"/>
        <w:left w:val="none" w:sz="0" w:space="0" w:color="auto"/>
        <w:bottom w:val="none" w:sz="0" w:space="0" w:color="auto"/>
        <w:right w:val="none" w:sz="0" w:space="0" w:color="auto"/>
      </w:divBdr>
      <w:divsChild>
        <w:div w:id="1544096070">
          <w:marLeft w:val="0"/>
          <w:marRight w:val="0"/>
          <w:marTop w:val="0"/>
          <w:marBottom w:val="0"/>
          <w:divBdr>
            <w:top w:val="single" w:sz="2" w:space="0" w:color="auto"/>
            <w:left w:val="single" w:sz="2" w:space="0" w:color="auto"/>
            <w:bottom w:val="single" w:sz="6" w:space="0" w:color="auto"/>
            <w:right w:val="single" w:sz="2" w:space="0" w:color="auto"/>
          </w:divBdr>
          <w:divsChild>
            <w:div w:id="185534101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1923013">
                  <w:marLeft w:val="0"/>
                  <w:marRight w:val="0"/>
                  <w:marTop w:val="0"/>
                  <w:marBottom w:val="0"/>
                  <w:divBdr>
                    <w:top w:val="single" w:sz="2" w:space="0" w:color="D9D9E3"/>
                    <w:left w:val="single" w:sz="2" w:space="0" w:color="D9D9E3"/>
                    <w:bottom w:val="single" w:sz="2" w:space="0" w:color="D9D9E3"/>
                    <w:right w:val="single" w:sz="2" w:space="0" w:color="D9D9E3"/>
                  </w:divBdr>
                  <w:divsChild>
                    <w:div w:id="1696151315">
                      <w:marLeft w:val="0"/>
                      <w:marRight w:val="0"/>
                      <w:marTop w:val="0"/>
                      <w:marBottom w:val="0"/>
                      <w:divBdr>
                        <w:top w:val="single" w:sz="2" w:space="0" w:color="D9D9E3"/>
                        <w:left w:val="single" w:sz="2" w:space="0" w:color="D9D9E3"/>
                        <w:bottom w:val="single" w:sz="2" w:space="0" w:color="D9D9E3"/>
                        <w:right w:val="single" w:sz="2" w:space="0" w:color="D9D9E3"/>
                      </w:divBdr>
                      <w:divsChild>
                        <w:div w:id="1877889769">
                          <w:marLeft w:val="0"/>
                          <w:marRight w:val="0"/>
                          <w:marTop w:val="0"/>
                          <w:marBottom w:val="0"/>
                          <w:divBdr>
                            <w:top w:val="single" w:sz="2" w:space="0" w:color="D9D9E3"/>
                            <w:left w:val="single" w:sz="2" w:space="0" w:color="D9D9E3"/>
                            <w:bottom w:val="single" w:sz="2" w:space="0" w:color="D9D9E3"/>
                            <w:right w:val="single" w:sz="2" w:space="0" w:color="D9D9E3"/>
                          </w:divBdr>
                          <w:divsChild>
                            <w:div w:id="2015760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78763452">
      <w:bodyDiv w:val="1"/>
      <w:marLeft w:val="0"/>
      <w:marRight w:val="0"/>
      <w:marTop w:val="0"/>
      <w:marBottom w:val="0"/>
      <w:divBdr>
        <w:top w:val="none" w:sz="0" w:space="0" w:color="auto"/>
        <w:left w:val="none" w:sz="0" w:space="0" w:color="auto"/>
        <w:bottom w:val="none" w:sz="0" w:space="0" w:color="auto"/>
        <w:right w:val="none" w:sz="0" w:space="0" w:color="auto"/>
      </w:divBdr>
      <w:divsChild>
        <w:div w:id="167797464">
          <w:marLeft w:val="0"/>
          <w:marRight w:val="0"/>
          <w:marTop w:val="0"/>
          <w:marBottom w:val="0"/>
          <w:divBdr>
            <w:top w:val="single" w:sz="2" w:space="0" w:color="D9D9E3"/>
            <w:left w:val="single" w:sz="2" w:space="0" w:color="D9D9E3"/>
            <w:bottom w:val="single" w:sz="2" w:space="0" w:color="D9D9E3"/>
            <w:right w:val="single" w:sz="2" w:space="0" w:color="D9D9E3"/>
          </w:divBdr>
          <w:divsChild>
            <w:div w:id="1212495913">
              <w:marLeft w:val="0"/>
              <w:marRight w:val="0"/>
              <w:marTop w:val="0"/>
              <w:marBottom w:val="0"/>
              <w:divBdr>
                <w:top w:val="single" w:sz="2" w:space="0" w:color="D9D9E3"/>
                <w:left w:val="single" w:sz="2" w:space="0" w:color="D9D9E3"/>
                <w:bottom w:val="single" w:sz="2" w:space="0" w:color="D9D9E3"/>
                <w:right w:val="single" w:sz="2" w:space="0" w:color="D9D9E3"/>
              </w:divBdr>
              <w:divsChild>
                <w:div w:id="788473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3594094">
      <w:bodyDiv w:val="1"/>
      <w:marLeft w:val="0"/>
      <w:marRight w:val="0"/>
      <w:marTop w:val="0"/>
      <w:marBottom w:val="0"/>
      <w:divBdr>
        <w:top w:val="none" w:sz="0" w:space="0" w:color="auto"/>
        <w:left w:val="none" w:sz="0" w:space="0" w:color="auto"/>
        <w:bottom w:val="none" w:sz="0" w:space="0" w:color="auto"/>
        <w:right w:val="none" w:sz="0" w:space="0" w:color="auto"/>
      </w:divBdr>
      <w:divsChild>
        <w:div w:id="852719009">
          <w:marLeft w:val="0"/>
          <w:marRight w:val="0"/>
          <w:marTop w:val="0"/>
          <w:marBottom w:val="0"/>
          <w:divBdr>
            <w:top w:val="single" w:sz="2" w:space="0" w:color="auto"/>
            <w:left w:val="single" w:sz="2" w:space="0" w:color="auto"/>
            <w:bottom w:val="single" w:sz="6" w:space="0" w:color="auto"/>
            <w:right w:val="single" w:sz="2" w:space="0" w:color="auto"/>
          </w:divBdr>
          <w:divsChild>
            <w:div w:id="867370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00872">
                  <w:marLeft w:val="0"/>
                  <w:marRight w:val="0"/>
                  <w:marTop w:val="0"/>
                  <w:marBottom w:val="0"/>
                  <w:divBdr>
                    <w:top w:val="single" w:sz="2" w:space="0" w:color="D9D9E3"/>
                    <w:left w:val="single" w:sz="2" w:space="0" w:color="D9D9E3"/>
                    <w:bottom w:val="single" w:sz="2" w:space="0" w:color="D9D9E3"/>
                    <w:right w:val="single" w:sz="2" w:space="0" w:color="D9D9E3"/>
                  </w:divBdr>
                  <w:divsChild>
                    <w:div w:id="1230116768">
                      <w:marLeft w:val="0"/>
                      <w:marRight w:val="0"/>
                      <w:marTop w:val="0"/>
                      <w:marBottom w:val="0"/>
                      <w:divBdr>
                        <w:top w:val="single" w:sz="2" w:space="0" w:color="D9D9E3"/>
                        <w:left w:val="single" w:sz="2" w:space="0" w:color="D9D9E3"/>
                        <w:bottom w:val="single" w:sz="2" w:space="0" w:color="D9D9E3"/>
                        <w:right w:val="single" w:sz="2" w:space="0" w:color="D9D9E3"/>
                      </w:divBdr>
                      <w:divsChild>
                        <w:div w:id="1956404879">
                          <w:marLeft w:val="0"/>
                          <w:marRight w:val="0"/>
                          <w:marTop w:val="0"/>
                          <w:marBottom w:val="0"/>
                          <w:divBdr>
                            <w:top w:val="single" w:sz="2" w:space="0" w:color="D9D9E3"/>
                            <w:left w:val="single" w:sz="2" w:space="0" w:color="D9D9E3"/>
                            <w:bottom w:val="single" w:sz="2" w:space="0" w:color="D9D9E3"/>
                            <w:right w:val="single" w:sz="2" w:space="0" w:color="D9D9E3"/>
                          </w:divBdr>
                          <w:divsChild>
                            <w:div w:id="9557144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93471828">
      <w:bodyDiv w:val="1"/>
      <w:marLeft w:val="0"/>
      <w:marRight w:val="0"/>
      <w:marTop w:val="0"/>
      <w:marBottom w:val="0"/>
      <w:divBdr>
        <w:top w:val="none" w:sz="0" w:space="0" w:color="auto"/>
        <w:left w:val="none" w:sz="0" w:space="0" w:color="auto"/>
        <w:bottom w:val="none" w:sz="0" w:space="0" w:color="auto"/>
        <w:right w:val="none" w:sz="0" w:space="0" w:color="auto"/>
      </w:divBdr>
      <w:divsChild>
        <w:div w:id="1781678057">
          <w:marLeft w:val="0"/>
          <w:marRight w:val="0"/>
          <w:marTop w:val="0"/>
          <w:marBottom w:val="0"/>
          <w:divBdr>
            <w:top w:val="single" w:sz="2" w:space="0" w:color="auto"/>
            <w:left w:val="single" w:sz="2" w:space="0" w:color="auto"/>
            <w:bottom w:val="single" w:sz="6" w:space="0" w:color="auto"/>
            <w:right w:val="single" w:sz="2" w:space="0" w:color="auto"/>
          </w:divBdr>
          <w:divsChild>
            <w:div w:id="621770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28950">
                  <w:marLeft w:val="0"/>
                  <w:marRight w:val="0"/>
                  <w:marTop w:val="0"/>
                  <w:marBottom w:val="0"/>
                  <w:divBdr>
                    <w:top w:val="single" w:sz="2" w:space="0" w:color="D9D9E3"/>
                    <w:left w:val="single" w:sz="2" w:space="0" w:color="D9D9E3"/>
                    <w:bottom w:val="single" w:sz="2" w:space="0" w:color="D9D9E3"/>
                    <w:right w:val="single" w:sz="2" w:space="0" w:color="D9D9E3"/>
                  </w:divBdr>
                  <w:divsChild>
                    <w:div w:id="876044719">
                      <w:marLeft w:val="0"/>
                      <w:marRight w:val="0"/>
                      <w:marTop w:val="0"/>
                      <w:marBottom w:val="0"/>
                      <w:divBdr>
                        <w:top w:val="single" w:sz="2" w:space="0" w:color="D9D9E3"/>
                        <w:left w:val="single" w:sz="2" w:space="0" w:color="D9D9E3"/>
                        <w:bottom w:val="single" w:sz="2" w:space="0" w:color="D9D9E3"/>
                        <w:right w:val="single" w:sz="2" w:space="0" w:color="D9D9E3"/>
                      </w:divBdr>
                      <w:divsChild>
                        <w:div w:id="1580215350">
                          <w:marLeft w:val="0"/>
                          <w:marRight w:val="0"/>
                          <w:marTop w:val="0"/>
                          <w:marBottom w:val="0"/>
                          <w:divBdr>
                            <w:top w:val="single" w:sz="2" w:space="0" w:color="D9D9E3"/>
                            <w:left w:val="single" w:sz="2" w:space="0" w:color="D9D9E3"/>
                            <w:bottom w:val="single" w:sz="2" w:space="0" w:color="D9D9E3"/>
                            <w:right w:val="single" w:sz="2" w:space="0" w:color="D9D9E3"/>
                          </w:divBdr>
                          <w:divsChild>
                            <w:div w:id="753939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0455533">
      <w:bodyDiv w:val="1"/>
      <w:marLeft w:val="0"/>
      <w:marRight w:val="0"/>
      <w:marTop w:val="0"/>
      <w:marBottom w:val="0"/>
      <w:divBdr>
        <w:top w:val="none" w:sz="0" w:space="0" w:color="auto"/>
        <w:left w:val="none" w:sz="0" w:space="0" w:color="auto"/>
        <w:bottom w:val="none" w:sz="0" w:space="0" w:color="auto"/>
        <w:right w:val="none" w:sz="0" w:space="0" w:color="auto"/>
      </w:divBdr>
      <w:divsChild>
        <w:div w:id="1048801404">
          <w:marLeft w:val="0"/>
          <w:marRight w:val="0"/>
          <w:marTop w:val="0"/>
          <w:marBottom w:val="0"/>
          <w:divBdr>
            <w:top w:val="single" w:sz="2" w:space="0" w:color="auto"/>
            <w:left w:val="single" w:sz="2" w:space="0" w:color="auto"/>
            <w:bottom w:val="single" w:sz="6" w:space="0" w:color="auto"/>
            <w:right w:val="single" w:sz="2" w:space="0" w:color="auto"/>
          </w:divBdr>
          <w:divsChild>
            <w:div w:id="181749099">
              <w:marLeft w:val="0"/>
              <w:marRight w:val="0"/>
              <w:marTop w:val="100"/>
              <w:marBottom w:val="100"/>
              <w:divBdr>
                <w:top w:val="single" w:sz="2" w:space="0" w:color="D9D9E3"/>
                <w:left w:val="single" w:sz="2" w:space="0" w:color="D9D9E3"/>
                <w:bottom w:val="single" w:sz="2" w:space="0" w:color="D9D9E3"/>
                <w:right w:val="single" w:sz="2" w:space="0" w:color="D9D9E3"/>
              </w:divBdr>
              <w:divsChild>
                <w:div w:id="1957633667">
                  <w:marLeft w:val="0"/>
                  <w:marRight w:val="0"/>
                  <w:marTop w:val="0"/>
                  <w:marBottom w:val="0"/>
                  <w:divBdr>
                    <w:top w:val="single" w:sz="2" w:space="0" w:color="D9D9E3"/>
                    <w:left w:val="single" w:sz="2" w:space="0" w:color="D9D9E3"/>
                    <w:bottom w:val="single" w:sz="2" w:space="0" w:color="D9D9E3"/>
                    <w:right w:val="single" w:sz="2" w:space="0" w:color="D9D9E3"/>
                  </w:divBdr>
                  <w:divsChild>
                    <w:div w:id="549221978">
                      <w:marLeft w:val="0"/>
                      <w:marRight w:val="0"/>
                      <w:marTop w:val="0"/>
                      <w:marBottom w:val="0"/>
                      <w:divBdr>
                        <w:top w:val="single" w:sz="2" w:space="0" w:color="D9D9E3"/>
                        <w:left w:val="single" w:sz="2" w:space="0" w:color="D9D9E3"/>
                        <w:bottom w:val="single" w:sz="2" w:space="0" w:color="D9D9E3"/>
                        <w:right w:val="single" w:sz="2" w:space="0" w:color="D9D9E3"/>
                      </w:divBdr>
                      <w:divsChild>
                        <w:div w:id="1477456703">
                          <w:marLeft w:val="0"/>
                          <w:marRight w:val="0"/>
                          <w:marTop w:val="0"/>
                          <w:marBottom w:val="0"/>
                          <w:divBdr>
                            <w:top w:val="single" w:sz="2" w:space="0" w:color="D9D9E3"/>
                            <w:left w:val="single" w:sz="2" w:space="0" w:color="D9D9E3"/>
                            <w:bottom w:val="single" w:sz="2" w:space="0" w:color="D9D9E3"/>
                            <w:right w:val="single" w:sz="2" w:space="0" w:color="D9D9E3"/>
                          </w:divBdr>
                          <w:divsChild>
                            <w:div w:id="2116635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13320098">
      <w:bodyDiv w:val="1"/>
      <w:marLeft w:val="0"/>
      <w:marRight w:val="0"/>
      <w:marTop w:val="0"/>
      <w:marBottom w:val="0"/>
      <w:divBdr>
        <w:top w:val="none" w:sz="0" w:space="0" w:color="auto"/>
        <w:left w:val="none" w:sz="0" w:space="0" w:color="auto"/>
        <w:bottom w:val="none" w:sz="0" w:space="0" w:color="auto"/>
        <w:right w:val="none" w:sz="0" w:space="0" w:color="auto"/>
      </w:divBdr>
      <w:divsChild>
        <w:div w:id="567225383">
          <w:marLeft w:val="0"/>
          <w:marRight w:val="0"/>
          <w:marTop w:val="0"/>
          <w:marBottom w:val="0"/>
          <w:divBdr>
            <w:top w:val="single" w:sz="2" w:space="0" w:color="auto"/>
            <w:left w:val="single" w:sz="2" w:space="0" w:color="auto"/>
            <w:bottom w:val="single" w:sz="6" w:space="0" w:color="auto"/>
            <w:right w:val="single" w:sz="2" w:space="0" w:color="auto"/>
          </w:divBdr>
          <w:divsChild>
            <w:div w:id="1919754680">
              <w:marLeft w:val="0"/>
              <w:marRight w:val="0"/>
              <w:marTop w:val="100"/>
              <w:marBottom w:val="100"/>
              <w:divBdr>
                <w:top w:val="single" w:sz="2" w:space="0" w:color="D9D9E3"/>
                <w:left w:val="single" w:sz="2" w:space="0" w:color="D9D9E3"/>
                <w:bottom w:val="single" w:sz="2" w:space="0" w:color="D9D9E3"/>
                <w:right w:val="single" w:sz="2" w:space="0" w:color="D9D9E3"/>
              </w:divBdr>
              <w:divsChild>
                <w:div w:id="333729510">
                  <w:marLeft w:val="0"/>
                  <w:marRight w:val="0"/>
                  <w:marTop w:val="0"/>
                  <w:marBottom w:val="0"/>
                  <w:divBdr>
                    <w:top w:val="single" w:sz="2" w:space="0" w:color="D9D9E3"/>
                    <w:left w:val="single" w:sz="2" w:space="0" w:color="D9D9E3"/>
                    <w:bottom w:val="single" w:sz="2" w:space="0" w:color="D9D9E3"/>
                    <w:right w:val="single" w:sz="2" w:space="0" w:color="D9D9E3"/>
                  </w:divBdr>
                  <w:divsChild>
                    <w:div w:id="1645890803">
                      <w:marLeft w:val="0"/>
                      <w:marRight w:val="0"/>
                      <w:marTop w:val="0"/>
                      <w:marBottom w:val="0"/>
                      <w:divBdr>
                        <w:top w:val="single" w:sz="2" w:space="0" w:color="D9D9E3"/>
                        <w:left w:val="single" w:sz="2" w:space="0" w:color="D9D9E3"/>
                        <w:bottom w:val="single" w:sz="2" w:space="0" w:color="D9D9E3"/>
                        <w:right w:val="single" w:sz="2" w:space="0" w:color="D9D9E3"/>
                      </w:divBdr>
                      <w:divsChild>
                        <w:div w:id="423113140">
                          <w:marLeft w:val="0"/>
                          <w:marRight w:val="0"/>
                          <w:marTop w:val="0"/>
                          <w:marBottom w:val="0"/>
                          <w:divBdr>
                            <w:top w:val="single" w:sz="2" w:space="0" w:color="D9D9E3"/>
                            <w:left w:val="single" w:sz="2" w:space="0" w:color="D9D9E3"/>
                            <w:bottom w:val="single" w:sz="2" w:space="0" w:color="D9D9E3"/>
                            <w:right w:val="single" w:sz="2" w:space="0" w:color="D9D9E3"/>
                          </w:divBdr>
                          <w:divsChild>
                            <w:div w:id="19556734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70596718">
      <w:bodyDiv w:val="1"/>
      <w:marLeft w:val="0"/>
      <w:marRight w:val="0"/>
      <w:marTop w:val="0"/>
      <w:marBottom w:val="0"/>
      <w:divBdr>
        <w:top w:val="none" w:sz="0" w:space="0" w:color="auto"/>
        <w:left w:val="none" w:sz="0" w:space="0" w:color="auto"/>
        <w:bottom w:val="none" w:sz="0" w:space="0" w:color="auto"/>
        <w:right w:val="none" w:sz="0" w:space="0" w:color="auto"/>
      </w:divBdr>
      <w:divsChild>
        <w:div w:id="1864250224">
          <w:marLeft w:val="0"/>
          <w:marRight w:val="0"/>
          <w:marTop w:val="0"/>
          <w:marBottom w:val="0"/>
          <w:divBdr>
            <w:top w:val="single" w:sz="2" w:space="0" w:color="auto"/>
            <w:left w:val="single" w:sz="2" w:space="0" w:color="auto"/>
            <w:bottom w:val="single" w:sz="6" w:space="0" w:color="auto"/>
            <w:right w:val="single" w:sz="2" w:space="0" w:color="auto"/>
          </w:divBdr>
          <w:divsChild>
            <w:div w:id="320819342">
              <w:marLeft w:val="0"/>
              <w:marRight w:val="0"/>
              <w:marTop w:val="100"/>
              <w:marBottom w:val="100"/>
              <w:divBdr>
                <w:top w:val="single" w:sz="2" w:space="0" w:color="D9D9E3"/>
                <w:left w:val="single" w:sz="2" w:space="0" w:color="D9D9E3"/>
                <w:bottom w:val="single" w:sz="2" w:space="0" w:color="D9D9E3"/>
                <w:right w:val="single" w:sz="2" w:space="0" w:color="D9D9E3"/>
              </w:divBdr>
              <w:divsChild>
                <w:div w:id="1462189441">
                  <w:marLeft w:val="0"/>
                  <w:marRight w:val="0"/>
                  <w:marTop w:val="0"/>
                  <w:marBottom w:val="0"/>
                  <w:divBdr>
                    <w:top w:val="single" w:sz="2" w:space="0" w:color="D9D9E3"/>
                    <w:left w:val="single" w:sz="2" w:space="0" w:color="D9D9E3"/>
                    <w:bottom w:val="single" w:sz="2" w:space="0" w:color="D9D9E3"/>
                    <w:right w:val="single" w:sz="2" w:space="0" w:color="D9D9E3"/>
                  </w:divBdr>
                  <w:divsChild>
                    <w:div w:id="1266763780">
                      <w:marLeft w:val="0"/>
                      <w:marRight w:val="0"/>
                      <w:marTop w:val="0"/>
                      <w:marBottom w:val="0"/>
                      <w:divBdr>
                        <w:top w:val="single" w:sz="2" w:space="0" w:color="D9D9E3"/>
                        <w:left w:val="single" w:sz="2" w:space="0" w:color="D9D9E3"/>
                        <w:bottom w:val="single" w:sz="2" w:space="0" w:color="D9D9E3"/>
                        <w:right w:val="single" w:sz="2" w:space="0" w:color="D9D9E3"/>
                      </w:divBdr>
                      <w:divsChild>
                        <w:div w:id="681205078">
                          <w:marLeft w:val="0"/>
                          <w:marRight w:val="0"/>
                          <w:marTop w:val="0"/>
                          <w:marBottom w:val="0"/>
                          <w:divBdr>
                            <w:top w:val="single" w:sz="2" w:space="0" w:color="D9D9E3"/>
                            <w:left w:val="single" w:sz="2" w:space="0" w:color="D9D9E3"/>
                            <w:bottom w:val="single" w:sz="2" w:space="0" w:color="D9D9E3"/>
                            <w:right w:val="single" w:sz="2" w:space="0" w:color="D9D9E3"/>
                          </w:divBdr>
                          <w:divsChild>
                            <w:div w:id="866136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39090095">
      <w:bodyDiv w:val="1"/>
      <w:marLeft w:val="0"/>
      <w:marRight w:val="0"/>
      <w:marTop w:val="0"/>
      <w:marBottom w:val="0"/>
      <w:divBdr>
        <w:top w:val="none" w:sz="0" w:space="0" w:color="auto"/>
        <w:left w:val="none" w:sz="0" w:space="0" w:color="auto"/>
        <w:bottom w:val="none" w:sz="0" w:space="0" w:color="auto"/>
        <w:right w:val="none" w:sz="0" w:space="0" w:color="auto"/>
      </w:divBdr>
      <w:divsChild>
        <w:div w:id="1312104371">
          <w:marLeft w:val="0"/>
          <w:marRight w:val="0"/>
          <w:marTop w:val="0"/>
          <w:marBottom w:val="0"/>
          <w:divBdr>
            <w:top w:val="single" w:sz="2" w:space="0" w:color="D9D9E3"/>
            <w:left w:val="single" w:sz="2" w:space="0" w:color="D9D9E3"/>
            <w:bottom w:val="single" w:sz="2" w:space="0" w:color="D9D9E3"/>
            <w:right w:val="single" w:sz="2" w:space="0" w:color="D9D9E3"/>
          </w:divBdr>
          <w:divsChild>
            <w:div w:id="1778066236">
              <w:marLeft w:val="0"/>
              <w:marRight w:val="0"/>
              <w:marTop w:val="0"/>
              <w:marBottom w:val="0"/>
              <w:divBdr>
                <w:top w:val="single" w:sz="2" w:space="0" w:color="D9D9E3"/>
                <w:left w:val="single" w:sz="2" w:space="0" w:color="D9D9E3"/>
                <w:bottom w:val="single" w:sz="2" w:space="0" w:color="D9D9E3"/>
                <w:right w:val="single" w:sz="2" w:space="0" w:color="D9D9E3"/>
              </w:divBdr>
              <w:divsChild>
                <w:div w:id="958679515">
                  <w:marLeft w:val="0"/>
                  <w:marRight w:val="0"/>
                  <w:marTop w:val="0"/>
                  <w:marBottom w:val="0"/>
                  <w:divBdr>
                    <w:top w:val="single" w:sz="2" w:space="0" w:color="D9D9E3"/>
                    <w:left w:val="single" w:sz="2" w:space="0" w:color="D9D9E3"/>
                    <w:bottom w:val="single" w:sz="2" w:space="0" w:color="D9D9E3"/>
                    <w:right w:val="single" w:sz="2" w:space="0" w:color="D9D9E3"/>
                  </w:divBdr>
                  <w:divsChild>
                    <w:div w:id="486364811">
                      <w:marLeft w:val="0"/>
                      <w:marRight w:val="0"/>
                      <w:marTop w:val="0"/>
                      <w:marBottom w:val="0"/>
                      <w:divBdr>
                        <w:top w:val="single" w:sz="2" w:space="0" w:color="D9D9E3"/>
                        <w:left w:val="single" w:sz="2" w:space="0" w:color="D9D9E3"/>
                        <w:bottom w:val="single" w:sz="2" w:space="0" w:color="D9D9E3"/>
                        <w:right w:val="single" w:sz="2" w:space="0" w:color="D9D9E3"/>
                      </w:divBdr>
                      <w:divsChild>
                        <w:div w:id="1742286889">
                          <w:marLeft w:val="0"/>
                          <w:marRight w:val="0"/>
                          <w:marTop w:val="0"/>
                          <w:marBottom w:val="0"/>
                          <w:divBdr>
                            <w:top w:val="single" w:sz="2" w:space="0" w:color="auto"/>
                            <w:left w:val="single" w:sz="2" w:space="0" w:color="auto"/>
                            <w:bottom w:val="single" w:sz="6" w:space="0" w:color="auto"/>
                            <w:right w:val="single" w:sz="2" w:space="0" w:color="auto"/>
                          </w:divBdr>
                          <w:divsChild>
                            <w:div w:id="12849736">
                              <w:marLeft w:val="0"/>
                              <w:marRight w:val="0"/>
                              <w:marTop w:val="100"/>
                              <w:marBottom w:val="100"/>
                              <w:divBdr>
                                <w:top w:val="single" w:sz="2" w:space="0" w:color="D9D9E3"/>
                                <w:left w:val="single" w:sz="2" w:space="0" w:color="D9D9E3"/>
                                <w:bottom w:val="single" w:sz="2" w:space="0" w:color="D9D9E3"/>
                                <w:right w:val="single" w:sz="2" w:space="0" w:color="D9D9E3"/>
                              </w:divBdr>
                              <w:divsChild>
                                <w:div w:id="1895965889">
                                  <w:marLeft w:val="0"/>
                                  <w:marRight w:val="0"/>
                                  <w:marTop w:val="0"/>
                                  <w:marBottom w:val="0"/>
                                  <w:divBdr>
                                    <w:top w:val="single" w:sz="2" w:space="0" w:color="D9D9E3"/>
                                    <w:left w:val="single" w:sz="2" w:space="0" w:color="D9D9E3"/>
                                    <w:bottom w:val="single" w:sz="2" w:space="0" w:color="D9D9E3"/>
                                    <w:right w:val="single" w:sz="2" w:space="0" w:color="D9D9E3"/>
                                  </w:divBdr>
                                  <w:divsChild>
                                    <w:div w:id="1733038534">
                                      <w:marLeft w:val="0"/>
                                      <w:marRight w:val="0"/>
                                      <w:marTop w:val="0"/>
                                      <w:marBottom w:val="0"/>
                                      <w:divBdr>
                                        <w:top w:val="single" w:sz="2" w:space="0" w:color="D9D9E3"/>
                                        <w:left w:val="single" w:sz="2" w:space="0" w:color="D9D9E3"/>
                                        <w:bottom w:val="single" w:sz="2" w:space="0" w:color="D9D9E3"/>
                                        <w:right w:val="single" w:sz="2" w:space="0" w:color="D9D9E3"/>
                                      </w:divBdr>
                                      <w:divsChild>
                                        <w:div w:id="1322395293">
                                          <w:marLeft w:val="0"/>
                                          <w:marRight w:val="0"/>
                                          <w:marTop w:val="0"/>
                                          <w:marBottom w:val="0"/>
                                          <w:divBdr>
                                            <w:top w:val="single" w:sz="2" w:space="0" w:color="D9D9E3"/>
                                            <w:left w:val="single" w:sz="2" w:space="0" w:color="D9D9E3"/>
                                            <w:bottom w:val="single" w:sz="2" w:space="0" w:color="D9D9E3"/>
                                            <w:right w:val="single" w:sz="2" w:space="0" w:color="D9D9E3"/>
                                          </w:divBdr>
                                          <w:divsChild>
                                            <w:div w:id="1026952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7433532">
          <w:marLeft w:val="0"/>
          <w:marRight w:val="0"/>
          <w:marTop w:val="0"/>
          <w:marBottom w:val="0"/>
          <w:divBdr>
            <w:top w:val="none" w:sz="0" w:space="0" w:color="auto"/>
            <w:left w:val="none" w:sz="0" w:space="0" w:color="auto"/>
            <w:bottom w:val="none" w:sz="0" w:space="0" w:color="auto"/>
            <w:right w:val="none" w:sz="0" w:space="0" w:color="auto"/>
          </w:divBdr>
        </w:div>
      </w:divsChild>
    </w:div>
    <w:div w:id="1747721675">
      <w:bodyDiv w:val="1"/>
      <w:marLeft w:val="0"/>
      <w:marRight w:val="0"/>
      <w:marTop w:val="0"/>
      <w:marBottom w:val="0"/>
      <w:divBdr>
        <w:top w:val="none" w:sz="0" w:space="0" w:color="auto"/>
        <w:left w:val="none" w:sz="0" w:space="0" w:color="auto"/>
        <w:bottom w:val="none" w:sz="0" w:space="0" w:color="auto"/>
        <w:right w:val="none" w:sz="0" w:space="0" w:color="auto"/>
      </w:divBdr>
      <w:divsChild>
        <w:div w:id="386535067">
          <w:marLeft w:val="0"/>
          <w:marRight w:val="0"/>
          <w:marTop w:val="0"/>
          <w:marBottom w:val="0"/>
          <w:divBdr>
            <w:top w:val="single" w:sz="2" w:space="0" w:color="auto"/>
            <w:left w:val="single" w:sz="2" w:space="0" w:color="auto"/>
            <w:bottom w:val="single" w:sz="6" w:space="0" w:color="auto"/>
            <w:right w:val="single" w:sz="2" w:space="0" w:color="auto"/>
          </w:divBdr>
          <w:divsChild>
            <w:div w:id="3609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625621590">
                  <w:marLeft w:val="0"/>
                  <w:marRight w:val="0"/>
                  <w:marTop w:val="0"/>
                  <w:marBottom w:val="0"/>
                  <w:divBdr>
                    <w:top w:val="single" w:sz="2" w:space="0" w:color="D9D9E3"/>
                    <w:left w:val="single" w:sz="2" w:space="0" w:color="D9D9E3"/>
                    <w:bottom w:val="single" w:sz="2" w:space="0" w:color="D9D9E3"/>
                    <w:right w:val="single" w:sz="2" w:space="0" w:color="D9D9E3"/>
                  </w:divBdr>
                  <w:divsChild>
                    <w:div w:id="754132585">
                      <w:marLeft w:val="0"/>
                      <w:marRight w:val="0"/>
                      <w:marTop w:val="0"/>
                      <w:marBottom w:val="0"/>
                      <w:divBdr>
                        <w:top w:val="single" w:sz="2" w:space="0" w:color="D9D9E3"/>
                        <w:left w:val="single" w:sz="2" w:space="0" w:color="D9D9E3"/>
                        <w:bottom w:val="single" w:sz="2" w:space="0" w:color="D9D9E3"/>
                        <w:right w:val="single" w:sz="2" w:space="0" w:color="D9D9E3"/>
                      </w:divBdr>
                      <w:divsChild>
                        <w:div w:id="294798779">
                          <w:marLeft w:val="0"/>
                          <w:marRight w:val="0"/>
                          <w:marTop w:val="0"/>
                          <w:marBottom w:val="0"/>
                          <w:divBdr>
                            <w:top w:val="single" w:sz="2" w:space="0" w:color="D9D9E3"/>
                            <w:left w:val="single" w:sz="2" w:space="0" w:color="D9D9E3"/>
                            <w:bottom w:val="single" w:sz="2" w:space="0" w:color="D9D9E3"/>
                            <w:right w:val="single" w:sz="2" w:space="0" w:color="D9D9E3"/>
                          </w:divBdr>
                          <w:divsChild>
                            <w:div w:id="1902059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67996447">
      <w:bodyDiv w:val="1"/>
      <w:marLeft w:val="0"/>
      <w:marRight w:val="0"/>
      <w:marTop w:val="0"/>
      <w:marBottom w:val="0"/>
      <w:divBdr>
        <w:top w:val="none" w:sz="0" w:space="0" w:color="auto"/>
        <w:left w:val="none" w:sz="0" w:space="0" w:color="auto"/>
        <w:bottom w:val="none" w:sz="0" w:space="0" w:color="auto"/>
        <w:right w:val="none" w:sz="0" w:space="0" w:color="auto"/>
      </w:divBdr>
      <w:divsChild>
        <w:div w:id="1020206993">
          <w:marLeft w:val="0"/>
          <w:marRight w:val="0"/>
          <w:marTop w:val="0"/>
          <w:marBottom w:val="0"/>
          <w:divBdr>
            <w:top w:val="single" w:sz="2" w:space="0" w:color="D9D9E3"/>
            <w:left w:val="single" w:sz="2" w:space="0" w:color="D9D9E3"/>
            <w:bottom w:val="single" w:sz="2" w:space="0" w:color="D9D9E3"/>
            <w:right w:val="single" w:sz="2" w:space="0" w:color="D9D9E3"/>
          </w:divBdr>
          <w:divsChild>
            <w:div w:id="131795570">
              <w:marLeft w:val="0"/>
              <w:marRight w:val="0"/>
              <w:marTop w:val="0"/>
              <w:marBottom w:val="0"/>
              <w:divBdr>
                <w:top w:val="single" w:sz="2" w:space="0" w:color="D9D9E3"/>
                <w:left w:val="single" w:sz="2" w:space="0" w:color="D9D9E3"/>
                <w:bottom w:val="single" w:sz="2" w:space="0" w:color="D9D9E3"/>
                <w:right w:val="single" w:sz="2" w:space="0" w:color="D9D9E3"/>
              </w:divBdr>
              <w:divsChild>
                <w:div w:id="1253009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9300243">
      <w:bodyDiv w:val="1"/>
      <w:marLeft w:val="0"/>
      <w:marRight w:val="0"/>
      <w:marTop w:val="0"/>
      <w:marBottom w:val="0"/>
      <w:divBdr>
        <w:top w:val="none" w:sz="0" w:space="0" w:color="auto"/>
        <w:left w:val="none" w:sz="0" w:space="0" w:color="auto"/>
        <w:bottom w:val="none" w:sz="0" w:space="0" w:color="auto"/>
        <w:right w:val="none" w:sz="0" w:space="0" w:color="auto"/>
      </w:divBdr>
      <w:divsChild>
        <w:div w:id="1007950484">
          <w:marLeft w:val="0"/>
          <w:marRight w:val="0"/>
          <w:marTop w:val="0"/>
          <w:marBottom w:val="0"/>
          <w:divBdr>
            <w:top w:val="single" w:sz="2" w:space="0" w:color="D9D9E3"/>
            <w:left w:val="single" w:sz="2" w:space="0" w:color="D9D9E3"/>
            <w:bottom w:val="single" w:sz="2" w:space="0" w:color="D9D9E3"/>
            <w:right w:val="single" w:sz="2" w:space="0" w:color="D9D9E3"/>
          </w:divBdr>
          <w:divsChild>
            <w:div w:id="832111347">
              <w:marLeft w:val="0"/>
              <w:marRight w:val="0"/>
              <w:marTop w:val="0"/>
              <w:marBottom w:val="0"/>
              <w:divBdr>
                <w:top w:val="single" w:sz="2" w:space="0" w:color="D9D9E3"/>
                <w:left w:val="single" w:sz="2" w:space="0" w:color="D9D9E3"/>
                <w:bottom w:val="single" w:sz="2" w:space="0" w:color="D9D9E3"/>
                <w:right w:val="single" w:sz="2" w:space="0" w:color="D9D9E3"/>
              </w:divBdr>
              <w:divsChild>
                <w:div w:id="1990475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8346756">
      <w:bodyDiv w:val="1"/>
      <w:marLeft w:val="0"/>
      <w:marRight w:val="0"/>
      <w:marTop w:val="0"/>
      <w:marBottom w:val="0"/>
      <w:divBdr>
        <w:top w:val="none" w:sz="0" w:space="0" w:color="auto"/>
        <w:left w:val="none" w:sz="0" w:space="0" w:color="auto"/>
        <w:bottom w:val="none" w:sz="0" w:space="0" w:color="auto"/>
        <w:right w:val="none" w:sz="0" w:space="0" w:color="auto"/>
      </w:divBdr>
      <w:divsChild>
        <w:div w:id="791023860">
          <w:marLeft w:val="0"/>
          <w:marRight w:val="0"/>
          <w:marTop w:val="0"/>
          <w:marBottom w:val="0"/>
          <w:divBdr>
            <w:top w:val="single" w:sz="2" w:space="0" w:color="D9D9E3"/>
            <w:left w:val="single" w:sz="2" w:space="0" w:color="D9D9E3"/>
            <w:bottom w:val="single" w:sz="2" w:space="0" w:color="D9D9E3"/>
            <w:right w:val="single" w:sz="2" w:space="0" w:color="D9D9E3"/>
          </w:divBdr>
          <w:divsChild>
            <w:div w:id="310794791">
              <w:marLeft w:val="0"/>
              <w:marRight w:val="0"/>
              <w:marTop w:val="0"/>
              <w:marBottom w:val="0"/>
              <w:divBdr>
                <w:top w:val="single" w:sz="2" w:space="0" w:color="D9D9E3"/>
                <w:left w:val="single" w:sz="2" w:space="0" w:color="D9D9E3"/>
                <w:bottom w:val="single" w:sz="2" w:space="0" w:color="D9D9E3"/>
                <w:right w:val="single" w:sz="2" w:space="0" w:color="D9D9E3"/>
              </w:divBdr>
              <w:divsChild>
                <w:div w:id="55903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9814716">
      <w:bodyDiv w:val="1"/>
      <w:marLeft w:val="0"/>
      <w:marRight w:val="0"/>
      <w:marTop w:val="0"/>
      <w:marBottom w:val="0"/>
      <w:divBdr>
        <w:top w:val="none" w:sz="0" w:space="0" w:color="auto"/>
        <w:left w:val="none" w:sz="0" w:space="0" w:color="auto"/>
        <w:bottom w:val="none" w:sz="0" w:space="0" w:color="auto"/>
        <w:right w:val="none" w:sz="0" w:space="0" w:color="auto"/>
      </w:divBdr>
      <w:divsChild>
        <w:div w:id="1931967350">
          <w:marLeft w:val="0"/>
          <w:marRight w:val="0"/>
          <w:marTop w:val="0"/>
          <w:marBottom w:val="0"/>
          <w:divBdr>
            <w:top w:val="single" w:sz="2" w:space="0" w:color="auto"/>
            <w:left w:val="single" w:sz="2" w:space="0" w:color="auto"/>
            <w:bottom w:val="single" w:sz="6" w:space="0" w:color="auto"/>
            <w:right w:val="single" w:sz="2" w:space="0" w:color="auto"/>
          </w:divBdr>
          <w:divsChild>
            <w:div w:id="908685476">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05008">
                  <w:marLeft w:val="0"/>
                  <w:marRight w:val="0"/>
                  <w:marTop w:val="0"/>
                  <w:marBottom w:val="0"/>
                  <w:divBdr>
                    <w:top w:val="single" w:sz="2" w:space="0" w:color="D9D9E3"/>
                    <w:left w:val="single" w:sz="2" w:space="0" w:color="D9D9E3"/>
                    <w:bottom w:val="single" w:sz="2" w:space="0" w:color="D9D9E3"/>
                    <w:right w:val="single" w:sz="2" w:space="0" w:color="D9D9E3"/>
                  </w:divBdr>
                  <w:divsChild>
                    <w:div w:id="1736585146">
                      <w:marLeft w:val="0"/>
                      <w:marRight w:val="0"/>
                      <w:marTop w:val="0"/>
                      <w:marBottom w:val="0"/>
                      <w:divBdr>
                        <w:top w:val="single" w:sz="2" w:space="0" w:color="D9D9E3"/>
                        <w:left w:val="single" w:sz="2" w:space="0" w:color="D9D9E3"/>
                        <w:bottom w:val="single" w:sz="2" w:space="0" w:color="D9D9E3"/>
                        <w:right w:val="single" w:sz="2" w:space="0" w:color="D9D9E3"/>
                      </w:divBdr>
                      <w:divsChild>
                        <w:div w:id="924844672">
                          <w:marLeft w:val="0"/>
                          <w:marRight w:val="0"/>
                          <w:marTop w:val="0"/>
                          <w:marBottom w:val="0"/>
                          <w:divBdr>
                            <w:top w:val="single" w:sz="2" w:space="0" w:color="D9D9E3"/>
                            <w:left w:val="single" w:sz="2" w:space="0" w:color="D9D9E3"/>
                            <w:bottom w:val="single" w:sz="2" w:space="0" w:color="D9D9E3"/>
                            <w:right w:val="single" w:sz="2" w:space="0" w:color="D9D9E3"/>
                          </w:divBdr>
                          <w:divsChild>
                            <w:div w:id="918444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64598371">
      <w:bodyDiv w:val="1"/>
      <w:marLeft w:val="0"/>
      <w:marRight w:val="0"/>
      <w:marTop w:val="0"/>
      <w:marBottom w:val="0"/>
      <w:divBdr>
        <w:top w:val="none" w:sz="0" w:space="0" w:color="auto"/>
        <w:left w:val="none" w:sz="0" w:space="0" w:color="auto"/>
        <w:bottom w:val="none" w:sz="0" w:space="0" w:color="auto"/>
        <w:right w:val="none" w:sz="0" w:space="0" w:color="auto"/>
      </w:divBdr>
      <w:divsChild>
        <w:div w:id="1655794645">
          <w:marLeft w:val="0"/>
          <w:marRight w:val="0"/>
          <w:marTop w:val="0"/>
          <w:marBottom w:val="0"/>
          <w:divBdr>
            <w:top w:val="single" w:sz="2" w:space="0" w:color="D9D9E3"/>
            <w:left w:val="single" w:sz="2" w:space="0" w:color="D9D9E3"/>
            <w:bottom w:val="single" w:sz="2" w:space="0" w:color="D9D9E3"/>
            <w:right w:val="single" w:sz="2" w:space="0" w:color="D9D9E3"/>
          </w:divBdr>
          <w:divsChild>
            <w:div w:id="276257487">
              <w:marLeft w:val="0"/>
              <w:marRight w:val="0"/>
              <w:marTop w:val="0"/>
              <w:marBottom w:val="0"/>
              <w:divBdr>
                <w:top w:val="single" w:sz="2" w:space="0" w:color="D9D9E3"/>
                <w:left w:val="single" w:sz="2" w:space="0" w:color="D9D9E3"/>
                <w:bottom w:val="single" w:sz="2" w:space="0" w:color="D9D9E3"/>
                <w:right w:val="single" w:sz="2" w:space="0" w:color="D9D9E3"/>
              </w:divBdr>
              <w:divsChild>
                <w:div w:id="345720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1462648362189929E-2"/>
          <c:y val="5.730921472653757E-2"/>
          <c:w val="0.85773702809541541"/>
          <c:h val="0.90483670497599145"/>
        </c:manualLayout>
      </c:layout>
      <c:barChart>
        <c:barDir val="bar"/>
        <c:grouping val="clustered"/>
        <c:varyColors val="0"/>
        <c:ser>
          <c:idx val="0"/>
          <c:order val="0"/>
          <c:tx>
            <c:strRef>
              <c:f>Sheet1!$B$1</c:f>
              <c:strCache>
                <c:ptCount val="1"/>
                <c:pt idx="0">
                  <c:v>Sales</c:v>
                </c:pt>
              </c:strCache>
            </c:strRef>
          </c:tx>
          <c:spPr>
            <a:solidFill>
              <a:srgbClr val="FF0000"/>
            </a:solidFill>
            <a:ln w="19050">
              <a:solidFill>
                <a:schemeClr val="lt1"/>
              </a:solidFill>
            </a:ln>
            <a:effectLst/>
          </c:spPr>
          <c:invertIfNegative val="0"/>
          <c:dPt>
            <c:idx val="0"/>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1-730B-48BE-82CA-493DA947ACC4}"/>
              </c:ext>
            </c:extLst>
          </c:dPt>
          <c:dPt>
            <c:idx val="1"/>
            <c:invertIfNegative val="0"/>
            <c:bubble3D val="0"/>
            <c:spPr>
              <a:solidFill>
                <a:srgbClr val="FFFF00"/>
              </a:solidFill>
              <a:ln w="19050">
                <a:solidFill>
                  <a:schemeClr val="lt1"/>
                </a:solidFill>
              </a:ln>
              <a:effectLst/>
            </c:spPr>
            <c:extLst>
              <c:ext xmlns:c16="http://schemas.microsoft.com/office/drawing/2014/chart" uri="{C3380CC4-5D6E-409C-BE32-E72D297353CC}">
                <c16:uniqueId val="{00000003-730B-48BE-82CA-493DA947ACC4}"/>
              </c:ext>
            </c:extLst>
          </c:dPt>
          <c:dPt>
            <c:idx val="2"/>
            <c:invertIfNegative val="0"/>
            <c:bubble3D val="0"/>
            <c:spPr>
              <a:solidFill>
                <a:srgbClr val="00B050"/>
              </a:solidFill>
              <a:ln w="19050">
                <a:solidFill>
                  <a:schemeClr val="lt1"/>
                </a:solidFill>
              </a:ln>
              <a:effectLst/>
            </c:spPr>
            <c:extLst>
              <c:ext xmlns:c16="http://schemas.microsoft.com/office/drawing/2014/chart" uri="{C3380CC4-5D6E-409C-BE32-E72D297353CC}">
                <c16:uniqueId val="{00000005-730B-48BE-82CA-493DA947ACC4}"/>
              </c:ext>
            </c:extLst>
          </c:dPt>
          <c:dPt>
            <c:idx val="3"/>
            <c:invertIfNegative val="0"/>
            <c:bubble3D val="0"/>
            <c:spPr>
              <a:solidFill>
                <a:srgbClr val="FF0000"/>
              </a:solidFill>
              <a:ln w="19050">
                <a:solidFill>
                  <a:schemeClr val="lt1"/>
                </a:solidFill>
              </a:ln>
              <a:effectLst/>
            </c:spPr>
            <c:extLst>
              <c:ext xmlns:c16="http://schemas.microsoft.com/office/drawing/2014/chart" uri="{C3380CC4-5D6E-409C-BE32-E72D297353CC}">
                <c16:uniqueId val="{00000007-730B-48BE-82CA-493DA947ACC4}"/>
              </c:ext>
            </c:extLst>
          </c:dPt>
          <c:dLbls>
            <c:dLbl>
              <c:idx val="0"/>
              <c:layout>
                <c:manualLayout>
                  <c:x val="5.0524802596100468E-3"/>
                  <c:y val="-3.7729297803072964E-2"/>
                </c:manualLayout>
              </c:layout>
              <c:showLegendKey val="0"/>
              <c:showVal val="1"/>
              <c:showCatName val="0"/>
              <c:showSerName val="0"/>
              <c:showPercent val="0"/>
              <c:showBubbleSize val="0"/>
              <c:extLst>
                <c:ext xmlns:c15="http://schemas.microsoft.com/office/drawing/2012/chart" uri="{CE6537A1-D6FC-4f65-9D91-7224C49458BB}">
                  <c15:layout>
                    <c:manualLayout>
                      <c:w val="9.6491228070175409E-3"/>
                      <c:h val="0.18662331630283327"/>
                    </c:manualLayout>
                  </c15:layout>
                </c:ext>
                <c:ext xmlns:c16="http://schemas.microsoft.com/office/drawing/2014/chart" uri="{C3380CC4-5D6E-409C-BE32-E72D297353CC}">
                  <c16:uniqueId val="{00000001-730B-48BE-82CA-493DA947ACC4}"/>
                </c:ext>
              </c:extLst>
            </c:dLbl>
            <c:dLbl>
              <c:idx val="1"/>
              <c:layout>
                <c:manualLayout>
                  <c:x val="-4.6244621109447076E-3"/>
                  <c:y val="-4.36839597335564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30B-48BE-82CA-493DA947ACC4}"/>
                </c:ext>
              </c:extLst>
            </c:dLbl>
            <c:dLbl>
              <c:idx val="2"/>
              <c:layout>
                <c:manualLayout>
                  <c:x val="0"/>
                  <c:y val="-4.644681839294009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30B-48BE-82CA-493DA947ACC4}"/>
                </c:ext>
              </c:extLst>
            </c:dLbl>
            <c:numFmt formatCode="General" sourceLinked="0"/>
            <c:spPr>
              <a:noFill/>
              <a:ln>
                <a:noFill/>
              </a:ln>
              <a:effectLst/>
            </c:spPr>
            <c:txPr>
              <a:bodyPr rot="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3"/>
                <c:pt idx="0">
                  <c:v>High</c:v>
                </c:pt>
                <c:pt idx="1">
                  <c:v>Medium</c:v>
                </c:pt>
                <c:pt idx="2">
                  <c:v>Low</c:v>
                </c:pt>
              </c:strCache>
            </c:strRef>
          </c:cat>
          <c:val>
            <c:numRef>
              <c:f>Sheet1!$B$2:$B$5</c:f>
              <c:numCache>
                <c:formatCode>General</c:formatCode>
                <c:ptCount val="4"/>
                <c:pt idx="0">
                  <c:v>1</c:v>
                </c:pt>
                <c:pt idx="1">
                  <c:v>5</c:v>
                </c:pt>
                <c:pt idx="2">
                  <c:v>2</c:v>
                </c:pt>
              </c:numCache>
            </c:numRef>
          </c:val>
          <c:extLst>
            <c:ext xmlns:c16="http://schemas.microsoft.com/office/drawing/2014/chart" uri="{C3380CC4-5D6E-409C-BE32-E72D297353CC}">
              <c16:uniqueId val="{00000008-730B-48BE-82CA-493DA947ACC4}"/>
            </c:ext>
          </c:extLst>
        </c:ser>
        <c:dLbls>
          <c:showLegendKey val="0"/>
          <c:showVal val="0"/>
          <c:showCatName val="0"/>
          <c:showSerName val="0"/>
          <c:showPercent val="0"/>
          <c:showBubbleSize val="0"/>
        </c:dLbls>
        <c:gapWidth val="100"/>
        <c:axId val="1850452863"/>
        <c:axId val="1850457023"/>
      </c:barChart>
      <c:valAx>
        <c:axId val="1850457023"/>
        <c:scaling>
          <c:orientation val="minMax"/>
        </c:scaling>
        <c:delete val="1"/>
        <c:axPos val="b"/>
        <c:numFmt formatCode="General" sourceLinked="1"/>
        <c:majorTickMark val="out"/>
        <c:minorTickMark val="none"/>
        <c:tickLblPos val="nextTo"/>
        <c:crossAx val="1850452863"/>
        <c:crosses val="autoZero"/>
        <c:crossBetween val="between"/>
      </c:valAx>
      <c:catAx>
        <c:axId val="1850452863"/>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400" b="0" i="0" u="none" strike="noStrike" kern="120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crossAx val="1850457023"/>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400" b="0" i="0" baseline="-25000">
          <a:solidFill>
            <a:schemeClr val="accent6">
              <a:lumMod val="50000"/>
            </a:schemeClr>
          </a:solidFill>
          <a:latin typeface="+mj-lt"/>
          <a:ea typeface="Lato Light" panose="020F0502020204030203" pitchFamily="34" charset="0"/>
          <a:cs typeface="Lato Light" panose="020F0502020204030203"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3CB8D46B31BDC42975BDC2F9653CBE1" ma:contentTypeVersion="14" ma:contentTypeDescription="Create a new document." ma:contentTypeScope="" ma:versionID="6115f07e05ed1cbc8e03999368638304">
  <xsd:schema xmlns:xsd="http://www.w3.org/2001/XMLSchema" xmlns:xs="http://www.w3.org/2001/XMLSchema" xmlns:p="http://schemas.microsoft.com/office/2006/metadata/properties" xmlns:ns3="89f6414c-e077-4637-b2ed-e2b01bd12c93" xmlns:ns4="34ee3107-70dc-453a-a16e-f74f81b26f76" targetNamespace="http://schemas.microsoft.com/office/2006/metadata/properties" ma:root="true" ma:fieldsID="603270540ede8f750917cc32b3df74bd" ns3:_="" ns4:_="">
    <xsd:import namespace="89f6414c-e077-4637-b2ed-e2b01bd12c93"/>
    <xsd:import namespace="34ee3107-70dc-453a-a16e-f74f81b26f7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6414c-e077-4637-b2ed-e2b01bd12c9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ee3107-70dc-453a-a16e-f74f81b26f7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F3780-C7CB-4694-BEE9-74B3280C56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f6414c-e077-4637-b2ed-e2b01bd12c93"/>
    <ds:schemaRef ds:uri="34ee3107-70dc-453a-a16e-f74f81b26f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347A78-6627-4D90-8236-D08538284A3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0F54A0-A29F-4027-96C6-F3F70928ABBD}">
  <ds:schemaRefs>
    <ds:schemaRef ds:uri="http://schemas.microsoft.com/sharepoint/v3/contenttype/forms"/>
  </ds:schemaRefs>
</ds:datastoreItem>
</file>

<file path=customXml/itemProps4.xml><?xml version="1.0" encoding="utf-8"?>
<ds:datastoreItem xmlns:ds="http://schemas.openxmlformats.org/officeDocument/2006/customXml" ds:itemID="{AEBFC107-880B-4CCC-A67E-D9CCB622F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4394</Words>
  <Characters>27555</Characters>
  <Application>Microsoft Office Word</Application>
  <DocSecurity>0</DocSecurity>
  <Lines>444</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Samir Haddad</dc:creator>
  <cp:keywords/>
  <dc:description/>
  <cp:lastModifiedBy>Yahya Zweiri</cp:lastModifiedBy>
  <cp:revision>5</cp:revision>
  <cp:lastPrinted>2023-05-22T12:32:00Z</cp:lastPrinted>
  <dcterms:created xsi:type="dcterms:W3CDTF">2023-06-16T06:32:00Z</dcterms:created>
  <dcterms:modified xsi:type="dcterms:W3CDTF">2023-06-19T05:41:00Z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0x01010063CB8D46B31BDC42975BDC2F9653CBE1</vt:lpwstr>
  </property>
  <property fmtid="{D5CDD505-2E9C-101B-9397-08002B2CF9AE}" pid="3" name="GrammarlyDocumentId">
    <vt:lpwstr>078f3f4d80e353abe340e78116f497512a847ff7637db21bb84a44b8c92b6ed3</vt:lpwstr>
  </property>
</Properties>
</file>